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C2668" w14:textId="6CFF3593" w:rsidR="004809BE" w:rsidRPr="003411B5" w:rsidRDefault="004809BE" w:rsidP="004809BE">
      <w:pPr>
        <w:spacing w:after="240"/>
      </w:pPr>
    </w:p>
    <w:tbl>
      <w:tblPr>
        <w:tblStyle w:val="Mkatabulky"/>
        <w:tblW w:w="9243"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402"/>
        <w:gridCol w:w="5841"/>
      </w:tblGrid>
      <w:tr w:rsidR="001829AF" w:rsidRPr="003411C5" w14:paraId="0B767E54" w14:textId="77777777" w:rsidTr="004809BE">
        <w:tc>
          <w:tcPr>
            <w:tcW w:w="9243" w:type="dxa"/>
            <w:gridSpan w:val="2"/>
            <w:shd w:val="clear" w:color="auto" w:fill="405E52"/>
            <w:vAlign w:val="center"/>
          </w:tcPr>
          <w:p w14:paraId="519A4171" w14:textId="77777777" w:rsidR="004809BE" w:rsidRPr="003411C5" w:rsidRDefault="004809BE" w:rsidP="004809BE">
            <w:pPr>
              <w:spacing w:after="240"/>
            </w:pPr>
            <w:bookmarkStart w:id="0" w:name="_Ref474669073"/>
            <w:bookmarkEnd w:id="0"/>
          </w:p>
          <w:p w14:paraId="25CD67D7" w14:textId="44E6ABF5" w:rsidR="004809BE" w:rsidRPr="003411C5" w:rsidRDefault="00B22234" w:rsidP="004809BE">
            <w:pPr>
              <w:spacing w:after="240"/>
              <w:jc w:val="center"/>
              <w:rPr>
                <w:b/>
                <w:bCs/>
                <w:color w:val="FFFFFF" w:themeColor="background1"/>
                <w:sz w:val="32"/>
                <w:szCs w:val="32"/>
              </w:rPr>
            </w:pPr>
            <w:r w:rsidRPr="003411C5">
              <w:rPr>
                <w:b/>
                <w:bCs/>
                <w:color w:val="FFFFFF" w:themeColor="background1"/>
                <w:sz w:val="32"/>
                <w:szCs w:val="32"/>
              </w:rPr>
              <w:t>Master Data Governance</w:t>
            </w:r>
          </w:p>
          <w:p w14:paraId="54156A23" w14:textId="77777777" w:rsidR="004809BE" w:rsidRPr="003411C5" w:rsidRDefault="004809BE" w:rsidP="004809BE">
            <w:pPr>
              <w:spacing w:after="240"/>
              <w:jc w:val="center"/>
              <w:rPr>
                <w:b/>
                <w:bCs/>
                <w:color w:val="FFFFFF" w:themeColor="background1"/>
                <w:sz w:val="32"/>
                <w:szCs w:val="32"/>
              </w:rPr>
            </w:pPr>
            <w:r w:rsidRPr="003411C5">
              <w:rPr>
                <w:b/>
                <w:bCs/>
                <w:color w:val="FFFFFF" w:themeColor="background1"/>
                <w:sz w:val="32"/>
                <w:szCs w:val="32"/>
              </w:rPr>
              <w:t>Business Blueprint</w:t>
            </w:r>
          </w:p>
          <w:p w14:paraId="5495A20C" w14:textId="77777777" w:rsidR="004809BE" w:rsidRPr="003411C5" w:rsidRDefault="004809BE" w:rsidP="004809BE">
            <w:pPr>
              <w:spacing w:after="240"/>
            </w:pPr>
          </w:p>
        </w:tc>
      </w:tr>
      <w:tr w:rsidR="00FB2A5E" w:rsidRPr="003411C5" w14:paraId="5F3ABF87" w14:textId="77777777" w:rsidTr="004809BE">
        <w:tc>
          <w:tcPr>
            <w:tcW w:w="3402" w:type="dxa"/>
            <w:tcBorders>
              <w:left w:val="nil"/>
              <w:right w:val="nil"/>
            </w:tcBorders>
            <w:vAlign w:val="center"/>
          </w:tcPr>
          <w:p w14:paraId="5BD9196E" w14:textId="77777777" w:rsidR="004809BE" w:rsidRPr="003411C5" w:rsidRDefault="004809BE" w:rsidP="004809BE">
            <w:pPr>
              <w:spacing w:after="240"/>
            </w:pPr>
          </w:p>
        </w:tc>
        <w:tc>
          <w:tcPr>
            <w:tcW w:w="5841" w:type="dxa"/>
            <w:tcBorders>
              <w:left w:val="nil"/>
              <w:right w:val="nil"/>
            </w:tcBorders>
            <w:vAlign w:val="center"/>
          </w:tcPr>
          <w:p w14:paraId="32B184A7" w14:textId="77777777" w:rsidR="004809BE" w:rsidRPr="003411C5" w:rsidRDefault="004809BE" w:rsidP="004809BE">
            <w:pPr>
              <w:spacing w:after="240"/>
            </w:pPr>
          </w:p>
        </w:tc>
      </w:tr>
      <w:tr w:rsidR="00D24E71" w:rsidRPr="003411C5" w14:paraId="6BAB6571" w14:textId="77777777" w:rsidTr="004809BE">
        <w:tc>
          <w:tcPr>
            <w:tcW w:w="3402" w:type="dxa"/>
            <w:vAlign w:val="center"/>
          </w:tcPr>
          <w:p w14:paraId="6BD2751B" w14:textId="77777777" w:rsidR="004809BE" w:rsidRPr="003411C5" w:rsidRDefault="004809BE" w:rsidP="004809BE">
            <w:pPr>
              <w:spacing w:after="240"/>
            </w:pPr>
            <w:r w:rsidRPr="003411C5">
              <w:t>Customer</w:t>
            </w:r>
          </w:p>
        </w:tc>
        <w:tc>
          <w:tcPr>
            <w:tcW w:w="5841" w:type="dxa"/>
            <w:vAlign w:val="center"/>
          </w:tcPr>
          <w:p w14:paraId="03E38F90" w14:textId="77777777" w:rsidR="004809BE" w:rsidRPr="003411C5" w:rsidRDefault="004809BE" w:rsidP="004809BE">
            <w:pPr>
              <w:spacing w:after="240"/>
              <w:rPr>
                <w:b/>
              </w:rPr>
            </w:pPr>
          </w:p>
          <w:p w14:paraId="4C336B62" w14:textId="2ADFB570" w:rsidR="004809BE" w:rsidRPr="003411C5" w:rsidRDefault="0072604B" w:rsidP="004809BE">
            <w:pPr>
              <w:spacing w:after="240"/>
              <w:rPr>
                <w:b/>
              </w:rPr>
            </w:pPr>
            <w:r w:rsidRPr="003411C5">
              <w:rPr>
                <w:b/>
                <w:bCs/>
              </w:rPr>
              <w:t>KBC Global Services</w:t>
            </w:r>
          </w:p>
        </w:tc>
      </w:tr>
      <w:tr w:rsidR="00D24E71" w:rsidRPr="003411C5" w14:paraId="1524B3D8" w14:textId="77777777" w:rsidTr="004809BE">
        <w:tc>
          <w:tcPr>
            <w:tcW w:w="3402" w:type="dxa"/>
            <w:vAlign w:val="center"/>
          </w:tcPr>
          <w:p w14:paraId="295F8DE6" w14:textId="77777777" w:rsidR="004809BE" w:rsidRPr="003411C5" w:rsidRDefault="004809BE" w:rsidP="004809BE">
            <w:pPr>
              <w:spacing w:after="240"/>
            </w:pPr>
            <w:r w:rsidRPr="003411C5">
              <w:t>Project title</w:t>
            </w:r>
          </w:p>
        </w:tc>
        <w:tc>
          <w:tcPr>
            <w:tcW w:w="5841" w:type="dxa"/>
            <w:vAlign w:val="center"/>
          </w:tcPr>
          <w:p w14:paraId="51D36F1E" w14:textId="77777777" w:rsidR="004809BE" w:rsidRPr="003411C5" w:rsidRDefault="004809BE" w:rsidP="004809BE">
            <w:pPr>
              <w:spacing w:after="240"/>
              <w:rPr>
                <w:b/>
              </w:rPr>
            </w:pPr>
          </w:p>
          <w:p w14:paraId="375AC570" w14:textId="78E2029D" w:rsidR="004809BE" w:rsidRPr="003411C5" w:rsidRDefault="00C10292" w:rsidP="004809BE">
            <w:pPr>
              <w:spacing w:after="240"/>
              <w:rPr>
                <w:b/>
                <w:bCs/>
              </w:rPr>
            </w:pPr>
            <w:r w:rsidRPr="003411C5">
              <w:rPr>
                <w:b/>
                <w:bCs/>
              </w:rPr>
              <w:t xml:space="preserve">MDG – Master Data Governance </w:t>
            </w:r>
          </w:p>
          <w:p w14:paraId="502ACDC4" w14:textId="069404D1" w:rsidR="004809BE" w:rsidRPr="003411C5" w:rsidRDefault="004809BE" w:rsidP="004809BE">
            <w:pPr>
              <w:spacing w:after="240"/>
              <w:rPr>
                <w:b/>
              </w:rPr>
            </w:pPr>
            <w:r w:rsidRPr="003411C5">
              <w:rPr>
                <w:b/>
                <w:bCs/>
              </w:rPr>
              <w:t>Business Blueprint Documen</w:t>
            </w:r>
            <w:r w:rsidR="00767C1A">
              <w:rPr>
                <w:b/>
                <w:bCs/>
              </w:rPr>
              <w:t>t</w:t>
            </w:r>
          </w:p>
        </w:tc>
      </w:tr>
    </w:tbl>
    <w:p w14:paraId="3C141E91" w14:textId="77777777" w:rsidR="004809BE" w:rsidRPr="003411C5" w:rsidRDefault="004809BE" w:rsidP="004809BE">
      <w:pPr>
        <w:jc w:val="left"/>
        <w:rPr>
          <w:rFonts w:asciiTheme="minorHAnsi" w:hAnsiTheme="minorHAnsi" w:cstheme="minorHAnsi"/>
        </w:rPr>
      </w:pPr>
    </w:p>
    <w:p w14:paraId="1DAB8A76" w14:textId="77777777" w:rsidR="004809BE" w:rsidRPr="003411C5" w:rsidRDefault="004809BE" w:rsidP="004809BE">
      <w:pPr>
        <w:jc w:val="left"/>
        <w:rPr>
          <w:rFonts w:asciiTheme="minorHAnsi" w:hAnsiTheme="minorHAnsi" w:cstheme="minorHAnsi"/>
        </w:rPr>
      </w:pPr>
    </w:p>
    <w:p w14:paraId="3F51A2D6" w14:textId="26C0720A" w:rsidR="00767C1A" w:rsidRDefault="0030477C" w:rsidP="00767C1A">
      <w:r w:rsidRPr="0030477C">
        <w:t>This document serves as a detailed description of the solution design. The document was prepared through the cooperation of both parties, and both parties are familiar with this document. Both parties have approved this document as a binding document for the implementation phase of the project.</w:t>
      </w:r>
    </w:p>
    <w:p w14:paraId="39E0B7CC" w14:textId="77777777" w:rsidR="00767C1A" w:rsidRPr="00B61282" w:rsidRDefault="00767C1A" w:rsidP="00767C1A"/>
    <w:p w14:paraId="7CF7CE98" w14:textId="79D2DBF4" w:rsidR="00767C1A" w:rsidRPr="0085133F" w:rsidRDefault="007E3606" w:rsidP="00767C1A">
      <w:pPr>
        <w:rPr>
          <w:b/>
        </w:rPr>
      </w:pPr>
      <w:r>
        <w:rPr>
          <w:b/>
        </w:rPr>
        <w:t xml:space="preserve">   </w:t>
      </w:r>
      <w:r w:rsidR="000C3CE1">
        <w:rPr>
          <w:b/>
        </w:rPr>
        <w:t>Approved</w:t>
      </w:r>
      <w:r w:rsidR="00767C1A" w:rsidRPr="0085133F">
        <w:rPr>
          <w:b/>
        </w:rPr>
        <w:t>:</w:t>
      </w:r>
    </w:p>
    <w:p w14:paraId="49BD93FB" w14:textId="77777777" w:rsidR="00767C1A" w:rsidRPr="0085133F" w:rsidRDefault="00767C1A" w:rsidP="00767C1A">
      <w:pPr>
        <w:rPr>
          <w:b/>
        </w:rPr>
      </w:pPr>
    </w:p>
    <w:tbl>
      <w:tblPr>
        <w:tblW w:w="10093" w:type="dxa"/>
        <w:tblInd w:w="108" w:type="dxa"/>
        <w:tblLayout w:type="fixed"/>
        <w:tblLook w:val="0000" w:firstRow="0" w:lastRow="0" w:firstColumn="0" w:lastColumn="0" w:noHBand="0" w:noVBand="0"/>
      </w:tblPr>
      <w:tblGrid>
        <w:gridCol w:w="4990"/>
        <w:gridCol w:w="5103"/>
      </w:tblGrid>
      <w:tr w:rsidR="00767C1A" w:rsidRPr="0085133F" w14:paraId="621A9794" w14:textId="77777777">
        <w:trPr>
          <w:trHeight w:val="454"/>
        </w:trPr>
        <w:tc>
          <w:tcPr>
            <w:tcW w:w="4990" w:type="dxa"/>
          </w:tcPr>
          <w:p w14:paraId="08E2DA48" w14:textId="7997D973" w:rsidR="00767C1A" w:rsidRPr="0085133F" w:rsidRDefault="00767C1A">
            <w:pPr>
              <w:rPr>
                <w:b/>
              </w:rPr>
            </w:pPr>
            <w:r>
              <w:rPr>
                <w:b/>
              </w:rPr>
              <w:t>KBC</w:t>
            </w:r>
            <w:r w:rsidR="00B659CD">
              <w:rPr>
                <w:b/>
              </w:rPr>
              <w:t xml:space="preserve"> group</w:t>
            </w:r>
            <w:r w:rsidRPr="0085133F">
              <w:rPr>
                <w:b/>
              </w:rPr>
              <w:t>:</w:t>
            </w:r>
          </w:p>
          <w:p w14:paraId="01DCA452" w14:textId="77777777" w:rsidR="00767C1A" w:rsidRPr="0085133F" w:rsidRDefault="00767C1A">
            <w:pPr>
              <w:rPr>
                <w:b/>
              </w:rPr>
            </w:pPr>
          </w:p>
        </w:tc>
        <w:tc>
          <w:tcPr>
            <w:tcW w:w="5103" w:type="dxa"/>
          </w:tcPr>
          <w:p w14:paraId="08989F0E" w14:textId="77777777" w:rsidR="00767C1A" w:rsidRPr="0085133F" w:rsidRDefault="00767C1A">
            <w:pPr>
              <w:rPr>
                <w:b/>
              </w:rPr>
            </w:pPr>
            <w:r>
              <w:rPr>
                <w:b/>
              </w:rPr>
              <w:t>con4PAS, a.s.</w:t>
            </w:r>
            <w:r w:rsidRPr="0085133F">
              <w:rPr>
                <w:b/>
              </w:rPr>
              <w:t>:</w:t>
            </w:r>
          </w:p>
        </w:tc>
      </w:tr>
      <w:tr w:rsidR="00767C1A" w:rsidRPr="00B61282" w14:paraId="38D5E155" w14:textId="77777777">
        <w:trPr>
          <w:trHeight w:val="908"/>
        </w:trPr>
        <w:tc>
          <w:tcPr>
            <w:tcW w:w="4990" w:type="dxa"/>
          </w:tcPr>
          <w:p w14:paraId="31360224" w14:textId="63C9F8BE" w:rsidR="00767C1A" w:rsidRPr="00B61282" w:rsidRDefault="000C3CE1">
            <w:r>
              <w:t>Name</w:t>
            </w:r>
            <w:r w:rsidR="00767C1A" w:rsidRPr="00B61282">
              <w:t xml:space="preserve">: </w:t>
            </w:r>
          </w:p>
          <w:p w14:paraId="7FFCF385" w14:textId="5DE973D5" w:rsidR="00767C1A" w:rsidRDefault="000C3CE1">
            <w:r>
              <w:t>Jakub Nemeček</w:t>
            </w:r>
          </w:p>
          <w:p w14:paraId="26172A5B" w14:textId="77777777" w:rsidR="00767C1A" w:rsidRPr="00B61282" w:rsidRDefault="00767C1A"/>
        </w:tc>
        <w:tc>
          <w:tcPr>
            <w:tcW w:w="5103" w:type="dxa"/>
          </w:tcPr>
          <w:p w14:paraId="5A7DD410" w14:textId="77777777" w:rsidR="006575FB" w:rsidRDefault="000C3CE1">
            <w:r>
              <w:t>Name</w:t>
            </w:r>
            <w:r w:rsidR="00767C1A" w:rsidRPr="00B61282">
              <w:t xml:space="preserve">: </w:t>
            </w:r>
          </w:p>
          <w:p w14:paraId="61C0B468" w14:textId="6B1D34C2" w:rsidR="00767C1A" w:rsidRPr="00B61282" w:rsidRDefault="00767C1A">
            <w:r>
              <w:t>Petra Terbrová</w:t>
            </w:r>
          </w:p>
        </w:tc>
      </w:tr>
      <w:tr w:rsidR="00767C1A" w:rsidRPr="00B61282" w14:paraId="7B0D5E40" w14:textId="77777777">
        <w:trPr>
          <w:trHeight w:val="680"/>
        </w:trPr>
        <w:tc>
          <w:tcPr>
            <w:tcW w:w="4990" w:type="dxa"/>
          </w:tcPr>
          <w:p w14:paraId="003254C5" w14:textId="5589E7CB" w:rsidR="00767C1A" w:rsidRPr="00B61282" w:rsidRDefault="009866E6">
            <w:r>
              <w:t>Signature</w:t>
            </w:r>
            <w:r w:rsidR="00767C1A" w:rsidRPr="00B61282">
              <w:t>:</w:t>
            </w:r>
          </w:p>
          <w:p w14:paraId="25EAC9B5" w14:textId="77777777" w:rsidR="00767C1A" w:rsidRDefault="00767C1A"/>
          <w:p w14:paraId="3B48EAD0" w14:textId="77777777" w:rsidR="00767C1A" w:rsidRPr="00B61282" w:rsidRDefault="00767C1A"/>
        </w:tc>
        <w:tc>
          <w:tcPr>
            <w:tcW w:w="5103" w:type="dxa"/>
          </w:tcPr>
          <w:p w14:paraId="77650F6A" w14:textId="33D3E522" w:rsidR="00767C1A" w:rsidRPr="00B61282" w:rsidRDefault="003B6CE8">
            <w:r>
              <w:t>Signature</w:t>
            </w:r>
            <w:r w:rsidR="00767C1A" w:rsidRPr="00B61282">
              <w:t>:</w:t>
            </w:r>
          </w:p>
        </w:tc>
      </w:tr>
    </w:tbl>
    <w:p w14:paraId="58EB998C" w14:textId="77777777" w:rsidR="004809BE" w:rsidRPr="003411C5" w:rsidRDefault="004809BE" w:rsidP="004809BE">
      <w:pPr>
        <w:jc w:val="left"/>
        <w:rPr>
          <w:rFonts w:asciiTheme="minorHAnsi" w:hAnsiTheme="minorHAnsi" w:cstheme="minorHAnsi"/>
        </w:rPr>
      </w:pPr>
      <w:r w:rsidRPr="003411C5">
        <w:rPr>
          <w:rFonts w:asciiTheme="minorHAnsi" w:hAnsiTheme="minorHAnsi" w:cstheme="minorHAnsi"/>
        </w:rPr>
        <w:br w:type="page"/>
      </w:r>
    </w:p>
    <w:p w14:paraId="616E710A" w14:textId="2C0E426E" w:rsidR="004809BE" w:rsidRPr="003411C5" w:rsidRDefault="004809BE" w:rsidP="004809BE">
      <w:pPr>
        <w:pStyle w:val="Nadpis1"/>
      </w:pPr>
      <w:bookmarkStart w:id="1" w:name="_Toc436065253"/>
      <w:bookmarkStart w:id="2" w:name="_Toc436644215"/>
      <w:bookmarkStart w:id="3" w:name="_Toc436644566"/>
      <w:bookmarkStart w:id="4" w:name="_Toc465551206"/>
      <w:bookmarkStart w:id="5" w:name="_Toc465592938"/>
      <w:bookmarkStart w:id="6" w:name="_Toc465705377"/>
      <w:bookmarkStart w:id="7" w:name="_Toc466629964"/>
      <w:bookmarkStart w:id="8" w:name="_Toc472434016"/>
      <w:bookmarkStart w:id="9" w:name="_Toc229586664"/>
      <w:r w:rsidRPr="003411C5">
        <w:lastRenderedPageBreak/>
        <w:t>Content</w:t>
      </w:r>
      <w:bookmarkEnd w:id="1"/>
      <w:bookmarkEnd w:id="2"/>
      <w:bookmarkEnd w:id="3"/>
      <w:bookmarkEnd w:id="4"/>
      <w:bookmarkEnd w:id="5"/>
      <w:bookmarkEnd w:id="6"/>
      <w:bookmarkEnd w:id="7"/>
      <w:bookmarkEnd w:id="8"/>
      <w:bookmarkEnd w:id="9"/>
    </w:p>
    <w:p w14:paraId="64F37D06" w14:textId="77777777" w:rsidR="004F3731" w:rsidRPr="003411C5" w:rsidRDefault="004F3731">
      <w:pPr>
        <w:pStyle w:val="Obsah1"/>
        <w:tabs>
          <w:tab w:val="left" w:pos="480"/>
          <w:tab w:val="right" w:leader="dot" w:pos="9062"/>
        </w:tabs>
        <w:rPr>
          <w:b w:val="0"/>
          <w:bCs w:val="0"/>
          <w:caps w:val="0"/>
          <w:sz w:val="24"/>
          <w:szCs w:val="24"/>
        </w:rPr>
      </w:pPr>
    </w:p>
    <w:sdt>
      <w:sdtPr>
        <w:rPr>
          <w:b w:val="0"/>
          <w:bCs w:val="0"/>
          <w:caps w:val="0"/>
          <w:sz w:val="24"/>
          <w:szCs w:val="24"/>
        </w:rPr>
        <w:id w:val="230971665"/>
        <w:docPartObj>
          <w:docPartGallery w:val="Table of Contents"/>
          <w:docPartUnique/>
        </w:docPartObj>
      </w:sdtPr>
      <w:sdtContent>
        <w:p w14:paraId="52D4611B" w14:textId="367567EF" w:rsidR="004C26EA" w:rsidRDefault="004809BE">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r w:rsidRPr="003411C5">
            <w:fldChar w:fldCharType="begin"/>
          </w:r>
          <w:r w:rsidRPr="003411C5">
            <w:instrText xml:space="preserve"> TOC \o "1-3" \h \z \u </w:instrText>
          </w:r>
          <w:r w:rsidRPr="003411C5">
            <w:fldChar w:fldCharType="separate"/>
          </w:r>
          <w:hyperlink w:anchor="_Toc229586664" w:history="1">
            <w:r w:rsidR="004C26EA" w:rsidRPr="0020311F">
              <w:rPr>
                <w:rStyle w:val="Hypertextovodkaz"/>
                <w:noProof/>
              </w:rPr>
              <w:t>1</w:t>
            </w:r>
            <w:r w:rsidR="004C26EA">
              <w:rPr>
                <w:rFonts w:asciiTheme="minorHAnsi" w:eastAsiaTheme="minorEastAsia" w:hAnsiTheme="minorHAnsi" w:cstheme="minorBidi"/>
                <w:b w:val="0"/>
                <w:bCs w:val="0"/>
                <w:caps w:val="0"/>
                <w:noProof/>
                <w:kern w:val="2"/>
                <w:sz w:val="24"/>
                <w:szCs w:val="24"/>
                <w:lang w:val="cs-CZ"/>
                <w14:ligatures w14:val="standardContextual"/>
              </w:rPr>
              <w:tab/>
            </w:r>
            <w:r w:rsidR="004C26EA" w:rsidRPr="0020311F">
              <w:rPr>
                <w:rStyle w:val="Hypertextovodkaz"/>
                <w:noProof/>
              </w:rPr>
              <w:t>Content</w:t>
            </w:r>
            <w:r w:rsidR="004C26EA">
              <w:rPr>
                <w:noProof/>
                <w:webHidden/>
              </w:rPr>
              <w:tab/>
            </w:r>
            <w:r w:rsidR="004C26EA">
              <w:rPr>
                <w:noProof/>
                <w:webHidden/>
              </w:rPr>
              <w:fldChar w:fldCharType="begin"/>
            </w:r>
            <w:r w:rsidR="004C26EA">
              <w:rPr>
                <w:noProof/>
                <w:webHidden/>
              </w:rPr>
              <w:instrText xml:space="preserve"> PAGEREF _Toc229586664 \h </w:instrText>
            </w:r>
            <w:r w:rsidR="004C26EA">
              <w:rPr>
                <w:noProof/>
                <w:webHidden/>
              </w:rPr>
            </w:r>
            <w:r w:rsidR="004C26EA">
              <w:rPr>
                <w:noProof/>
                <w:webHidden/>
              </w:rPr>
              <w:fldChar w:fldCharType="separate"/>
            </w:r>
            <w:r w:rsidR="004C26EA">
              <w:rPr>
                <w:noProof/>
                <w:webHidden/>
              </w:rPr>
              <w:t>2</w:t>
            </w:r>
            <w:r w:rsidR="004C26EA">
              <w:rPr>
                <w:noProof/>
                <w:webHidden/>
              </w:rPr>
              <w:fldChar w:fldCharType="end"/>
            </w:r>
          </w:hyperlink>
        </w:p>
        <w:p w14:paraId="389E1DC7" w14:textId="7B3DC3F7"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665" w:history="1">
            <w:r w:rsidRPr="0020311F">
              <w:rPr>
                <w:rStyle w:val="Hypertextovodkaz"/>
                <w:noProof/>
              </w:rPr>
              <w:t>2</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Goal of project</w:t>
            </w:r>
            <w:r>
              <w:rPr>
                <w:noProof/>
                <w:webHidden/>
              </w:rPr>
              <w:tab/>
            </w:r>
            <w:r>
              <w:rPr>
                <w:noProof/>
                <w:webHidden/>
              </w:rPr>
              <w:fldChar w:fldCharType="begin"/>
            </w:r>
            <w:r>
              <w:rPr>
                <w:noProof/>
                <w:webHidden/>
              </w:rPr>
              <w:instrText xml:space="preserve"> PAGEREF _Toc229586665 \h </w:instrText>
            </w:r>
            <w:r>
              <w:rPr>
                <w:noProof/>
                <w:webHidden/>
              </w:rPr>
            </w:r>
            <w:r>
              <w:rPr>
                <w:noProof/>
                <w:webHidden/>
              </w:rPr>
              <w:fldChar w:fldCharType="separate"/>
            </w:r>
            <w:r>
              <w:rPr>
                <w:noProof/>
                <w:webHidden/>
              </w:rPr>
              <w:t>4</w:t>
            </w:r>
            <w:r>
              <w:rPr>
                <w:noProof/>
                <w:webHidden/>
              </w:rPr>
              <w:fldChar w:fldCharType="end"/>
            </w:r>
          </w:hyperlink>
        </w:p>
        <w:p w14:paraId="24E93462" w14:textId="3F9C7318"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66" w:history="1">
            <w:r w:rsidRPr="0020311F">
              <w:rPr>
                <w:rStyle w:val="Hypertextovodkaz"/>
                <w:noProof/>
              </w:rPr>
              <w:t>2.1</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KBC’s Objectives and Expectations in the Context of Future Phases</w:t>
            </w:r>
            <w:r>
              <w:rPr>
                <w:noProof/>
                <w:webHidden/>
              </w:rPr>
              <w:tab/>
            </w:r>
            <w:r>
              <w:rPr>
                <w:noProof/>
                <w:webHidden/>
              </w:rPr>
              <w:fldChar w:fldCharType="begin"/>
            </w:r>
            <w:r>
              <w:rPr>
                <w:noProof/>
                <w:webHidden/>
              </w:rPr>
              <w:instrText xml:space="preserve"> PAGEREF _Toc229586666 \h </w:instrText>
            </w:r>
            <w:r>
              <w:rPr>
                <w:noProof/>
                <w:webHidden/>
              </w:rPr>
            </w:r>
            <w:r>
              <w:rPr>
                <w:noProof/>
                <w:webHidden/>
              </w:rPr>
              <w:fldChar w:fldCharType="separate"/>
            </w:r>
            <w:r>
              <w:rPr>
                <w:noProof/>
                <w:webHidden/>
              </w:rPr>
              <w:t>4</w:t>
            </w:r>
            <w:r>
              <w:rPr>
                <w:noProof/>
                <w:webHidden/>
              </w:rPr>
              <w:fldChar w:fldCharType="end"/>
            </w:r>
          </w:hyperlink>
        </w:p>
        <w:p w14:paraId="218B6C52" w14:textId="1E04B44F"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667" w:history="1">
            <w:r w:rsidRPr="0020311F">
              <w:rPr>
                <w:rStyle w:val="Hypertextovodkaz"/>
                <w:noProof/>
              </w:rPr>
              <w:t>3</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Current process description</w:t>
            </w:r>
            <w:r>
              <w:rPr>
                <w:noProof/>
                <w:webHidden/>
              </w:rPr>
              <w:tab/>
            </w:r>
            <w:r>
              <w:rPr>
                <w:noProof/>
                <w:webHidden/>
              </w:rPr>
              <w:fldChar w:fldCharType="begin"/>
            </w:r>
            <w:r>
              <w:rPr>
                <w:noProof/>
                <w:webHidden/>
              </w:rPr>
              <w:instrText xml:space="preserve"> PAGEREF _Toc229586667 \h </w:instrText>
            </w:r>
            <w:r>
              <w:rPr>
                <w:noProof/>
                <w:webHidden/>
              </w:rPr>
            </w:r>
            <w:r>
              <w:rPr>
                <w:noProof/>
                <w:webHidden/>
              </w:rPr>
              <w:fldChar w:fldCharType="separate"/>
            </w:r>
            <w:r>
              <w:rPr>
                <w:noProof/>
                <w:webHidden/>
              </w:rPr>
              <w:t>6</w:t>
            </w:r>
            <w:r>
              <w:rPr>
                <w:noProof/>
                <w:webHidden/>
              </w:rPr>
              <w:fldChar w:fldCharType="end"/>
            </w:r>
          </w:hyperlink>
        </w:p>
        <w:p w14:paraId="7CC73BA9" w14:textId="6FD53195"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68" w:history="1">
            <w:r w:rsidRPr="0020311F">
              <w:rPr>
                <w:rStyle w:val="Hypertextovodkaz"/>
                <w:noProof/>
                <w:lang w:bidi="te-IN"/>
              </w:rPr>
              <w:t>3.1</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BE AS IS – Creation of BP</w:t>
            </w:r>
            <w:r>
              <w:rPr>
                <w:noProof/>
                <w:webHidden/>
              </w:rPr>
              <w:tab/>
            </w:r>
            <w:r>
              <w:rPr>
                <w:noProof/>
                <w:webHidden/>
              </w:rPr>
              <w:fldChar w:fldCharType="begin"/>
            </w:r>
            <w:r>
              <w:rPr>
                <w:noProof/>
                <w:webHidden/>
              </w:rPr>
              <w:instrText xml:space="preserve"> PAGEREF _Toc229586668 \h </w:instrText>
            </w:r>
            <w:r>
              <w:rPr>
                <w:noProof/>
                <w:webHidden/>
              </w:rPr>
            </w:r>
            <w:r>
              <w:rPr>
                <w:noProof/>
                <w:webHidden/>
              </w:rPr>
              <w:fldChar w:fldCharType="separate"/>
            </w:r>
            <w:r>
              <w:rPr>
                <w:noProof/>
                <w:webHidden/>
              </w:rPr>
              <w:t>6</w:t>
            </w:r>
            <w:r>
              <w:rPr>
                <w:noProof/>
                <w:webHidden/>
              </w:rPr>
              <w:fldChar w:fldCharType="end"/>
            </w:r>
          </w:hyperlink>
        </w:p>
        <w:p w14:paraId="0248B33E" w14:textId="780E8A97"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69" w:history="1">
            <w:r w:rsidRPr="0020311F">
              <w:rPr>
                <w:rStyle w:val="Hypertextovodkaz"/>
                <w:noProof/>
                <w:lang w:bidi="te-IN"/>
              </w:rPr>
              <w:t>3.2</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CZ/SK AS IS – Creation of BP</w:t>
            </w:r>
            <w:r>
              <w:rPr>
                <w:noProof/>
                <w:webHidden/>
              </w:rPr>
              <w:tab/>
            </w:r>
            <w:r>
              <w:rPr>
                <w:noProof/>
                <w:webHidden/>
              </w:rPr>
              <w:fldChar w:fldCharType="begin"/>
            </w:r>
            <w:r>
              <w:rPr>
                <w:noProof/>
                <w:webHidden/>
              </w:rPr>
              <w:instrText xml:space="preserve"> PAGEREF _Toc229586669 \h </w:instrText>
            </w:r>
            <w:r>
              <w:rPr>
                <w:noProof/>
                <w:webHidden/>
              </w:rPr>
            </w:r>
            <w:r>
              <w:rPr>
                <w:noProof/>
                <w:webHidden/>
              </w:rPr>
              <w:fldChar w:fldCharType="separate"/>
            </w:r>
            <w:r>
              <w:rPr>
                <w:noProof/>
                <w:webHidden/>
              </w:rPr>
              <w:t>6</w:t>
            </w:r>
            <w:r>
              <w:rPr>
                <w:noProof/>
                <w:webHidden/>
              </w:rPr>
              <w:fldChar w:fldCharType="end"/>
            </w:r>
          </w:hyperlink>
        </w:p>
        <w:p w14:paraId="3A10F3EB" w14:textId="323C35ED"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670" w:history="1">
            <w:r w:rsidRPr="0020311F">
              <w:rPr>
                <w:rStyle w:val="Hypertextovodkaz"/>
                <w:noProof/>
              </w:rPr>
              <w:t>4</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New business process definition</w:t>
            </w:r>
            <w:r>
              <w:rPr>
                <w:noProof/>
                <w:webHidden/>
              </w:rPr>
              <w:tab/>
            </w:r>
            <w:r>
              <w:rPr>
                <w:noProof/>
                <w:webHidden/>
              </w:rPr>
              <w:fldChar w:fldCharType="begin"/>
            </w:r>
            <w:r>
              <w:rPr>
                <w:noProof/>
                <w:webHidden/>
              </w:rPr>
              <w:instrText xml:space="preserve"> PAGEREF _Toc229586670 \h </w:instrText>
            </w:r>
            <w:r>
              <w:rPr>
                <w:noProof/>
                <w:webHidden/>
              </w:rPr>
            </w:r>
            <w:r>
              <w:rPr>
                <w:noProof/>
                <w:webHidden/>
              </w:rPr>
              <w:fldChar w:fldCharType="separate"/>
            </w:r>
            <w:r>
              <w:rPr>
                <w:noProof/>
                <w:webHidden/>
              </w:rPr>
              <w:t>8</w:t>
            </w:r>
            <w:r>
              <w:rPr>
                <w:noProof/>
                <w:webHidden/>
              </w:rPr>
              <w:fldChar w:fldCharType="end"/>
            </w:r>
          </w:hyperlink>
        </w:p>
        <w:p w14:paraId="376A4029" w14:textId="14C6FF1A"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71" w:history="1">
            <w:r w:rsidRPr="0020311F">
              <w:rPr>
                <w:rStyle w:val="Hypertextovodkaz"/>
                <w:noProof/>
                <w:lang w:bidi="te-IN"/>
              </w:rPr>
              <w:t>4.1</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System overview</w:t>
            </w:r>
            <w:r>
              <w:rPr>
                <w:noProof/>
                <w:webHidden/>
              </w:rPr>
              <w:tab/>
            </w:r>
            <w:r>
              <w:rPr>
                <w:noProof/>
                <w:webHidden/>
              </w:rPr>
              <w:fldChar w:fldCharType="begin"/>
            </w:r>
            <w:r>
              <w:rPr>
                <w:noProof/>
                <w:webHidden/>
              </w:rPr>
              <w:instrText xml:space="preserve"> PAGEREF _Toc229586671 \h </w:instrText>
            </w:r>
            <w:r>
              <w:rPr>
                <w:noProof/>
                <w:webHidden/>
              </w:rPr>
            </w:r>
            <w:r>
              <w:rPr>
                <w:noProof/>
                <w:webHidden/>
              </w:rPr>
              <w:fldChar w:fldCharType="separate"/>
            </w:r>
            <w:r>
              <w:rPr>
                <w:noProof/>
                <w:webHidden/>
              </w:rPr>
              <w:t>8</w:t>
            </w:r>
            <w:r>
              <w:rPr>
                <w:noProof/>
                <w:webHidden/>
              </w:rPr>
              <w:fldChar w:fldCharType="end"/>
            </w:r>
          </w:hyperlink>
        </w:p>
        <w:p w14:paraId="022C41CF" w14:textId="629BFAA7"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72" w:history="1">
            <w:r w:rsidRPr="0020311F">
              <w:rPr>
                <w:rStyle w:val="Hypertextovodkaz"/>
                <w:noProof/>
                <w:lang w:bidi="te-IN"/>
              </w:rPr>
              <w:t>4.2</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General process in MDG for all countries</w:t>
            </w:r>
            <w:r>
              <w:rPr>
                <w:noProof/>
                <w:webHidden/>
              </w:rPr>
              <w:tab/>
            </w:r>
            <w:r>
              <w:rPr>
                <w:noProof/>
                <w:webHidden/>
              </w:rPr>
              <w:fldChar w:fldCharType="begin"/>
            </w:r>
            <w:r>
              <w:rPr>
                <w:noProof/>
                <w:webHidden/>
              </w:rPr>
              <w:instrText xml:space="preserve"> PAGEREF _Toc229586672 \h </w:instrText>
            </w:r>
            <w:r>
              <w:rPr>
                <w:noProof/>
                <w:webHidden/>
              </w:rPr>
            </w:r>
            <w:r>
              <w:rPr>
                <w:noProof/>
                <w:webHidden/>
              </w:rPr>
              <w:fldChar w:fldCharType="separate"/>
            </w:r>
            <w:r>
              <w:rPr>
                <w:noProof/>
                <w:webHidden/>
              </w:rPr>
              <w:t>9</w:t>
            </w:r>
            <w:r>
              <w:rPr>
                <w:noProof/>
                <w:webHidden/>
              </w:rPr>
              <w:fldChar w:fldCharType="end"/>
            </w:r>
          </w:hyperlink>
        </w:p>
        <w:p w14:paraId="76E55EAA" w14:textId="3630DD17"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73" w:history="1">
            <w:r w:rsidRPr="0020311F">
              <w:rPr>
                <w:rStyle w:val="Hypertextovodkaz"/>
                <w:noProof/>
              </w:rPr>
              <w:t>4.3</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Creation of BP in MDG</w:t>
            </w:r>
            <w:r>
              <w:rPr>
                <w:noProof/>
                <w:webHidden/>
              </w:rPr>
              <w:tab/>
            </w:r>
            <w:r>
              <w:rPr>
                <w:noProof/>
                <w:webHidden/>
              </w:rPr>
              <w:fldChar w:fldCharType="begin"/>
            </w:r>
            <w:r>
              <w:rPr>
                <w:noProof/>
                <w:webHidden/>
              </w:rPr>
              <w:instrText xml:space="preserve"> PAGEREF _Toc229586673 \h </w:instrText>
            </w:r>
            <w:r>
              <w:rPr>
                <w:noProof/>
                <w:webHidden/>
              </w:rPr>
            </w:r>
            <w:r>
              <w:rPr>
                <w:noProof/>
                <w:webHidden/>
              </w:rPr>
              <w:fldChar w:fldCharType="separate"/>
            </w:r>
            <w:r>
              <w:rPr>
                <w:noProof/>
                <w:webHidden/>
              </w:rPr>
              <w:t>12</w:t>
            </w:r>
            <w:r>
              <w:rPr>
                <w:noProof/>
                <w:webHidden/>
              </w:rPr>
              <w:fldChar w:fldCharType="end"/>
            </w:r>
          </w:hyperlink>
        </w:p>
        <w:p w14:paraId="586D9000" w14:textId="5DA352C6"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74" w:history="1">
            <w:r w:rsidRPr="0020311F">
              <w:rPr>
                <w:rStyle w:val="Hypertextovodkaz"/>
                <w:noProof/>
                <w:lang w:val="en-GB"/>
              </w:rPr>
              <w:t>4.3.1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Creation of CZ/SK BP</w:t>
            </w:r>
            <w:r>
              <w:rPr>
                <w:noProof/>
                <w:webHidden/>
              </w:rPr>
              <w:tab/>
            </w:r>
            <w:r>
              <w:rPr>
                <w:noProof/>
                <w:webHidden/>
              </w:rPr>
              <w:fldChar w:fldCharType="begin"/>
            </w:r>
            <w:r>
              <w:rPr>
                <w:noProof/>
                <w:webHidden/>
              </w:rPr>
              <w:instrText xml:space="preserve"> PAGEREF _Toc229586674 \h </w:instrText>
            </w:r>
            <w:r>
              <w:rPr>
                <w:noProof/>
                <w:webHidden/>
              </w:rPr>
            </w:r>
            <w:r>
              <w:rPr>
                <w:noProof/>
                <w:webHidden/>
              </w:rPr>
              <w:fldChar w:fldCharType="separate"/>
            </w:r>
            <w:r>
              <w:rPr>
                <w:noProof/>
                <w:webHidden/>
              </w:rPr>
              <w:t>12</w:t>
            </w:r>
            <w:r>
              <w:rPr>
                <w:noProof/>
                <w:webHidden/>
              </w:rPr>
              <w:fldChar w:fldCharType="end"/>
            </w:r>
          </w:hyperlink>
        </w:p>
        <w:p w14:paraId="7E3A44A9" w14:textId="1392828A"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75" w:history="1">
            <w:r w:rsidRPr="0020311F">
              <w:rPr>
                <w:rStyle w:val="Hypertextovodkaz"/>
                <w:noProof/>
                <w:lang w:val="en-GB"/>
              </w:rPr>
              <w:t>4.3.2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Creation of BE BP</w:t>
            </w:r>
            <w:r>
              <w:rPr>
                <w:noProof/>
                <w:webHidden/>
              </w:rPr>
              <w:tab/>
            </w:r>
            <w:r>
              <w:rPr>
                <w:noProof/>
                <w:webHidden/>
              </w:rPr>
              <w:fldChar w:fldCharType="begin"/>
            </w:r>
            <w:r>
              <w:rPr>
                <w:noProof/>
                <w:webHidden/>
              </w:rPr>
              <w:instrText xml:space="preserve"> PAGEREF _Toc229586675 \h </w:instrText>
            </w:r>
            <w:r>
              <w:rPr>
                <w:noProof/>
                <w:webHidden/>
              </w:rPr>
            </w:r>
            <w:r>
              <w:rPr>
                <w:noProof/>
                <w:webHidden/>
              </w:rPr>
              <w:fldChar w:fldCharType="separate"/>
            </w:r>
            <w:r>
              <w:rPr>
                <w:noProof/>
                <w:webHidden/>
              </w:rPr>
              <w:t>14</w:t>
            </w:r>
            <w:r>
              <w:rPr>
                <w:noProof/>
                <w:webHidden/>
              </w:rPr>
              <w:fldChar w:fldCharType="end"/>
            </w:r>
          </w:hyperlink>
        </w:p>
        <w:p w14:paraId="1C69007B" w14:textId="70BAE0B2"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76" w:history="1">
            <w:r w:rsidRPr="0020311F">
              <w:rPr>
                <w:rStyle w:val="Hypertextovodkaz"/>
                <w:noProof/>
              </w:rPr>
              <w:t>4.3.3</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Creation of Ultimate parent</w:t>
            </w:r>
            <w:r>
              <w:rPr>
                <w:noProof/>
                <w:webHidden/>
              </w:rPr>
              <w:tab/>
            </w:r>
            <w:r>
              <w:rPr>
                <w:noProof/>
                <w:webHidden/>
              </w:rPr>
              <w:fldChar w:fldCharType="begin"/>
            </w:r>
            <w:r>
              <w:rPr>
                <w:noProof/>
                <w:webHidden/>
              </w:rPr>
              <w:instrText xml:space="preserve"> PAGEREF _Toc229586676 \h </w:instrText>
            </w:r>
            <w:r>
              <w:rPr>
                <w:noProof/>
                <w:webHidden/>
              </w:rPr>
            </w:r>
            <w:r>
              <w:rPr>
                <w:noProof/>
                <w:webHidden/>
              </w:rPr>
              <w:fldChar w:fldCharType="separate"/>
            </w:r>
            <w:r>
              <w:rPr>
                <w:noProof/>
                <w:webHidden/>
              </w:rPr>
              <w:t>15</w:t>
            </w:r>
            <w:r>
              <w:rPr>
                <w:noProof/>
                <w:webHidden/>
              </w:rPr>
              <w:fldChar w:fldCharType="end"/>
            </w:r>
          </w:hyperlink>
        </w:p>
        <w:p w14:paraId="0344368B" w14:textId="7314969B"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77" w:history="1">
            <w:r w:rsidRPr="0020311F">
              <w:rPr>
                <w:rStyle w:val="Hypertextovodkaz"/>
                <w:noProof/>
              </w:rPr>
              <w:t>4.4</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Change of BP</w:t>
            </w:r>
            <w:r>
              <w:rPr>
                <w:noProof/>
                <w:webHidden/>
              </w:rPr>
              <w:tab/>
            </w:r>
            <w:r>
              <w:rPr>
                <w:noProof/>
                <w:webHidden/>
              </w:rPr>
              <w:fldChar w:fldCharType="begin"/>
            </w:r>
            <w:r>
              <w:rPr>
                <w:noProof/>
                <w:webHidden/>
              </w:rPr>
              <w:instrText xml:space="preserve"> PAGEREF _Toc229586677 \h </w:instrText>
            </w:r>
            <w:r>
              <w:rPr>
                <w:noProof/>
                <w:webHidden/>
              </w:rPr>
            </w:r>
            <w:r>
              <w:rPr>
                <w:noProof/>
                <w:webHidden/>
              </w:rPr>
              <w:fldChar w:fldCharType="separate"/>
            </w:r>
            <w:r>
              <w:rPr>
                <w:noProof/>
                <w:webHidden/>
              </w:rPr>
              <w:t>17</w:t>
            </w:r>
            <w:r>
              <w:rPr>
                <w:noProof/>
                <w:webHidden/>
              </w:rPr>
              <w:fldChar w:fldCharType="end"/>
            </w:r>
          </w:hyperlink>
        </w:p>
        <w:p w14:paraId="6AED2D63" w14:textId="4B7A9D34"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78" w:history="1">
            <w:r w:rsidRPr="0020311F">
              <w:rPr>
                <w:rStyle w:val="Hypertextovodkaz"/>
                <w:noProof/>
                <w:lang w:val="en-GB"/>
              </w:rPr>
              <w:t>4.4.1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Change of BP from CZ/SK</w:t>
            </w:r>
            <w:r>
              <w:rPr>
                <w:noProof/>
                <w:webHidden/>
              </w:rPr>
              <w:tab/>
            </w:r>
            <w:r>
              <w:rPr>
                <w:noProof/>
                <w:webHidden/>
              </w:rPr>
              <w:fldChar w:fldCharType="begin"/>
            </w:r>
            <w:r>
              <w:rPr>
                <w:noProof/>
                <w:webHidden/>
              </w:rPr>
              <w:instrText xml:space="preserve"> PAGEREF _Toc229586678 \h </w:instrText>
            </w:r>
            <w:r>
              <w:rPr>
                <w:noProof/>
                <w:webHidden/>
              </w:rPr>
            </w:r>
            <w:r>
              <w:rPr>
                <w:noProof/>
                <w:webHidden/>
              </w:rPr>
              <w:fldChar w:fldCharType="separate"/>
            </w:r>
            <w:r>
              <w:rPr>
                <w:noProof/>
                <w:webHidden/>
              </w:rPr>
              <w:t>17</w:t>
            </w:r>
            <w:r>
              <w:rPr>
                <w:noProof/>
                <w:webHidden/>
              </w:rPr>
              <w:fldChar w:fldCharType="end"/>
            </w:r>
          </w:hyperlink>
        </w:p>
        <w:p w14:paraId="27F32654" w14:textId="6C8543BE"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79" w:history="1">
            <w:r w:rsidRPr="0020311F">
              <w:rPr>
                <w:rStyle w:val="Hypertextovodkaz"/>
                <w:noProof/>
              </w:rPr>
              <w:t>4.4.2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 xml:space="preserve">cVerify validation </w:t>
            </w:r>
            <w:r w:rsidRPr="0020311F">
              <w:rPr>
                <w:rStyle w:val="Hypertextovodkaz"/>
                <w:noProof/>
              </w:rPr>
              <w:t>process</w:t>
            </w:r>
            <w:r>
              <w:rPr>
                <w:noProof/>
                <w:webHidden/>
              </w:rPr>
              <w:tab/>
            </w:r>
            <w:r>
              <w:rPr>
                <w:noProof/>
                <w:webHidden/>
              </w:rPr>
              <w:fldChar w:fldCharType="begin"/>
            </w:r>
            <w:r>
              <w:rPr>
                <w:noProof/>
                <w:webHidden/>
              </w:rPr>
              <w:instrText xml:space="preserve"> PAGEREF _Toc229586679 \h </w:instrText>
            </w:r>
            <w:r>
              <w:rPr>
                <w:noProof/>
                <w:webHidden/>
              </w:rPr>
            </w:r>
            <w:r>
              <w:rPr>
                <w:noProof/>
                <w:webHidden/>
              </w:rPr>
              <w:fldChar w:fldCharType="separate"/>
            </w:r>
            <w:r>
              <w:rPr>
                <w:noProof/>
                <w:webHidden/>
              </w:rPr>
              <w:t>18</w:t>
            </w:r>
            <w:r>
              <w:rPr>
                <w:noProof/>
                <w:webHidden/>
              </w:rPr>
              <w:fldChar w:fldCharType="end"/>
            </w:r>
          </w:hyperlink>
        </w:p>
        <w:p w14:paraId="36123C8F" w14:textId="348E5A52"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80" w:history="1">
            <w:r w:rsidRPr="0020311F">
              <w:rPr>
                <w:rStyle w:val="Hypertextovodkaz"/>
                <w:noProof/>
                <w:lang w:val="en-GB"/>
              </w:rPr>
              <w:t>4.4.3</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Change of BP from BE</w:t>
            </w:r>
            <w:r>
              <w:rPr>
                <w:noProof/>
                <w:webHidden/>
              </w:rPr>
              <w:tab/>
            </w:r>
            <w:r>
              <w:rPr>
                <w:noProof/>
                <w:webHidden/>
              </w:rPr>
              <w:fldChar w:fldCharType="begin"/>
            </w:r>
            <w:r>
              <w:rPr>
                <w:noProof/>
                <w:webHidden/>
              </w:rPr>
              <w:instrText xml:space="preserve"> PAGEREF _Toc229586680 \h </w:instrText>
            </w:r>
            <w:r>
              <w:rPr>
                <w:noProof/>
                <w:webHidden/>
              </w:rPr>
            </w:r>
            <w:r>
              <w:rPr>
                <w:noProof/>
                <w:webHidden/>
              </w:rPr>
              <w:fldChar w:fldCharType="separate"/>
            </w:r>
            <w:r>
              <w:rPr>
                <w:noProof/>
                <w:webHidden/>
              </w:rPr>
              <w:t>19</w:t>
            </w:r>
            <w:r>
              <w:rPr>
                <w:noProof/>
                <w:webHidden/>
              </w:rPr>
              <w:fldChar w:fldCharType="end"/>
            </w:r>
          </w:hyperlink>
        </w:p>
        <w:p w14:paraId="74A9FDD5" w14:textId="2D3CDADD"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81" w:history="1">
            <w:r w:rsidRPr="0020311F">
              <w:rPr>
                <w:rStyle w:val="Hypertextovodkaz"/>
                <w:noProof/>
                <w:lang w:val="en-GB"/>
              </w:rPr>
              <w:t>4.4.4</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Change of BPs which are shared between CZ/SK and BE</w:t>
            </w:r>
            <w:r>
              <w:rPr>
                <w:noProof/>
                <w:webHidden/>
              </w:rPr>
              <w:tab/>
            </w:r>
            <w:r>
              <w:rPr>
                <w:noProof/>
                <w:webHidden/>
              </w:rPr>
              <w:fldChar w:fldCharType="begin"/>
            </w:r>
            <w:r>
              <w:rPr>
                <w:noProof/>
                <w:webHidden/>
              </w:rPr>
              <w:instrText xml:space="preserve"> PAGEREF _Toc229586681 \h </w:instrText>
            </w:r>
            <w:r>
              <w:rPr>
                <w:noProof/>
                <w:webHidden/>
              </w:rPr>
            </w:r>
            <w:r>
              <w:rPr>
                <w:noProof/>
                <w:webHidden/>
              </w:rPr>
              <w:fldChar w:fldCharType="separate"/>
            </w:r>
            <w:r>
              <w:rPr>
                <w:noProof/>
                <w:webHidden/>
              </w:rPr>
              <w:t>20</w:t>
            </w:r>
            <w:r>
              <w:rPr>
                <w:noProof/>
                <w:webHidden/>
              </w:rPr>
              <w:fldChar w:fldCharType="end"/>
            </w:r>
          </w:hyperlink>
        </w:p>
        <w:p w14:paraId="387BC3F3" w14:textId="651D017E"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82" w:history="1">
            <w:r w:rsidRPr="0020311F">
              <w:rPr>
                <w:rStyle w:val="Hypertextovodkaz"/>
                <w:noProof/>
              </w:rPr>
              <w:t>4.4.5</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Change of Ultimate parent</w:t>
            </w:r>
            <w:r>
              <w:rPr>
                <w:noProof/>
                <w:webHidden/>
              </w:rPr>
              <w:tab/>
            </w:r>
            <w:r>
              <w:rPr>
                <w:noProof/>
                <w:webHidden/>
              </w:rPr>
              <w:fldChar w:fldCharType="begin"/>
            </w:r>
            <w:r>
              <w:rPr>
                <w:noProof/>
                <w:webHidden/>
              </w:rPr>
              <w:instrText xml:space="preserve"> PAGEREF _Toc229586682 \h </w:instrText>
            </w:r>
            <w:r>
              <w:rPr>
                <w:noProof/>
                <w:webHidden/>
              </w:rPr>
            </w:r>
            <w:r>
              <w:rPr>
                <w:noProof/>
                <w:webHidden/>
              </w:rPr>
              <w:fldChar w:fldCharType="separate"/>
            </w:r>
            <w:r>
              <w:rPr>
                <w:noProof/>
                <w:webHidden/>
              </w:rPr>
              <w:t>22</w:t>
            </w:r>
            <w:r>
              <w:rPr>
                <w:noProof/>
                <w:webHidden/>
              </w:rPr>
              <w:fldChar w:fldCharType="end"/>
            </w:r>
          </w:hyperlink>
        </w:p>
        <w:p w14:paraId="7F190695" w14:textId="3C9EBAC7"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83" w:history="1">
            <w:r w:rsidRPr="0020311F">
              <w:rPr>
                <w:rStyle w:val="Hypertextovodkaz"/>
                <w:noProof/>
              </w:rPr>
              <w:t>4.5</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Deactivation of BP</w:t>
            </w:r>
            <w:r>
              <w:rPr>
                <w:noProof/>
                <w:webHidden/>
              </w:rPr>
              <w:tab/>
            </w:r>
            <w:r>
              <w:rPr>
                <w:noProof/>
                <w:webHidden/>
              </w:rPr>
              <w:fldChar w:fldCharType="begin"/>
            </w:r>
            <w:r>
              <w:rPr>
                <w:noProof/>
                <w:webHidden/>
              </w:rPr>
              <w:instrText xml:space="preserve"> PAGEREF _Toc229586683 \h </w:instrText>
            </w:r>
            <w:r>
              <w:rPr>
                <w:noProof/>
                <w:webHidden/>
              </w:rPr>
            </w:r>
            <w:r>
              <w:rPr>
                <w:noProof/>
                <w:webHidden/>
              </w:rPr>
              <w:fldChar w:fldCharType="separate"/>
            </w:r>
            <w:r>
              <w:rPr>
                <w:noProof/>
                <w:webHidden/>
              </w:rPr>
              <w:t>24</w:t>
            </w:r>
            <w:r>
              <w:rPr>
                <w:noProof/>
                <w:webHidden/>
              </w:rPr>
              <w:fldChar w:fldCharType="end"/>
            </w:r>
          </w:hyperlink>
        </w:p>
        <w:p w14:paraId="7E1E8301" w14:textId="5E290338"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84" w:history="1">
            <w:r w:rsidRPr="0020311F">
              <w:rPr>
                <w:rStyle w:val="Hypertextovodkaz"/>
                <w:noProof/>
              </w:rPr>
              <w:t>4.6</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Deduplication and matching for initial load</w:t>
            </w:r>
            <w:r>
              <w:rPr>
                <w:noProof/>
                <w:webHidden/>
              </w:rPr>
              <w:tab/>
            </w:r>
            <w:r>
              <w:rPr>
                <w:noProof/>
                <w:webHidden/>
              </w:rPr>
              <w:fldChar w:fldCharType="begin"/>
            </w:r>
            <w:r>
              <w:rPr>
                <w:noProof/>
                <w:webHidden/>
              </w:rPr>
              <w:instrText xml:space="preserve"> PAGEREF _Toc229586684 \h </w:instrText>
            </w:r>
            <w:r>
              <w:rPr>
                <w:noProof/>
                <w:webHidden/>
              </w:rPr>
            </w:r>
            <w:r>
              <w:rPr>
                <w:noProof/>
                <w:webHidden/>
              </w:rPr>
              <w:fldChar w:fldCharType="separate"/>
            </w:r>
            <w:r>
              <w:rPr>
                <w:noProof/>
                <w:webHidden/>
              </w:rPr>
              <w:t>25</w:t>
            </w:r>
            <w:r>
              <w:rPr>
                <w:noProof/>
                <w:webHidden/>
              </w:rPr>
              <w:fldChar w:fldCharType="end"/>
            </w:r>
          </w:hyperlink>
        </w:p>
        <w:p w14:paraId="7394A762" w14:textId="0D720657"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85" w:history="1">
            <w:r w:rsidRPr="0020311F">
              <w:rPr>
                <w:rStyle w:val="Hypertextovodkaz"/>
                <w:noProof/>
              </w:rPr>
              <w:t>4.6.1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Country deduplication</w:t>
            </w:r>
            <w:r>
              <w:rPr>
                <w:noProof/>
                <w:webHidden/>
              </w:rPr>
              <w:tab/>
            </w:r>
            <w:r>
              <w:rPr>
                <w:noProof/>
                <w:webHidden/>
              </w:rPr>
              <w:fldChar w:fldCharType="begin"/>
            </w:r>
            <w:r>
              <w:rPr>
                <w:noProof/>
                <w:webHidden/>
              </w:rPr>
              <w:instrText xml:space="preserve"> PAGEREF _Toc229586685 \h </w:instrText>
            </w:r>
            <w:r>
              <w:rPr>
                <w:noProof/>
                <w:webHidden/>
              </w:rPr>
            </w:r>
            <w:r>
              <w:rPr>
                <w:noProof/>
                <w:webHidden/>
              </w:rPr>
              <w:fldChar w:fldCharType="separate"/>
            </w:r>
            <w:r>
              <w:rPr>
                <w:noProof/>
                <w:webHidden/>
              </w:rPr>
              <w:t>26</w:t>
            </w:r>
            <w:r>
              <w:rPr>
                <w:noProof/>
                <w:webHidden/>
              </w:rPr>
              <w:fldChar w:fldCharType="end"/>
            </w:r>
          </w:hyperlink>
        </w:p>
        <w:p w14:paraId="28E65BB4" w14:textId="7F8E5237"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86" w:history="1">
            <w:r w:rsidRPr="0020311F">
              <w:rPr>
                <w:rStyle w:val="Hypertextovodkaz"/>
                <w:noProof/>
                <w:lang w:val="en-GB"/>
              </w:rPr>
              <w:t>4.6.2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Cross country matching</w:t>
            </w:r>
            <w:r>
              <w:rPr>
                <w:noProof/>
                <w:webHidden/>
              </w:rPr>
              <w:tab/>
            </w:r>
            <w:r>
              <w:rPr>
                <w:noProof/>
                <w:webHidden/>
              </w:rPr>
              <w:fldChar w:fldCharType="begin"/>
            </w:r>
            <w:r>
              <w:rPr>
                <w:noProof/>
                <w:webHidden/>
              </w:rPr>
              <w:instrText xml:space="preserve"> PAGEREF _Toc229586686 \h </w:instrText>
            </w:r>
            <w:r>
              <w:rPr>
                <w:noProof/>
                <w:webHidden/>
              </w:rPr>
            </w:r>
            <w:r>
              <w:rPr>
                <w:noProof/>
                <w:webHidden/>
              </w:rPr>
              <w:fldChar w:fldCharType="separate"/>
            </w:r>
            <w:r>
              <w:rPr>
                <w:noProof/>
                <w:webHidden/>
              </w:rPr>
              <w:t>28</w:t>
            </w:r>
            <w:r>
              <w:rPr>
                <w:noProof/>
                <w:webHidden/>
              </w:rPr>
              <w:fldChar w:fldCharType="end"/>
            </w:r>
          </w:hyperlink>
        </w:p>
        <w:p w14:paraId="2858E108" w14:textId="0061A396"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87" w:history="1">
            <w:r w:rsidRPr="0020311F">
              <w:rPr>
                <w:rStyle w:val="Hypertextovodkaz"/>
                <w:noProof/>
              </w:rPr>
              <w:t>4.7</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Data in MDG</w:t>
            </w:r>
            <w:r>
              <w:rPr>
                <w:noProof/>
                <w:webHidden/>
              </w:rPr>
              <w:tab/>
            </w:r>
            <w:r>
              <w:rPr>
                <w:noProof/>
                <w:webHidden/>
              </w:rPr>
              <w:fldChar w:fldCharType="begin"/>
            </w:r>
            <w:r>
              <w:rPr>
                <w:noProof/>
                <w:webHidden/>
              </w:rPr>
              <w:instrText xml:space="preserve"> PAGEREF _Toc229586687 \h </w:instrText>
            </w:r>
            <w:r>
              <w:rPr>
                <w:noProof/>
                <w:webHidden/>
              </w:rPr>
            </w:r>
            <w:r>
              <w:rPr>
                <w:noProof/>
                <w:webHidden/>
              </w:rPr>
              <w:fldChar w:fldCharType="separate"/>
            </w:r>
            <w:r>
              <w:rPr>
                <w:noProof/>
                <w:webHidden/>
              </w:rPr>
              <w:t>29</w:t>
            </w:r>
            <w:r>
              <w:rPr>
                <w:noProof/>
                <w:webHidden/>
              </w:rPr>
              <w:fldChar w:fldCharType="end"/>
            </w:r>
          </w:hyperlink>
        </w:p>
        <w:p w14:paraId="74BDC52C" w14:textId="2EC6EE59"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88" w:history="1">
            <w:r w:rsidRPr="0020311F">
              <w:rPr>
                <w:rStyle w:val="Hypertextovodkaz"/>
                <w:noProof/>
                <w:lang w:bidi="te-IN"/>
              </w:rPr>
              <w:t>4.7.1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bidi="te-IN"/>
              </w:rPr>
              <w:t>Multi-alphabet support</w:t>
            </w:r>
            <w:r>
              <w:rPr>
                <w:noProof/>
                <w:webHidden/>
              </w:rPr>
              <w:tab/>
            </w:r>
            <w:r>
              <w:rPr>
                <w:noProof/>
                <w:webHidden/>
              </w:rPr>
              <w:fldChar w:fldCharType="begin"/>
            </w:r>
            <w:r>
              <w:rPr>
                <w:noProof/>
                <w:webHidden/>
              </w:rPr>
              <w:instrText xml:space="preserve"> PAGEREF _Toc229586688 \h </w:instrText>
            </w:r>
            <w:r>
              <w:rPr>
                <w:noProof/>
                <w:webHidden/>
              </w:rPr>
            </w:r>
            <w:r>
              <w:rPr>
                <w:noProof/>
                <w:webHidden/>
              </w:rPr>
              <w:fldChar w:fldCharType="separate"/>
            </w:r>
            <w:r>
              <w:rPr>
                <w:noProof/>
                <w:webHidden/>
              </w:rPr>
              <w:t>32</w:t>
            </w:r>
            <w:r>
              <w:rPr>
                <w:noProof/>
                <w:webHidden/>
              </w:rPr>
              <w:fldChar w:fldCharType="end"/>
            </w:r>
          </w:hyperlink>
        </w:p>
        <w:p w14:paraId="2F421DF3" w14:textId="7BE94DD7"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89" w:history="1">
            <w:r w:rsidRPr="0020311F">
              <w:rPr>
                <w:rStyle w:val="Hypertextovodkaz"/>
                <w:noProof/>
              </w:rPr>
              <w:t>4.8</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Design of MDG</w:t>
            </w:r>
            <w:r>
              <w:rPr>
                <w:noProof/>
                <w:webHidden/>
              </w:rPr>
              <w:tab/>
            </w:r>
            <w:r>
              <w:rPr>
                <w:noProof/>
                <w:webHidden/>
              </w:rPr>
              <w:fldChar w:fldCharType="begin"/>
            </w:r>
            <w:r>
              <w:rPr>
                <w:noProof/>
                <w:webHidden/>
              </w:rPr>
              <w:instrText xml:space="preserve"> PAGEREF _Toc229586689 \h </w:instrText>
            </w:r>
            <w:r>
              <w:rPr>
                <w:noProof/>
                <w:webHidden/>
              </w:rPr>
            </w:r>
            <w:r>
              <w:rPr>
                <w:noProof/>
                <w:webHidden/>
              </w:rPr>
              <w:fldChar w:fldCharType="separate"/>
            </w:r>
            <w:r>
              <w:rPr>
                <w:noProof/>
                <w:webHidden/>
              </w:rPr>
              <w:t>32</w:t>
            </w:r>
            <w:r>
              <w:rPr>
                <w:noProof/>
                <w:webHidden/>
              </w:rPr>
              <w:fldChar w:fldCharType="end"/>
            </w:r>
          </w:hyperlink>
        </w:p>
        <w:p w14:paraId="1683BB96" w14:textId="2BD995A7"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0" w:history="1">
            <w:r w:rsidRPr="0020311F">
              <w:rPr>
                <w:rStyle w:val="Hypertextovodkaz"/>
                <w:noProof/>
                <w:lang w:val="en-GB"/>
              </w:rPr>
              <w:t>4.8.1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Application Search BP</w:t>
            </w:r>
            <w:r>
              <w:rPr>
                <w:noProof/>
                <w:webHidden/>
              </w:rPr>
              <w:tab/>
            </w:r>
            <w:r>
              <w:rPr>
                <w:noProof/>
                <w:webHidden/>
              </w:rPr>
              <w:fldChar w:fldCharType="begin"/>
            </w:r>
            <w:r>
              <w:rPr>
                <w:noProof/>
                <w:webHidden/>
              </w:rPr>
              <w:instrText xml:space="preserve"> PAGEREF _Toc229586690 \h </w:instrText>
            </w:r>
            <w:r>
              <w:rPr>
                <w:noProof/>
                <w:webHidden/>
              </w:rPr>
            </w:r>
            <w:r>
              <w:rPr>
                <w:noProof/>
                <w:webHidden/>
              </w:rPr>
              <w:fldChar w:fldCharType="separate"/>
            </w:r>
            <w:r>
              <w:rPr>
                <w:noProof/>
                <w:webHidden/>
              </w:rPr>
              <w:t>33</w:t>
            </w:r>
            <w:r>
              <w:rPr>
                <w:noProof/>
                <w:webHidden/>
              </w:rPr>
              <w:fldChar w:fldCharType="end"/>
            </w:r>
          </w:hyperlink>
        </w:p>
        <w:p w14:paraId="56C027D5" w14:textId="4FDD6DB9"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1" w:history="1">
            <w:r w:rsidRPr="0020311F">
              <w:rPr>
                <w:rStyle w:val="Hypertextovodkaz"/>
                <w:noProof/>
                <w:lang w:val="en-GB"/>
              </w:rPr>
              <w:t>4.8.2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rPr>
              <w:t>Applications Create BP and Change BP</w:t>
            </w:r>
            <w:r>
              <w:rPr>
                <w:noProof/>
                <w:webHidden/>
              </w:rPr>
              <w:tab/>
            </w:r>
            <w:r>
              <w:rPr>
                <w:noProof/>
                <w:webHidden/>
              </w:rPr>
              <w:fldChar w:fldCharType="begin"/>
            </w:r>
            <w:r>
              <w:rPr>
                <w:noProof/>
                <w:webHidden/>
              </w:rPr>
              <w:instrText xml:space="preserve"> PAGEREF _Toc229586691 \h </w:instrText>
            </w:r>
            <w:r>
              <w:rPr>
                <w:noProof/>
                <w:webHidden/>
              </w:rPr>
            </w:r>
            <w:r>
              <w:rPr>
                <w:noProof/>
                <w:webHidden/>
              </w:rPr>
              <w:fldChar w:fldCharType="separate"/>
            </w:r>
            <w:r>
              <w:rPr>
                <w:noProof/>
                <w:webHidden/>
              </w:rPr>
              <w:t>34</w:t>
            </w:r>
            <w:r>
              <w:rPr>
                <w:noProof/>
                <w:webHidden/>
              </w:rPr>
              <w:fldChar w:fldCharType="end"/>
            </w:r>
          </w:hyperlink>
        </w:p>
        <w:p w14:paraId="24C4F504" w14:textId="7E790AF8"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2" w:history="1">
            <w:r w:rsidRPr="0020311F">
              <w:rPr>
                <w:rStyle w:val="Hypertextovodkaz"/>
                <w:noProof/>
                <w:lang w:val="en-GB" w:bidi="te-IN"/>
              </w:rPr>
              <w:t>4.8.3</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bidi="te-IN"/>
              </w:rPr>
              <w:t>Application Display BP</w:t>
            </w:r>
            <w:r>
              <w:rPr>
                <w:noProof/>
                <w:webHidden/>
              </w:rPr>
              <w:tab/>
            </w:r>
            <w:r>
              <w:rPr>
                <w:noProof/>
                <w:webHidden/>
              </w:rPr>
              <w:fldChar w:fldCharType="begin"/>
            </w:r>
            <w:r>
              <w:rPr>
                <w:noProof/>
                <w:webHidden/>
              </w:rPr>
              <w:instrText xml:space="preserve"> PAGEREF _Toc229586692 \h </w:instrText>
            </w:r>
            <w:r>
              <w:rPr>
                <w:noProof/>
                <w:webHidden/>
              </w:rPr>
            </w:r>
            <w:r>
              <w:rPr>
                <w:noProof/>
                <w:webHidden/>
              </w:rPr>
              <w:fldChar w:fldCharType="separate"/>
            </w:r>
            <w:r>
              <w:rPr>
                <w:noProof/>
                <w:webHidden/>
              </w:rPr>
              <w:t>36</w:t>
            </w:r>
            <w:r>
              <w:rPr>
                <w:noProof/>
                <w:webHidden/>
              </w:rPr>
              <w:fldChar w:fldCharType="end"/>
            </w:r>
          </w:hyperlink>
        </w:p>
        <w:p w14:paraId="32F85DBD" w14:textId="0E544D39"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3" w:history="1">
            <w:r w:rsidRPr="0020311F">
              <w:rPr>
                <w:rStyle w:val="Hypertextovodkaz"/>
                <w:noProof/>
                <w:lang w:val="en-GB" w:bidi="te-IN"/>
              </w:rPr>
              <w:t>4.8.4</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bidi="te-IN"/>
              </w:rPr>
              <w:t>Application Search requests</w:t>
            </w:r>
            <w:r>
              <w:rPr>
                <w:noProof/>
                <w:webHidden/>
              </w:rPr>
              <w:tab/>
            </w:r>
            <w:r>
              <w:rPr>
                <w:noProof/>
                <w:webHidden/>
              </w:rPr>
              <w:fldChar w:fldCharType="begin"/>
            </w:r>
            <w:r>
              <w:rPr>
                <w:noProof/>
                <w:webHidden/>
              </w:rPr>
              <w:instrText xml:space="preserve"> PAGEREF _Toc229586693 \h </w:instrText>
            </w:r>
            <w:r>
              <w:rPr>
                <w:noProof/>
                <w:webHidden/>
              </w:rPr>
            </w:r>
            <w:r>
              <w:rPr>
                <w:noProof/>
                <w:webHidden/>
              </w:rPr>
              <w:fldChar w:fldCharType="separate"/>
            </w:r>
            <w:r>
              <w:rPr>
                <w:noProof/>
                <w:webHidden/>
              </w:rPr>
              <w:t>38</w:t>
            </w:r>
            <w:r>
              <w:rPr>
                <w:noProof/>
                <w:webHidden/>
              </w:rPr>
              <w:fldChar w:fldCharType="end"/>
            </w:r>
          </w:hyperlink>
        </w:p>
        <w:p w14:paraId="7D30F9D7" w14:textId="077F0978"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694" w:history="1">
            <w:r w:rsidRPr="0020311F">
              <w:rPr>
                <w:rStyle w:val="Hypertextovodkaz"/>
                <w:noProof/>
                <w:lang w:bidi="te-IN"/>
              </w:rPr>
              <w:t>4.9</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Authorizations</w:t>
            </w:r>
            <w:r>
              <w:rPr>
                <w:noProof/>
                <w:webHidden/>
              </w:rPr>
              <w:tab/>
            </w:r>
            <w:r>
              <w:rPr>
                <w:noProof/>
                <w:webHidden/>
              </w:rPr>
              <w:fldChar w:fldCharType="begin"/>
            </w:r>
            <w:r>
              <w:rPr>
                <w:noProof/>
                <w:webHidden/>
              </w:rPr>
              <w:instrText xml:space="preserve"> PAGEREF _Toc229586694 \h </w:instrText>
            </w:r>
            <w:r>
              <w:rPr>
                <w:noProof/>
                <w:webHidden/>
              </w:rPr>
            </w:r>
            <w:r>
              <w:rPr>
                <w:noProof/>
                <w:webHidden/>
              </w:rPr>
              <w:fldChar w:fldCharType="separate"/>
            </w:r>
            <w:r>
              <w:rPr>
                <w:noProof/>
                <w:webHidden/>
              </w:rPr>
              <w:t>40</w:t>
            </w:r>
            <w:r>
              <w:rPr>
                <w:noProof/>
                <w:webHidden/>
              </w:rPr>
              <w:fldChar w:fldCharType="end"/>
            </w:r>
          </w:hyperlink>
        </w:p>
        <w:p w14:paraId="5AEDB9AB" w14:textId="64E01BBD"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5" w:history="1">
            <w:r w:rsidRPr="0020311F">
              <w:rPr>
                <w:rStyle w:val="Hypertextovodkaz"/>
                <w:noProof/>
                <w:lang w:val="en-GB" w:bidi="te-IN"/>
              </w:rPr>
              <w:t>4.9.1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bidi="te-IN"/>
              </w:rPr>
              <w:t>Process roles</w:t>
            </w:r>
            <w:r>
              <w:rPr>
                <w:noProof/>
                <w:webHidden/>
              </w:rPr>
              <w:tab/>
            </w:r>
            <w:r>
              <w:rPr>
                <w:noProof/>
                <w:webHidden/>
              </w:rPr>
              <w:fldChar w:fldCharType="begin"/>
            </w:r>
            <w:r>
              <w:rPr>
                <w:noProof/>
                <w:webHidden/>
              </w:rPr>
              <w:instrText xml:space="preserve"> PAGEREF _Toc229586695 \h </w:instrText>
            </w:r>
            <w:r>
              <w:rPr>
                <w:noProof/>
                <w:webHidden/>
              </w:rPr>
            </w:r>
            <w:r>
              <w:rPr>
                <w:noProof/>
                <w:webHidden/>
              </w:rPr>
              <w:fldChar w:fldCharType="separate"/>
            </w:r>
            <w:r>
              <w:rPr>
                <w:noProof/>
                <w:webHidden/>
              </w:rPr>
              <w:t>40</w:t>
            </w:r>
            <w:r>
              <w:rPr>
                <w:noProof/>
                <w:webHidden/>
              </w:rPr>
              <w:fldChar w:fldCharType="end"/>
            </w:r>
          </w:hyperlink>
        </w:p>
        <w:p w14:paraId="6CF8CC08" w14:textId="63B4C155"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6" w:history="1">
            <w:r w:rsidRPr="0020311F">
              <w:rPr>
                <w:rStyle w:val="Hypertextovodkaz"/>
                <w:noProof/>
                <w:lang w:val="en-GB" w:bidi="te-IN"/>
              </w:rPr>
              <w:t>4.9.2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bidi="te-IN"/>
              </w:rPr>
              <w:t>Authorization objects</w:t>
            </w:r>
            <w:r>
              <w:rPr>
                <w:noProof/>
                <w:webHidden/>
              </w:rPr>
              <w:tab/>
            </w:r>
            <w:r>
              <w:rPr>
                <w:noProof/>
                <w:webHidden/>
              </w:rPr>
              <w:fldChar w:fldCharType="begin"/>
            </w:r>
            <w:r>
              <w:rPr>
                <w:noProof/>
                <w:webHidden/>
              </w:rPr>
              <w:instrText xml:space="preserve"> PAGEREF _Toc229586696 \h </w:instrText>
            </w:r>
            <w:r>
              <w:rPr>
                <w:noProof/>
                <w:webHidden/>
              </w:rPr>
            </w:r>
            <w:r>
              <w:rPr>
                <w:noProof/>
                <w:webHidden/>
              </w:rPr>
              <w:fldChar w:fldCharType="separate"/>
            </w:r>
            <w:r>
              <w:rPr>
                <w:noProof/>
                <w:webHidden/>
              </w:rPr>
              <w:t>41</w:t>
            </w:r>
            <w:r>
              <w:rPr>
                <w:noProof/>
                <w:webHidden/>
              </w:rPr>
              <w:fldChar w:fldCharType="end"/>
            </w:r>
          </w:hyperlink>
        </w:p>
        <w:p w14:paraId="1FB832DD" w14:textId="7CF7AACB"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7" w:history="1">
            <w:r w:rsidRPr="0020311F">
              <w:rPr>
                <w:rStyle w:val="Hypertextovodkaz"/>
                <w:noProof/>
                <w:lang w:val="en-GB" w:bidi="te-IN"/>
              </w:rPr>
              <w:t>4.9.3</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bidi="te-IN"/>
              </w:rPr>
              <w:t>Authorization roles</w:t>
            </w:r>
            <w:r>
              <w:rPr>
                <w:noProof/>
                <w:webHidden/>
              </w:rPr>
              <w:tab/>
            </w:r>
            <w:r>
              <w:rPr>
                <w:noProof/>
                <w:webHidden/>
              </w:rPr>
              <w:fldChar w:fldCharType="begin"/>
            </w:r>
            <w:r>
              <w:rPr>
                <w:noProof/>
                <w:webHidden/>
              </w:rPr>
              <w:instrText xml:space="preserve"> PAGEREF _Toc229586697 \h </w:instrText>
            </w:r>
            <w:r>
              <w:rPr>
                <w:noProof/>
                <w:webHidden/>
              </w:rPr>
            </w:r>
            <w:r>
              <w:rPr>
                <w:noProof/>
                <w:webHidden/>
              </w:rPr>
              <w:fldChar w:fldCharType="separate"/>
            </w:r>
            <w:r>
              <w:rPr>
                <w:noProof/>
                <w:webHidden/>
              </w:rPr>
              <w:t>41</w:t>
            </w:r>
            <w:r>
              <w:rPr>
                <w:noProof/>
                <w:webHidden/>
              </w:rPr>
              <w:fldChar w:fldCharType="end"/>
            </w:r>
          </w:hyperlink>
        </w:p>
        <w:p w14:paraId="788407BF" w14:textId="37B8C1A5"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698" w:history="1">
            <w:r w:rsidRPr="0020311F">
              <w:rPr>
                <w:rStyle w:val="Hypertextovodkaz"/>
                <w:noProof/>
                <w:lang w:val="en-GB" w:bidi="te-IN"/>
              </w:rPr>
              <w:t>4.9.4</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val="en-GB" w:bidi="te-IN"/>
              </w:rPr>
              <w:t>Fiori roles</w:t>
            </w:r>
            <w:r>
              <w:rPr>
                <w:noProof/>
                <w:webHidden/>
              </w:rPr>
              <w:tab/>
            </w:r>
            <w:r>
              <w:rPr>
                <w:noProof/>
                <w:webHidden/>
              </w:rPr>
              <w:fldChar w:fldCharType="begin"/>
            </w:r>
            <w:r>
              <w:rPr>
                <w:noProof/>
                <w:webHidden/>
              </w:rPr>
              <w:instrText xml:space="preserve"> PAGEREF _Toc229586698 \h </w:instrText>
            </w:r>
            <w:r>
              <w:rPr>
                <w:noProof/>
                <w:webHidden/>
              </w:rPr>
            </w:r>
            <w:r>
              <w:rPr>
                <w:noProof/>
                <w:webHidden/>
              </w:rPr>
              <w:fldChar w:fldCharType="separate"/>
            </w:r>
            <w:r>
              <w:rPr>
                <w:noProof/>
                <w:webHidden/>
              </w:rPr>
              <w:t>42</w:t>
            </w:r>
            <w:r>
              <w:rPr>
                <w:noProof/>
                <w:webHidden/>
              </w:rPr>
              <w:fldChar w:fldCharType="end"/>
            </w:r>
          </w:hyperlink>
        </w:p>
        <w:p w14:paraId="7C2A24D1" w14:textId="2FDF6976"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699" w:history="1">
            <w:r w:rsidRPr="0020311F">
              <w:rPr>
                <w:rStyle w:val="Hypertextovodkaz"/>
                <w:noProof/>
                <w:lang w:bidi="te-IN"/>
              </w:rPr>
              <w:t>5</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Integration</w:t>
            </w:r>
            <w:r>
              <w:rPr>
                <w:noProof/>
                <w:webHidden/>
              </w:rPr>
              <w:tab/>
            </w:r>
            <w:r>
              <w:rPr>
                <w:noProof/>
                <w:webHidden/>
              </w:rPr>
              <w:fldChar w:fldCharType="begin"/>
            </w:r>
            <w:r>
              <w:rPr>
                <w:noProof/>
                <w:webHidden/>
              </w:rPr>
              <w:instrText xml:space="preserve"> PAGEREF _Toc229586699 \h </w:instrText>
            </w:r>
            <w:r>
              <w:rPr>
                <w:noProof/>
                <w:webHidden/>
              </w:rPr>
            </w:r>
            <w:r>
              <w:rPr>
                <w:noProof/>
                <w:webHidden/>
              </w:rPr>
              <w:fldChar w:fldCharType="separate"/>
            </w:r>
            <w:r>
              <w:rPr>
                <w:noProof/>
                <w:webHidden/>
              </w:rPr>
              <w:t>43</w:t>
            </w:r>
            <w:r>
              <w:rPr>
                <w:noProof/>
                <w:webHidden/>
              </w:rPr>
              <w:fldChar w:fldCharType="end"/>
            </w:r>
          </w:hyperlink>
        </w:p>
        <w:p w14:paraId="77D35EA2" w14:textId="58D147C8"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00" w:history="1">
            <w:r w:rsidRPr="0020311F">
              <w:rPr>
                <w:rStyle w:val="Hypertextovodkaz"/>
                <w:noProof/>
              </w:rPr>
              <w:t>5.1</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Highlights</w:t>
            </w:r>
            <w:r>
              <w:rPr>
                <w:noProof/>
                <w:webHidden/>
              </w:rPr>
              <w:tab/>
            </w:r>
            <w:r>
              <w:rPr>
                <w:noProof/>
                <w:webHidden/>
              </w:rPr>
              <w:fldChar w:fldCharType="begin"/>
            </w:r>
            <w:r>
              <w:rPr>
                <w:noProof/>
                <w:webHidden/>
              </w:rPr>
              <w:instrText xml:space="preserve"> PAGEREF _Toc229586700 \h </w:instrText>
            </w:r>
            <w:r>
              <w:rPr>
                <w:noProof/>
                <w:webHidden/>
              </w:rPr>
            </w:r>
            <w:r>
              <w:rPr>
                <w:noProof/>
                <w:webHidden/>
              </w:rPr>
              <w:fldChar w:fldCharType="separate"/>
            </w:r>
            <w:r>
              <w:rPr>
                <w:noProof/>
                <w:webHidden/>
              </w:rPr>
              <w:t>43</w:t>
            </w:r>
            <w:r>
              <w:rPr>
                <w:noProof/>
                <w:webHidden/>
              </w:rPr>
              <w:fldChar w:fldCharType="end"/>
            </w:r>
          </w:hyperlink>
        </w:p>
        <w:p w14:paraId="02E25EAC" w14:textId="0DBAEA1C"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01" w:history="1">
            <w:r w:rsidRPr="0020311F">
              <w:rPr>
                <w:rStyle w:val="Hypertextovodkaz"/>
                <w:noProof/>
              </w:rPr>
              <w:t>5.1.1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Integration with SAP CZ</w:t>
            </w:r>
            <w:r>
              <w:rPr>
                <w:noProof/>
                <w:webHidden/>
              </w:rPr>
              <w:tab/>
            </w:r>
            <w:r>
              <w:rPr>
                <w:noProof/>
                <w:webHidden/>
              </w:rPr>
              <w:fldChar w:fldCharType="begin"/>
            </w:r>
            <w:r>
              <w:rPr>
                <w:noProof/>
                <w:webHidden/>
              </w:rPr>
              <w:instrText xml:space="preserve"> PAGEREF _Toc229586701 \h </w:instrText>
            </w:r>
            <w:r>
              <w:rPr>
                <w:noProof/>
                <w:webHidden/>
              </w:rPr>
            </w:r>
            <w:r>
              <w:rPr>
                <w:noProof/>
                <w:webHidden/>
              </w:rPr>
              <w:fldChar w:fldCharType="separate"/>
            </w:r>
            <w:r>
              <w:rPr>
                <w:noProof/>
                <w:webHidden/>
              </w:rPr>
              <w:t>43</w:t>
            </w:r>
            <w:r>
              <w:rPr>
                <w:noProof/>
                <w:webHidden/>
              </w:rPr>
              <w:fldChar w:fldCharType="end"/>
            </w:r>
          </w:hyperlink>
        </w:p>
        <w:p w14:paraId="41569CAA" w14:textId="51823DAE"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02" w:history="1">
            <w:r w:rsidRPr="0020311F">
              <w:rPr>
                <w:rStyle w:val="Hypertextovodkaz"/>
                <w:noProof/>
              </w:rPr>
              <w:t>5.1.2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Integration with BE and non-SAP</w:t>
            </w:r>
            <w:r>
              <w:rPr>
                <w:noProof/>
                <w:webHidden/>
              </w:rPr>
              <w:tab/>
            </w:r>
            <w:r>
              <w:rPr>
                <w:noProof/>
                <w:webHidden/>
              </w:rPr>
              <w:fldChar w:fldCharType="begin"/>
            </w:r>
            <w:r>
              <w:rPr>
                <w:noProof/>
                <w:webHidden/>
              </w:rPr>
              <w:instrText xml:space="preserve"> PAGEREF _Toc229586702 \h </w:instrText>
            </w:r>
            <w:r>
              <w:rPr>
                <w:noProof/>
                <w:webHidden/>
              </w:rPr>
            </w:r>
            <w:r>
              <w:rPr>
                <w:noProof/>
                <w:webHidden/>
              </w:rPr>
              <w:fldChar w:fldCharType="separate"/>
            </w:r>
            <w:r>
              <w:rPr>
                <w:noProof/>
                <w:webHidden/>
              </w:rPr>
              <w:t>43</w:t>
            </w:r>
            <w:r>
              <w:rPr>
                <w:noProof/>
                <w:webHidden/>
              </w:rPr>
              <w:fldChar w:fldCharType="end"/>
            </w:r>
          </w:hyperlink>
        </w:p>
        <w:p w14:paraId="32C4F7BC" w14:textId="68A042E9"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03" w:history="1">
            <w:r w:rsidRPr="0020311F">
              <w:rPr>
                <w:rStyle w:val="Hypertextovodkaz"/>
                <w:noProof/>
              </w:rPr>
              <w:t>5.2</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Interfaces</w:t>
            </w:r>
            <w:r>
              <w:rPr>
                <w:noProof/>
                <w:webHidden/>
              </w:rPr>
              <w:tab/>
            </w:r>
            <w:r>
              <w:rPr>
                <w:noProof/>
                <w:webHidden/>
              </w:rPr>
              <w:fldChar w:fldCharType="begin"/>
            </w:r>
            <w:r>
              <w:rPr>
                <w:noProof/>
                <w:webHidden/>
              </w:rPr>
              <w:instrText xml:space="preserve"> PAGEREF _Toc229586703 \h </w:instrText>
            </w:r>
            <w:r>
              <w:rPr>
                <w:noProof/>
                <w:webHidden/>
              </w:rPr>
            </w:r>
            <w:r>
              <w:rPr>
                <w:noProof/>
                <w:webHidden/>
              </w:rPr>
              <w:fldChar w:fldCharType="separate"/>
            </w:r>
            <w:r>
              <w:rPr>
                <w:noProof/>
                <w:webHidden/>
              </w:rPr>
              <w:t>44</w:t>
            </w:r>
            <w:r>
              <w:rPr>
                <w:noProof/>
                <w:webHidden/>
              </w:rPr>
              <w:fldChar w:fldCharType="end"/>
            </w:r>
          </w:hyperlink>
        </w:p>
        <w:p w14:paraId="4960A6D6" w14:textId="4986910B"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04" w:history="1">
            <w:r w:rsidRPr="0020311F">
              <w:rPr>
                <w:rStyle w:val="Hypertextovodkaz"/>
                <w:noProof/>
              </w:rPr>
              <w:t>5.2.1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IF-MAINTAIN</w:t>
            </w:r>
            <w:r>
              <w:rPr>
                <w:noProof/>
                <w:webHidden/>
              </w:rPr>
              <w:tab/>
            </w:r>
            <w:r>
              <w:rPr>
                <w:noProof/>
                <w:webHidden/>
              </w:rPr>
              <w:fldChar w:fldCharType="begin"/>
            </w:r>
            <w:r>
              <w:rPr>
                <w:noProof/>
                <w:webHidden/>
              </w:rPr>
              <w:instrText xml:space="preserve"> PAGEREF _Toc229586704 \h </w:instrText>
            </w:r>
            <w:r>
              <w:rPr>
                <w:noProof/>
                <w:webHidden/>
              </w:rPr>
            </w:r>
            <w:r>
              <w:rPr>
                <w:noProof/>
                <w:webHidden/>
              </w:rPr>
              <w:fldChar w:fldCharType="separate"/>
            </w:r>
            <w:r>
              <w:rPr>
                <w:noProof/>
                <w:webHidden/>
              </w:rPr>
              <w:t>45</w:t>
            </w:r>
            <w:r>
              <w:rPr>
                <w:noProof/>
                <w:webHidden/>
              </w:rPr>
              <w:fldChar w:fldCharType="end"/>
            </w:r>
          </w:hyperlink>
        </w:p>
        <w:p w14:paraId="1BED3AC8" w14:textId="58FFDF6A"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05" w:history="1">
            <w:r w:rsidRPr="0020311F">
              <w:rPr>
                <w:rStyle w:val="Hypertextovodkaz"/>
                <w:noProof/>
              </w:rPr>
              <w:t>5.2.2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IF-READ</w:t>
            </w:r>
            <w:r>
              <w:rPr>
                <w:noProof/>
                <w:webHidden/>
              </w:rPr>
              <w:tab/>
            </w:r>
            <w:r>
              <w:rPr>
                <w:noProof/>
                <w:webHidden/>
              </w:rPr>
              <w:fldChar w:fldCharType="begin"/>
            </w:r>
            <w:r>
              <w:rPr>
                <w:noProof/>
                <w:webHidden/>
              </w:rPr>
              <w:instrText xml:space="preserve"> PAGEREF _Toc229586705 \h </w:instrText>
            </w:r>
            <w:r>
              <w:rPr>
                <w:noProof/>
                <w:webHidden/>
              </w:rPr>
            </w:r>
            <w:r>
              <w:rPr>
                <w:noProof/>
                <w:webHidden/>
              </w:rPr>
              <w:fldChar w:fldCharType="separate"/>
            </w:r>
            <w:r>
              <w:rPr>
                <w:noProof/>
                <w:webHidden/>
              </w:rPr>
              <w:t>45</w:t>
            </w:r>
            <w:r>
              <w:rPr>
                <w:noProof/>
                <w:webHidden/>
              </w:rPr>
              <w:fldChar w:fldCharType="end"/>
            </w:r>
          </w:hyperlink>
        </w:p>
        <w:p w14:paraId="76F4D8BA" w14:textId="61EA4BC7"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06" w:history="1">
            <w:r w:rsidRPr="0020311F">
              <w:rPr>
                <w:rStyle w:val="Hypertextovodkaz"/>
                <w:noProof/>
              </w:rPr>
              <w:t>5.2.3</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IF-UPDATE</w:t>
            </w:r>
            <w:r>
              <w:rPr>
                <w:noProof/>
                <w:webHidden/>
              </w:rPr>
              <w:tab/>
            </w:r>
            <w:r>
              <w:rPr>
                <w:noProof/>
                <w:webHidden/>
              </w:rPr>
              <w:fldChar w:fldCharType="begin"/>
            </w:r>
            <w:r>
              <w:rPr>
                <w:noProof/>
                <w:webHidden/>
              </w:rPr>
              <w:instrText xml:space="preserve"> PAGEREF _Toc229586706 \h </w:instrText>
            </w:r>
            <w:r>
              <w:rPr>
                <w:noProof/>
                <w:webHidden/>
              </w:rPr>
            </w:r>
            <w:r>
              <w:rPr>
                <w:noProof/>
                <w:webHidden/>
              </w:rPr>
              <w:fldChar w:fldCharType="separate"/>
            </w:r>
            <w:r>
              <w:rPr>
                <w:noProof/>
                <w:webHidden/>
              </w:rPr>
              <w:t>46</w:t>
            </w:r>
            <w:r>
              <w:rPr>
                <w:noProof/>
                <w:webHidden/>
              </w:rPr>
              <w:fldChar w:fldCharType="end"/>
            </w:r>
          </w:hyperlink>
        </w:p>
        <w:p w14:paraId="2A2B621D" w14:textId="22119F20"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07" w:history="1">
            <w:r w:rsidRPr="0020311F">
              <w:rPr>
                <w:rStyle w:val="Hypertextovodkaz"/>
                <w:noProof/>
              </w:rPr>
              <w:t>5.2.4</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IF-NOTIFY</w:t>
            </w:r>
            <w:r>
              <w:rPr>
                <w:noProof/>
                <w:webHidden/>
              </w:rPr>
              <w:tab/>
            </w:r>
            <w:r>
              <w:rPr>
                <w:noProof/>
                <w:webHidden/>
              </w:rPr>
              <w:fldChar w:fldCharType="begin"/>
            </w:r>
            <w:r>
              <w:rPr>
                <w:noProof/>
                <w:webHidden/>
              </w:rPr>
              <w:instrText xml:space="preserve"> PAGEREF _Toc229586707 \h </w:instrText>
            </w:r>
            <w:r>
              <w:rPr>
                <w:noProof/>
                <w:webHidden/>
              </w:rPr>
            </w:r>
            <w:r>
              <w:rPr>
                <w:noProof/>
                <w:webHidden/>
              </w:rPr>
              <w:fldChar w:fldCharType="separate"/>
            </w:r>
            <w:r>
              <w:rPr>
                <w:noProof/>
                <w:webHidden/>
              </w:rPr>
              <w:t>46</w:t>
            </w:r>
            <w:r>
              <w:rPr>
                <w:noProof/>
                <w:webHidden/>
              </w:rPr>
              <w:fldChar w:fldCharType="end"/>
            </w:r>
          </w:hyperlink>
        </w:p>
        <w:p w14:paraId="5D5FC6D4" w14:textId="6D92A4B3"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08" w:history="1">
            <w:r w:rsidRPr="0020311F">
              <w:rPr>
                <w:rStyle w:val="Hypertextovodkaz"/>
                <w:noProof/>
              </w:rPr>
              <w:t>5.3</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SAP CZ</w:t>
            </w:r>
            <w:r>
              <w:rPr>
                <w:noProof/>
                <w:webHidden/>
              </w:rPr>
              <w:tab/>
            </w:r>
            <w:r>
              <w:rPr>
                <w:noProof/>
                <w:webHidden/>
              </w:rPr>
              <w:fldChar w:fldCharType="begin"/>
            </w:r>
            <w:r>
              <w:rPr>
                <w:noProof/>
                <w:webHidden/>
              </w:rPr>
              <w:instrText xml:space="preserve"> PAGEREF _Toc229586708 \h </w:instrText>
            </w:r>
            <w:r>
              <w:rPr>
                <w:noProof/>
                <w:webHidden/>
              </w:rPr>
            </w:r>
            <w:r>
              <w:rPr>
                <w:noProof/>
                <w:webHidden/>
              </w:rPr>
              <w:fldChar w:fldCharType="separate"/>
            </w:r>
            <w:r>
              <w:rPr>
                <w:noProof/>
                <w:webHidden/>
              </w:rPr>
              <w:t>46</w:t>
            </w:r>
            <w:r>
              <w:rPr>
                <w:noProof/>
                <w:webHidden/>
              </w:rPr>
              <w:fldChar w:fldCharType="end"/>
            </w:r>
          </w:hyperlink>
        </w:p>
        <w:p w14:paraId="3E5B9A1E" w14:textId="0738E9A7"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09" w:history="1">
            <w:r w:rsidRPr="0020311F">
              <w:rPr>
                <w:rStyle w:val="Hypertextovodkaz"/>
                <w:noProof/>
              </w:rPr>
              <w:t>5.3.1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cVerify change process</w:t>
            </w:r>
            <w:r>
              <w:rPr>
                <w:noProof/>
                <w:webHidden/>
              </w:rPr>
              <w:tab/>
            </w:r>
            <w:r>
              <w:rPr>
                <w:noProof/>
                <w:webHidden/>
              </w:rPr>
              <w:fldChar w:fldCharType="begin"/>
            </w:r>
            <w:r>
              <w:rPr>
                <w:noProof/>
                <w:webHidden/>
              </w:rPr>
              <w:instrText xml:space="preserve"> PAGEREF _Toc229586709 \h </w:instrText>
            </w:r>
            <w:r>
              <w:rPr>
                <w:noProof/>
                <w:webHidden/>
              </w:rPr>
            </w:r>
            <w:r>
              <w:rPr>
                <w:noProof/>
                <w:webHidden/>
              </w:rPr>
              <w:fldChar w:fldCharType="separate"/>
            </w:r>
            <w:r>
              <w:rPr>
                <w:noProof/>
                <w:webHidden/>
              </w:rPr>
              <w:t>47</w:t>
            </w:r>
            <w:r>
              <w:rPr>
                <w:noProof/>
                <w:webHidden/>
              </w:rPr>
              <w:fldChar w:fldCharType="end"/>
            </w:r>
          </w:hyperlink>
        </w:p>
        <w:p w14:paraId="5B344857" w14:textId="1819BFFD"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10" w:history="1">
            <w:r w:rsidRPr="0020311F">
              <w:rPr>
                <w:rStyle w:val="Hypertextovodkaz"/>
                <w:noProof/>
              </w:rPr>
              <w:t>5.4</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BE</w:t>
            </w:r>
            <w:r>
              <w:rPr>
                <w:noProof/>
                <w:webHidden/>
              </w:rPr>
              <w:tab/>
            </w:r>
            <w:r>
              <w:rPr>
                <w:noProof/>
                <w:webHidden/>
              </w:rPr>
              <w:fldChar w:fldCharType="begin"/>
            </w:r>
            <w:r>
              <w:rPr>
                <w:noProof/>
                <w:webHidden/>
              </w:rPr>
              <w:instrText xml:space="preserve"> PAGEREF _Toc229586710 \h </w:instrText>
            </w:r>
            <w:r>
              <w:rPr>
                <w:noProof/>
                <w:webHidden/>
              </w:rPr>
            </w:r>
            <w:r>
              <w:rPr>
                <w:noProof/>
                <w:webHidden/>
              </w:rPr>
              <w:fldChar w:fldCharType="separate"/>
            </w:r>
            <w:r>
              <w:rPr>
                <w:noProof/>
                <w:webHidden/>
              </w:rPr>
              <w:t>48</w:t>
            </w:r>
            <w:r>
              <w:rPr>
                <w:noProof/>
                <w:webHidden/>
              </w:rPr>
              <w:fldChar w:fldCharType="end"/>
            </w:r>
          </w:hyperlink>
        </w:p>
        <w:p w14:paraId="7FC80A78" w14:textId="6E574F86"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11" w:history="1">
            <w:r w:rsidRPr="0020311F">
              <w:rPr>
                <w:rStyle w:val="Hypertextovodkaz"/>
                <w:noProof/>
              </w:rPr>
              <w:t>5.5</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CLM</w:t>
            </w:r>
            <w:r>
              <w:rPr>
                <w:noProof/>
                <w:webHidden/>
              </w:rPr>
              <w:tab/>
            </w:r>
            <w:r>
              <w:rPr>
                <w:noProof/>
                <w:webHidden/>
              </w:rPr>
              <w:fldChar w:fldCharType="begin"/>
            </w:r>
            <w:r>
              <w:rPr>
                <w:noProof/>
                <w:webHidden/>
              </w:rPr>
              <w:instrText xml:space="preserve"> PAGEREF _Toc229586711 \h </w:instrText>
            </w:r>
            <w:r>
              <w:rPr>
                <w:noProof/>
                <w:webHidden/>
              </w:rPr>
            </w:r>
            <w:r>
              <w:rPr>
                <w:noProof/>
                <w:webHidden/>
              </w:rPr>
              <w:fldChar w:fldCharType="separate"/>
            </w:r>
            <w:r>
              <w:rPr>
                <w:noProof/>
                <w:webHidden/>
              </w:rPr>
              <w:t>48</w:t>
            </w:r>
            <w:r>
              <w:rPr>
                <w:noProof/>
                <w:webHidden/>
              </w:rPr>
              <w:fldChar w:fldCharType="end"/>
            </w:r>
          </w:hyperlink>
        </w:p>
        <w:p w14:paraId="384687C5" w14:textId="6567792A"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12" w:history="1">
            <w:r w:rsidRPr="0020311F">
              <w:rPr>
                <w:rStyle w:val="Hypertextovodkaz"/>
                <w:noProof/>
              </w:rPr>
              <w:t>5.6</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TPRM</w:t>
            </w:r>
            <w:r>
              <w:rPr>
                <w:noProof/>
                <w:webHidden/>
              </w:rPr>
              <w:tab/>
            </w:r>
            <w:r>
              <w:rPr>
                <w:noProof/>
                <w:webHidden/>
              </w:rPr>
              <w:fldChar w:fldCharType="begin"/>
            </w:r>
            <w:r>
              <w:rPr>
                <w:noProof/>
                <w:webHidden/>
              </w:rPr>
              <w:instrText xml:space="preserve"> PAGEREF _Toc229586712 \h </w:instrText>
            </w:r>
            <w:r>
              <w:rPr>
                <w:noProof/>
                <w:webHidden/>
              </w:rPr>
            </w:r>
            <w:r>
              <w:rPr>
                <w:noProof/>
                <w:webHidden/>
              </w:rPr>
              <w:fldChar w:fldCharType="separate"/>
            </w:r>
            <w:r>
              <w:rPr>
                <w:noProof/>
                <w:webHidden/>
              </w:rPr>
              <w:t>49</w:t>
            </w:r>
            <w:r>
              <w:rPr>
                <w:noProof/>
                <w:webHidden/>
              </w:rPr>
              <w:fldChar w:fldCharType="end"/>
            </w:r>
          </w:hyperlink>
        </w:p>
        <w:p w14:paraId="04D352E2" w14:textId="136C135E"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713" w:history="1">
            <w:r w:rsidRPr="0020311F">
              <w:rPr>
                <w:rStyle w:val="Hypertextovodkaz"/>
                <w:noProof/>
              </w:rPr>
              <w:t>6</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Project management</w:t>
            </w:r>
            <w:r>
              <w:rPr>
                <w:noProof/>
                <w:webHidden/>
              </w:rPr>
              <w:tab/>
            </w:r>
            <w:r>
              <w:rPr>
                <w:noProof/>
                <w:webHidden/>
              </w:rPr>
              <w:fldChar w:fldCharType="begin"/>
            </w:r>
            <w:r>
              <w:rPr>
                <w:noProof/>
                <w:webHidden/>
              </w:rPr>
              <w:instrText xml:space="preserve"> PAGEREF _Toc229586713 \h </w:instrText>
            </w:r>
            <w:r>
              <w:rPr>
                <w:noProof/>
                <w:webHidden/>
              </w:rPr>
            </w:r>
            <w:r>
              <w:rPr>
                <w:noProof/>
                <w:webHidden/>
              </w:rPr>
              <w:fldChar w:fldCharType="separate"/>
            </w:r>
            <w:r>
              <w:rPr>
                <w:noProof/>
                <w:webHidden/>
              </w:rPr>
              <w:t>50</w:t>
            </w:r>
            <w:r>
              <w:rPr>
                <w:noProof/>
                <w:webHidden/>
              </w:rPr>
              <w:fldChar w:fldCharType="end"/>
            </w:r>
          </w:hyperlink>
        </w:p>
        <w:p w14:paraId="3A1F5210" w14:textId="25C58E38"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14" w:history="1">
            <w:r w:rsidRPr="0020311F">
              <w:rPr>
                <w:rStyle w:val="Hypertextovodkaz"/>
                <w:noProof/>
              </w:rPr>
              <w:t>6.1</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Project plan</w:t>
            </w:r>
            <w:r>
              <w:rPr>
                <w:noProof/>
                <w:webHidden/>
              </w:rPr>
              <w:tab/>
            </w:r>
            <w:r>
              <w:rPr>
                <w:noProof/>
                <w:webHidden/>
              </w:rPr>
              <w:fldChar w:fldCharType="begin"/>
            </w:r>
            <w:r>
              <w:rPr>
                <w:noProof/>
                <w:webHidden/>
              </w:rPr>
              <w:instrText xml:space="preserve"> PAGEREF _Toc229586714 \h </w:instrText>
            </w:r>
            <w:r>
              <w:rPr>
                <w:noProof/>
                <w:webHidden/>
              </w:rPr>
            </w:r>
            <w:r>
              <w:rPr>
                <w:noProof/>
                <w:webHidden/>
              </w:rPr>
              <w:fldChar w:fldCharType="separate"/>
            </w:r>
            <w:r>
              <w:rPr>
                <w:noProof/>
                <w:webHidden/>
              </w:rPr>
              <w:t>50</w:t>
            </w:r>
            <w:r>
              <w:rPr>
                <w:noProof/>
                <w:webHidden/>
              </w:rPr>
              <w:fldChar w:fldCharType="end"/>
            </w:r>
          </w:hyperlink>
        </w:p>
        <w:p w14:paraId="5E9BFEDC" w14:textId="0B459405"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15" w:history="1">
            <w:r w:rsidRPr="0020311F">
              <w:rPr>
                <w:rStyle w:val="Hypertextovodkaz"/>
                <w:noProof/>
              </w:rPr>
              <w:t>6.2</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Project risks</w:t>
            </w:r>
            <w:r>
              <w:rPr>
                <w:noProof/>
                <w:webHidden/>
              </w:rPr>
              <w:tab/>
            </w:r>
            <w:r>
              <w:rPr>
                <w:noProof/>
                <w:webHidden/>
              </w:rPr>
              <w:fldChar w:fldCharType="begin"/>
            </w:r>
            <w:r>
              <w:rPr>
                <w:noProof/>
                <w:webHidden/>
              </w:rPr>
              <w:instrText xml:space="preserve"> PAGEREF _Toc229586715 \h </w:instrText>
            </w:r>
            <w:r>
              <w:rPr>
                <w:noProof/>
                <w:webHidden/>
              </w:rPr>
            </w:r>
            <w:r>
              <w:rPr>
                <w:noProof/>
                <w:webHidden/>
              </w:rPr>
              <w:fldChar w:fldCharType="separate"/>
            </w:r>
            <w:r>
              <w:rPr>
                <w:noProof/>
                <w:webHidden/>
              </w:rPr>
              <w:t>50</w:t>
            </w:r>
            <w:r>
              <w:rPr>
                <w:noProof/>
                <w:webHidden/>
              </w:rPr>
              <w:fldChar w:fldCharType="end"/>
            </w:r>
          </w:hyperlink>
        </w:p>
        <w:p w14:paraId="218D2FF7" w14:textId="11E96A4F"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716" w:history="1">
            <w:r w:rsidRPr="0020311F">
              <w:rPr>
                <w:rStyle w:val="Hypertextovodkaz"/>
                <w:noProof/>
              </w:rPr>
              <w:t>7</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Open issues</w:t>
            </w:r>
            <w:r>
              <w:rPr>
                <w:noProof/>
                <w:webHidden/>
              </w:rPr>
              <w:tab/>
            </w:r>
            <w:r>
              <w:rPr>
                <w:noProof/>
                <w:webHidden/>
              </w:rPr>
              <w:fldChar w:fldCharType="begin"/>
            </w:r>
            <w:r>
              <w:rPr>
                <w:noProof/>
                <w:webHidden/>
              </w:rPr>
              <w:instrText xml:space="preserve"> PAGEREF _Toc229586716 \h </w:instrText>
            </w:r>
            <w:r>
              <w:rPr>
                <w:noProof/>
                <w:webHidden/>
              </w:rPr>
            </w:r>
            <w:r>
              <w:rPr>
                <w:noProof/>
                <w:webHidden/>
              </w:rPr>
              <w:fldChar w:fldCharType="separate"/>
            </w:r>
            <w:r>
              <w:rPr>
                <w:noProof/>
                <w:webHidden/>
              </w:rPr>
              <w:t>52</w:t>
            </w:r>
            <w:r>
              <w:rPr>
                <w:noProof/>
                <w:webHidden/>
              </w:rPr>
              <w:fldChar w:fldCharType="end"/>
            </w:r>
          </w:hyperlink>
        </w:p>
        <w:p w14:paraId="4075DBBD" w14:textId="12C8F776"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17" w:history="1">
            <w:r w:rsidRPr="0020311F">
              <w:rPr>
                <w:rStyle w:val="Hypertextovodkaz"/>
                <w:noProof/>
                <w:lang w:bidi="te-IN"/>
              </w:rPr>
              <w:t>7.1</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Prepare environment for MDG - new standalone system</w:t>
            </w:r>
            <w:r>
              <w:rPr>
                <w:noProof/>
                <w:webHidden/>
              </w:rPr>
              <w:tab/>
            </w:r>
            <w:r>
              <w:rPr>
                <w:noProof/>
                <w:webHidden/>
              </w:rPr>
              <w:fldChar w:fldCharType="begin"/>
            </w:r>
            <w:r>
              <w:rPr>
                <w:noProof/>
                <w:webHidden/>
              </w:rPr>
              <w:instrText xml:space="preserve"> PAGEREF _Toc229586717 \h </w:instrText>
            </w:r>
            <w:r>
              <w:rPr>
                <w:noProof/>
                <w:webHidden/>
              </w:rPr>
            </w:r>
            <w:r>
              <w:rPr>
                <w:noProof/>
                <w:webHidden/>
              </w:rPr>
              <w:fldChar w:fldCharType="separate"/>
            </w:r>
            <w:r>
              <w:rPr>
                <w:noProof/>
                <w:webHidden/>
              </w:rPr>
              <w:t>52</w:t>
            </w:r>
            <w:r>
              <w:rPr>
                <w:noProof/>
                <w:webHidden/>
              </w:rPr>
              <w:fldChar w:fldCharType="end"/>
            </w:r>
          </w:hyperlink>
        </w:p>
        <w:p w14:paraId="047BC6AB" w14:textId="5E4D70B8"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18" w:history="1">
            <w:r w:rsidRPr="0020311F">
              <w:rPr>
                <w:rStyle w:val="Hypertextovodkaz"/>
                <w:noProof/>
                <w:lang w:bidi="te-IN"/>
              </w:rPr>
              <w:t>7.2</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Cyrillic and other alphabets</w:t>
            </w:r>
            <w:r>
              <w:rPr>
                <w:noProof/>
                <w:webHidden/>
              </w:rPr>
              <w:tab/>
            </w:r>
            <w:r>
              <w:rPr>
                <w:noProof/>
                <w:webHidden/>
              </w:rPr>
              <w:fldChar w:fldCharType="begin"/>
            </w:r>
            <w:r>
              <w:rPr>
                <w:noProof/>
                <w:webHidden/>
              </w:rPr>
              <w:instrText xml:space="preserve"> PAGEREF _Toc229586718 \h </w:instrText>
            </w:r>
            <w:r>
              <w:rPr>
                <w:noProof/>
                <w:webHidden/>
              </w:rPr>
            </w:r>
            <w:r>
              <w:rPr>
                <w:noProof/>
                <w:webHidden/>
              </w:rPr>
              <w:fldChar w:fldCharType="separate"/>
            </w:r>
            <w:r>
              <w:rPr>
                <w:noProof/>
                <w:webHidden/>
              </w:rPr>
              <w:t>53</w:t>
            </w:r>
            <w:r>
              <w:rPr>
                <w:noProof/>
                <w:webHidden/>
              </w:rPr>
              <w:fldChar w:fldCharType="end"/>
            </w:r>
          </w:hyperlink>
        </w:p>
        <w:p w14:paraId="1B813BE8" w14:textId="3F91D4CA"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19" w:history="1">
            <w:r w:rsidRPr="0020311F">
              <w:rPr>
                <w:rStyle w:val="Hypertextovodkaz"/>
                <w:noProof/>
                <w:lang w:bidi="te-IN"/>
              </w:rPr>
              <w:t>7.2.1</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lang w:bidi="te-IN"/>
              </w:rPr>
              <w:t>Using alphabet</w:t>
            </w:r>
            <w:r>
              <w:rPr>
                <w:noProof/>
                <w:webHidden/>
              </w:rPr>
              <w:tab/>
            </w:r>
            <w:r>
              <w:rPr>
                <w:noProof/>
                <w:webHidden/>
              </w:rPr>
              <w:fldChar w:fldCharType="begin"/>
            </w:r>
            <w:r>
              <w:rPr>
                <w:noProof/>
                <w:webHidden/>
              </w:rPr>
              <w:instrText xml:space="preserve"> PAGEREF _Toc229586719 \h </w:instrText>
            </w:r>
            <w:r>
              <w:rPr>
                <w:noProof/>
                <w:webHidden/>
              </w:rPr>
            </w:r>
            <w:r>
              <w:rPr>
                <w:noProof/>
                <w:webHidden/>
              </w:rPr>
              <w:fldChar w:fldCharType="separate"/>
            </w:r>
            <w:r>
              <w:rPr>
                <w:noProof/>
                <w:webHidden/>
              </w:rPr>
              <w:t>53</w:t>
            </w:r>
            <w:r>
              <w:rPr>
                <w:noProof/>
                <w:webHidden/>
              </w:rPr>
              <w:fldChar w:fldCharType="end"/>
            </w:r>
          </w:hyperlink>
        </w:p>
        <w:p w14:paraId="47E3E615" w14:textId="1F0F76DF" w:rsidR="004C26EA" w:rsidRDefault="004C26EA">
          <w:pPr>
            <w:pStyle w:val="Obsah3"/>
            <w:tabs>
              <w:tab w:val="left" w:pos="1200"/>
              <w:tab w:val="right" w:leader="dot" w:pos="9062"/>
            </w:tabs>
            <w:rPr>
              <w:rFonts w:asciiTheme="minorHAnsi" w:eastAsiaTheme="minorEastAsia" w:hAnsiTheme="minorHAnsi" w:cstheme="minorBidi"/>
              <w:i w:val="0"/>
              <w:iCs w:val="0"/>
              <w:noProof/>
              <w:kern w:val="2"/>
              <w:sz w:val="24"/>
              <w:szCs w:val="24"/>
              <w:lang w:val="cs-CZ"/>
              <w14:ligatures w14:val="standardContextual"/>
            </w:rPr>
          </w:pPr>
          <w:hyperlink w:anchor="_Toc229586720" w:history="1">
            <w:r w:rsidRPr="0020311F">
              <w:rPr>
                <w:rStyle w:val="Hypertextovodkaz"/>
                <w:noProof/>
              </w:rPr>
              <w:t>7.2.2</w:t>
            </w:r>
            <w:r>
              <w:rPr>
                <w:rFonts w:asciiTheme="minorHAnsi" w:eastAsiaTheme="minorEastAsia" w:hAnsiTheme="minorHAnsi" w:cstheme="minorBidi"/>
                <w:i w:val="0"/>
                <w:iCs w:val="0"/>
                <w:noProof/>
                <w:kern w:val="2"/>
                <w:sz w:val="24"/>
                <w:szCs w:val="24"/>
                <w:lang w:val="cs-CZ"/>
                <w14:ligatures w14:val="standardContextual"/>
              </w:rPr>
              <w:tab/>
            </w:r>
            <w:r w:rsidRPr="0020311F">
              <w:rPr>
                <w:rStyle w:val="Hypertextovodkaz"/>
                <w:noProof/>
              </w:rPr>
              <w:t>Cyrillic in SAP BE</w:t>
            </w:r>
            <w:r>
              <w:rPr>
                <w:noProof/>
                <w:webHidden/>
              </w:rPr>
              <w:tab/>
            </w:r>
            <w:r>
              <w:rPr>
                <w:noProof/>
                <w:webHidden/>
              </w:rPr>
              <w:fldChar w:fldCharType="begin"/>
            </w:r>
            <w:r>
              <w:rPr>
                <w:noProof/>
                <w:webHidden/>
              </w:rPr>
              <w:instrText xml:space="preserve"> PAGEREF _Toc229586720 \h </w:instrText>
            </w:r>
            <w:r>
              <w:rPr>
                <w:noProof/>
                <w:webHidden/>
              </w:rPr>
            </w:r>
            <w:r>
              <w:rPr>
                <w:noProof/>
                <w:webHidden/>
              </w:rPr>
              <w:fldChar w:fldCharType="separate"/>
            </w:r>
            <w:r>
              <w:rPr>
                <w:noProof/>
                <w:webHidden/>
              </w:rPr>
              <w:t>54</w:t>
            </w:r>
            <w:r>
              <w:rPr>
                <w:noProof/>
                <w:webHidden/>
              </w:rPr>
              <w:fldChar w:fldCharType="end"/>
            </w:r>
          </w:hyperlink>
        </w:p>
        <w:p w14:paraId="0CFE9351" w14:textId="2FB1FE3D"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23" w:history="1">
            <w:r w:rsidRPr="0020311F">
              <w:rPr>
                <w:rStyle w:val="Hypertextovodkaz"/>
                <w:noProof/>
                <w:lang w:bidi="te-IN"/>
              </w:rPr>
              <w:t>7.3</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MDG Attribute for TPRM</w:t>
            </w:r>
            <w:r>
              <w:rPr>
                <w:noProof/>
                <w:webHidden/>
              </w:rPr>
              <w:tab/>
            </w:r>
            <w:r>
              <w:rPr>
                <w:noProof/>
                <w:webHidden/>
              </w:rPr>
              <w:fldChar w:fldCharType="begin"/>
            </w:r>
            <w:r>
              <w:rPr>
                <w:noProof/>
                <w:webHidden/>
              </w:rPr>
              <w:instrText xml:space="preserve"> PAGEREF _Toc229586723 \h </w:instrText>
            </w:r>
            <w:r>
              <w:rPr>
                <w:noProof/>
                <w:webHidden/>
              </w:rPr>
            </w:r>
            <w:r>
              <w:rPr>
                <w:noProof/>
                <w:webHidden/>
              </w:rPr>
              <w:fldChar w:fldCharType="separate"/>
            </w:r>
            <w:r>
              <w:rPr>
                <w:noProof/>
                <w:webHidden/>
              </w:rPr>
              <w:t>55</w:t>
            </w:r>
            <w:r>
              <w:rPr>
                <w:noProof/>
                <w:webHidden/>
              </w:rPr>
              <w:fldChar w:fldCharType="end"/>
            </w:r>
          </w:hyperlink>
        </w:p>
        <w:p w14:paraId="1D663C2E" w14:textId="13A85E4E"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24" w:history="1">
            <w:r w:rsidRPr="0020311F">
              <w:rPr>
                <w:rStyle w:val="Hypertextovodkaz"/>
                <w:noProof/>
                <w:lang w:bidi="te-IN"/>
              </w:rPr>
              <w:t>7.4</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TPRM integration with MDG</w:t>
            </w:r>
            <w:r>
              <w:rPr>
                <w:noProof/>
                <w:webHidden/>
              </w:rPr>
              <w:tab/>
            </w:r>
            <w:r>
              <w:rPr>
                <w:noProof/>
                <w:webHidden/>
              </w:rPr>
              <w:fldChar w:fldCharType="begin"/>
            </w:r>
            <w:r>
              <w:rPr>
                <w:noProof/>
                <w:webHidden/>
              </w:rPr>
              <w:instrText xml:space="preserve"> PAGEREF _Toc229586724 \h </w:instrText>
            </w:r>
            <w:r>
              <w:rPr>
                <w:noProof/>
                <w:webHidden/>
              </w:rPr>
            </w:r>
            <w:r>
              <w:rPr>
                <w:noProof/>
                <w:webHidden/>
              </w:rPr>
              <w:fldChar w:fldCharType="separate"/>
            </w:r>
            <w:r>
              <w:rPr>
                <w:noProof/>
                <w:webHidden/>
              </w:rPr>
              <w:t>55</w:t>
            </w:r>
            <w:r>
              <w:rPr>
                <w:noProof/>
                <w:webHidden/>
              </w:rPr>
              <w:fldChar w:fldCharType="end"/>
            </w:r>
          </w:hyperlink>
        </w:p>
        <w:p w14:paraId="761F7B90" w14:textId="6F8B6B28"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25" w:history="1">
            <w:r w:rsidRPr="0020311F">
              <w:rPr>
                <w:rStyle w:val="Hypertextovodkaz"/>
                <w:noProof/>
                <w:lang w:bidi="te-IN"/>
              </w:rPr>
              <w:t>7.5</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Deduplication and matching</w:t>
            </w:r>
            <w:r>
              <w:rPr>
                <w:noProof/>
                <w:webHidden/>
              </w:rPr>
              <w:tab/>
            </w:r>
            <w:r>
              <w:rPr>
                <w:noProof/>
                <w:webHidden/>
              </w:rPr>
              <w:fldChar w:fldCharType="begin"/>
            </w:r>
            <w:r>
              <w:rPr>
                <w:noProof/>
                <w:webHidden/>
              </w:rPr>
              <w:instrText xml:space="preserve"> PAGEREF _Toc229586725 \h </w:instrText>
            </w:r>
            <w:r>
              <w:rPr>
                <w:noProof/>
                <w:webHidden/>
              </w:rPr>
            </w:r>
            <w:r>
              <w:rPr>
                <w:noProof/>
                <w:webHidden/>
              </w:rPr>
              <w:fldChar w:fldCharType="separate"/>
            </w:r>
            <w:r>
              <w:rPr>
                <w:noProof/>
                <w:webHidden/>
              </w:rPr>
              <w:t>56</w:t>
            </w:r>
            <w:r>
              <w:rPr>
                <w:noProof/>
                <w:webHidden/>
              </w:rPr>
              <w:fldChar w:fldCharType="end"/>
            </w:r>
          </w:hyperlink>
        </w:p>
        <w:p w14:paraId="30D42EC3" w14:textId="16C6CEAD"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27" w:history="1">
            <w:r w:rsidRPr="0020311F">
              <w:rPr>
                <w:rStyle w:val="Hypertextovodkaz"/>
                <w:noProof/>
                <w:lang w:bidi="te-IN"/>
              </w:rPr>
              <w:t>7.6</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Integration SAP CZ with MDG via SOAP</w:t>
            </w:r>
            <w:r>
              <w:rPr>
                <w:noProof/>
                <w:webHidden/>
              </w:rPr>
              <w:tab/>
            </w:r>
            <w:r>
              <w:rPr>
                <w:noProof/>
                <w:webHidden/>
              </w:rPr>
              <w:fldChar w:fldCharType="begin"/>
            </w:r>
            <w:r>
              <w:rPr>
                <w:noProof/>
                <w:webHidden/>
              </w:rPr>
              <w:instrText xml:space="preserve"> PAGEREF _Toc229586727 \h </w:instrText>
            </w:r>
            <w:r>
              <w:rPr>
                <w:noProof/>
                <w:webHidden/>
              </w:rPr>
            </w:r>
            <w:r>
              <w:rPr>
                <w:noProof/>
                <w:webHidden/>
              </w:rPr>
              <w:fldChar w:fldCharType="separate"/>
            </w:r>
            <w:r>
              <w:rPr>
                <w:noProof/>
                <w:webHidden/>
              </w:rPr>
              <w:t>56</w:t>
            </w:r>
            <w:r>
              <w:rPr>
                <w:noProof/>
                <w:webHidden/>
              </w:rPr>
              <w:fldChar w:fldCharType="end"/>
            </w:r>
          </w:hyperlink>
        </w:p>
        <w:p w14:paraId="5712B499" w14:textId="0DDE4207"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29" w:history="1">
            <w:r w:rsidRPr="0020311F">
              <w:rPr>
                <w:rStyle w:val="Hypertextovodkaz"/>
                <w:noProof/>
                <w:lang w:bidi="te-IN"/>
              </w:rPr>
              <w:t>7.7</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lang w:bidi="te-IN"/>
              </w:rPr>
              <w:t>Central user management</w:t>
            </w:r>
            <w:r>
              <w:rPr>
                <w:noProof/>
                <w:webHidden/>
              </w:rPr>
              <w:tab/>
            </w:r>
            <w:r>
              <w:rPr>
                <w:noProof/>
                <w:webHidden/>
              </w:rPr>
              <w:fldChar w:fldCharType="begin"/>
            </w:r>
            <w:r>
              <w:rPr>
                <w:noProof/>
                <w:webHidden/>
              </w:rPr>
              <w:instrText xml:space="preserve"> PAGEREF _Toc229586729 \h </w:instrText>
            </w:r>
            <w:r>
              <w:rPr>
                <w:noProof/>
                <w:webHidden/>
              </w:rPr>
            </w:r>
            <w:r>
              <w:rPr>
                <w:noProof/>
                <w:webHidden/>
              </w:rPr>
              <w:fldChar w:fldCharType="separate"/>
            </w:r>
            <w:r>
              <w:rPr>
                <w:noProof/>
                <w:webHidden/>
              </w:rPr>
              <w:t>56</w:t>
            </w:r>
            <w:r>
              <w:rPr>
                <w:noProof/>
                <w:webHidden/>
              </w:rPr>
              <w:fldChar w:fldCharType="end"/>
            </w:r>
          </w:hyperlink>
        </w:p>
        <w:p w14:paraId="03A72F8C" w14:textId="30B70FC7"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30" w:history="1">
            <w:r w:rsidRPr="0020311F">
              <w:rPr>
                <w:rStyle w:val="Hypertextovodkaz"/>
                <w:noProof/>
              </w:rPr>
              <w:t>7.8</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Change of BPs which are shared between CZ/SK and BE</w:t>
            </w:r>
            <w:r>
              <w:rPr>
                <w:noProof/>
                <w:webHidden/>
              </w:rPr>
              <w:tab/>
            </w:r>
            <w:r>
              <w:rPr>
                <w:noProof/>
                <w:webHidden/>
              </w:rPr>
              <w:fldChar w:fldCharType="begin"/>
            </w:r>
            <w:r>
              <w:rPr>
                <w:noProof/>
                <w:webHidden/>
              </w:rPr>
              <w:instrText xml:space="preserve"> PAGEREF _Toc229586730 \h </w:instrText>
            </w:r>
            <w:r>
              <w:rPr>
                <w:noProof/>
                <w:webHidden/>
              </w:rPr>
            </w:r>
            <w:r>
              <w:rPr>
                <w:noProof/>
                <w:webHidden/>
              </w:rPr>
              <w:fldChar w:fldCharType="separate"/>
            </w:r>
            <w:r>
              <w:rPr>
                <w:noProof/>
                <w:webHidden/>
              </w:rPr>
              <w:t>57</w:t>
            </w:r>
            <w:r>
              <w:rPr>
                <w:noProof/>
                <w:webHidden/>
              </w:rPr>
              <w:fldChar w:fldCharType="end"/>
            </w:r>
          </w:hyperlink>
        </w:p>
        <w:p w14:paraId="3FD7B8CB" w14:textId="6145026F"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31" w:history="1">
            <w:r w:rsidRPr="0020311F">
              <w:rPr>
                <w:rStyle w:val="Hypertextovodkaz"/>
                <w:noProof/>
              </w:rPr>
              <w:t>7.9</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Only vendors are in system SAP BE</w:t>
            </w:r>
            <w:r>
              <w:rPr>
                <w:noProof/>
                <w:webHidden/>
              </w:rPr>
              <w:tab/>
            </w:r>
            <w:r>
              <w:rPr>
                <w:noProof/>
                <w:webHidden/>
              </w:rPr>
              <w:fldChar w:fldCharType="begin"/>
            </w:r>
            <w:r>
              <w:rPr>
                <w:noProof/>
                <w:webHidden/>
              </w:rPr>
              <w:instrText xml:space="preserve"> PAGEREF _Toc229586731 \h </w:instrText>
            </w:r>
            <w:r>
              <w:rPr>
                <w:noProof/>
                <w:webHidden/>
              </w:rPr>
            </w:r>
            <w:r>
              <w:rPr>
                <w:noProof/>
                <w:webHidden/>
              </w:rPr>
              <w:fldChar w:fldCharType="separate"/>
            </w:r>
            <w:r>
              <w:rPr>
                <w:noProof/>
                <w:webHidden/>
              </w:rPr>
              <w:t>57</w:t>
            </w:r>
            <w:r>
              <w:rPr>
                <w:noProof/>
                <w:webHidden/>
              </w:rPr>
              <w:fldChar w:fldCharType="end"/>
            </w:r>
          </w:hyperlink>
        </w:p>
        <w:p w14:paraId="51D920A8" w14:textId="26E4E365"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732" w:history="1">
            <w:r w:rsidRPr="0020311F">
              <w:rPr>
                <w:rStyle w:val="Hypertextovodkaz"/>
                <w:noProof/>
              </w:rPr>
              <w:t>8</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Attachments</w:t>
            </w:r>
            <w:r>
              <w:rPr>
                <w:noProof/>
                <w:webHidden/>
              </w:rPr>
              <w:tab/>
            </w:r>
            <w:r>
              <w:rPr>
                <w:noProof/>
                <w:webHidden/>
              </w:rPr>
              <w:fldChar w:fldCharType="begin"/>
            </w:r>
            <w:r>
              <w:rPr>
                <w:noProof/>
                <w:webHidden/>
              </w:rPr>
              <w:instrText xml:space="preserve"> PAGEREF _Toc229586732 \h </w:instrText>
            </w:r>
            <w:r>
              <w:rPr>
                <w:noProof/>
                <w:webHidden/>
              </w:rPr>
            </w:r>
            <w:r>
              <w:rPr>
                <w:noProof/>
                <w:webHidden/>
              </w:rPr>
              <w:fldChar w:fldCharType="separate"/>
            </w:r>
            <w:r>
              <w:rPr>
                <w:noProof/>
                <w:webHidden/>
              </w:rPr>
              <w:t>57</w:t>
            </w:r>
            <w:r>
              <w:rPr>
                <w:noProof/>
                <w:webHidden/>
              </w:rPr>
              <w:fldChar w:fldCharType="end"/>
            </w:r>
          </w:hyperlink>
        </w:p>
        <w:p w14:paraId="11C6AFDD" w14:textId="7AC51F52"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733" w:history="1">
            <w:r w:rsidRPr="0020311F">
              <w:rPr>
                <w:rStyle w:val="Hypertextovodkaz"/>
                <w:noProof/>
              </w:rPr>
              <w:t>9</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Prerequisites</w:t>
            </w:r>
            <w:r>
              <w:rPr>
                <w:noProof/>
                <w:webHidden/>
              </w:rPr>
              <w:tab/>
            </w:r>
            <w:r>
              <w:rPr>
                <w:noProof/>
                <w:webHidden/>
              </w:rPr>
              <w:fldChar w:fldCharType="begin"/>
            </w:r>
            <w:r>
              <w:rPr>
                <w:noProof/>
                <w:webHidden/>
              </w:rPr>
              <w:instrText xml:space="preserve"> PAGEREF _Toc229586733 \h </w:instrText>
            </w:r>
            <w:r>
              <w:rPr>
                <w:noProof/>
                <w:webHidden/>
              </w:rPr>
            </w:r>
            <w:r>
              <w:rPr>
                <w:noProof/>
                <w:webHidden/>
              </w:rPr>
              <w:fldChar w:fldCharType="separate"/>
            </w:r>
            <w:r>
              <w:rPr>
                <w:noProof/>
                <w:webHidden/>
              </w:rPr>
              <w:t>58</w:t>
            </w:r>
            <w:r>
              <w:rPr>
                <w:noProof/>
                <w:webHidden/>
              </w:rPr>
              <w:fldChar w:fldCharType="end"/>
            </w:r>
          </w:hyperlink>
        </w:p>
        <w:p w14:paraId="0E557B2B" w14:textId="417382EF"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34" w:history="1">
            <w:r w:rsidRPr="0020311F">
              <w:rPr>
                <w:rStyle w:val="Hypertextovodkaz"/>
                <w:noProof/>
              </w:rPr>
              <w:t>9.1</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Prerequisites for starting the Realize phase</w:t>
            </w:r>
            <w:r>
              <w:rPr>
                <w:noProof/>
                <w:webHidden/>
              </w:rPr>
              <w:tab/>
            </w:r>
            <w:r>
              <w:rPr>
                <w:noProof/>
                <w:webHidden/>
              </w:rPr>
              <w:fldChar w:fldCharType="begin"/>
            </w:r>
            <w:r>
              <w:rPr>
                <w:noProof/>
                <w:webHidden/>
              </w:rPr>
              <w:instrText xml:space="preserve"> PAGEREF _Toc229586734 \h </w:instrText>
            </w:r>
            <w:r>
              <w:rPr>
                <w:noProof/>
                <w:webHidden/>
              </w:rPr>
            </w:r>
            <w:r>
              <w:rPr>
                <w:noProof/>
                <w:webHidden/>
              </w:rPr>
              <w:fldChar w:fldCharType="separate"/>
            </w:r>
            <w:r>
              <w:rPr>
                <w:noProof/>
                <w:webHidden/>
              </w:rPr>
              <w:t>58</w:t>
            </w:r>
            <w:r>
              <w:rPr>
                <w:noProof/>
                <w:webHidden/>
              </w:rPr>
              <w:fldChar w:fldCharType="end"/>
            </w:r>
          </w:hyperlink>
        </w:p>
        <w:p w14:paraId="0062D7D9" w14:textId="5F30CE9E" w:rsidR="004C26EA" w:rsidRDefault="004C26EA">
          <w:pPr>
            <w:pStyle w:val="Obsah2"/>
            <w:tabs>
              <w:tab w:val="left" w:pos="960"/>
              <w:tab w:val="right" w:leader="dot" w:pos="9062"/>
            </w:tabs>
            <w:rPr>
              <w:rFonts w:asciiTheme="minorHAnsi" w:eastAsiaTheme="minorEastAsia" w:hAnsiTheme="minorHAnsi" w:cstheme="minorBidi"/>
              <w:smallCaps w:val="0"/>
              <w:noProof/>
              <w:kern w:val="2"/>
              <w:sz w:val="24"/>
              <w:szCs w:val="24"/>
              <w:lang w:val="cs-CZ"/>
              <w14:ligatures w14:val="standardContextual"/>
            </w:rPr>
          </w:pPr>
          <w:hyperlink w:anchor="_Toc229586735" w:history="1">
            <w:r w:rsidRPr="0020311F">
              <w:rPr>
                <w:rStyle w:val="Hypertextovodkaz"/>
                <w:noProof/>
              </w:rPr>
              <w:t>9.2</w:t>
            </w:r>
            <w:r>
              <w:rPr>
                <w:rFonts w:asciiTheme="minorHAnsi" w:eastAsiaTheme="minorEastAsia" w:hAnsiTheme="minorHAnsi" w:cstheme="minorBidi"/>
                <w:smallCaps w:val="0"/>
                <w:noProof/>
                <w:kern w:val="2"/>
                <w:sz w:val="24"/>
                <w:szCs w:val="24"/>
                <w:lang w:val="cs-CZ"/>
                <w14:ligatures w14:val="standardContextual"/>
              </w:rPr>
              <w:tab/>
            </w:r>
            <w:r w:rsidRPr="0020311F">
              <w:rPr>
                <w:rStyle w:val="Hypertextovodkaz"/>
                <w:noProof/>
              </w:rPr>
              <w:t>Prerequisites for deduplication and matching</w:t>
            </w:r>
            <w:r>
              <w:rPr>
                <w:noProof/>
                <w:webHidden/>
              </w:rPr>
              <w:tab/>
            </w:r>
            <w:r>
              <w:rPr>
                <w:noProof/>
                <w:webHidden/>
              </w:rPr>
              <w:fldChar w:fldCharType="begin"/>
            </w:r>
            <w:r>
              <w:rPr>
                <w:noProof/>
                <w:webHidden/>
              </w:rPr>
              <w:instrText xml:space="preserve"> PAGEREF _Toc229586735 \h </w:instrText>
            </w:r>
            <w:r>
              <w:rPr>
                <w:noProof/>
                <w:webHidden/>
              </w:rPr>
            </w:r>
            <w:r>
              <w:rPr>
                <w:noProof/>
                <w:webHidden/>
              </w:rPr>
              <w:fldChar w:fldCharType="separate"/>
            </w:r>
            <w:r>
              <w:rPr>
                <w:noProof/>
                <w:webHidden/>
              </w:rPr>
              <w:t>59</w:t>
            </w:r>
            <w:r>
              <w:rPr>
                <w:noProof/>
                <w:webHidden/>
              </w:rPr>
              <w:fldChar w:fldCharType="end"/>
            </w:r>
          </w:hyperlink>
        </w:p>
        <w:p w14:paraId="6AFF4E49" w14:textId="5AEF3D47"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736" w:history="1">
            <w:r w:rsidRPr="0020311F">
              <w:rPr>
                <w:rStyle w:val="Hypertextovodkaz"/>
                <w:noProof/>
              </w:rPr>
              <w:t>10</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noProof/>
              </w:rPr>
              <w:t>Abbreviations used</w:t>
            </w:r>
            <w:r>
              <w:rPr>
                <w:noProof/>
                <w:webHidden/>
              </w:rPr>
              <w:tab/>
            </w:r>
            <w:r>
              <w:rPr>
                <w:noProof/>
                <w:webHidden/>
              </w:rPr>
              <w:fldChar w:fldCharType="begin"/>
            </w:r>
            <w:r>
              <w:rPr>
                <w:noProof/>
                <w:webHidden/>
              </w:rPr>
              <w:instrText xml:space="preserve"> PAGEREF _Toc229586736 \h </w:instrText>
            </w:r>
            <w:r>
              <w:rPr>
                <w:noProof/>
                <w:webHidden/>
              </w:rPr>
            </w:r>
            <w:r>
              <w:rPr>
                <w:noProof/>
                <w:webHidden/>
              </w:rPr>
              <w:fldChar w:fldCharType="separate"/>
            </w:r>
            <w:r>
              <w:rPr>
                <w:noProof/>
                <w:webHidden/>
              </w:rPr>
              <w:t>60</w:t>
            </w:r>
            <w:r>
              <w:rPr>
                <w:noProof/>
                <w:webHidden/>
              </w:rPr>
              <w:fldChar w:fldCharType="end"/>
            </w:r>
          </w:hyperlink>
        </w:p>
        <w:p w14:paraId="5F6B3809" w14:textId="7C2637F6" w:rsidR="004C26EA" w:rsidRDefault="004C26EA">
          <w:pPr>
            <w:pStyle w:val="Obsah1"/>
            <w:tabs>
              <w:tab w:val="left" w:pos="480"/>
              <w:tab w:val="right" w:leader="dot" w:pos="9062"/>
            </w:tabs>
            <w:rPr>
              <w:rFonts w:asciiTheme="minorHAnsi" w:eastAsiaTheme="minorEastAsia" w:hAnsiTheme="minorHAnsi" w:cstheme="minorBidi"/>
              <w:b w:val="0"/>
              <w:bCs w:val="0"/>
              <w:caps w:val="0"/>
              <w:noProof/>
              <w:kern w:val="2"/>
              <w:sz w:val="24"/>
              <w:szCs w:val="24"/>
              <w:lang w:val="cs-CZ"/>
              <w14:ligatures w14:val="standardContextual"/>
            </w:rPr>
          </w:pPr>
          <w:hyperlink w:anchor="_Toc229586737" w:history="1">
            <w:r w:rsidRPr="0020311F">
              <w:rPr>
                <w:rStyle w:val="Hypertextovodkaz"/>
                <w:rFonts w:eastAsia="Calibri"/>
                <w:noProof/>
                <w:lang w:eastAsia="en-US"/>
              </w:rPr>
              <w:t>11</w:t>
            </w:r>
            <w:r>
              <w:rPr>
                <w:rFonts w:asciiTheme="minorHAnsi" w:eastAsiaTheme="minorEastAsia" w:hAnsiTheme="minorHAnsi" w:cstheme="minorBidi"/>
                <w:b w:val="0"/>
                <w:bCs w:val="0"/>
                <w:caps w:val="0"/>
                <w:noProof/>
                <w:kern w:val="2"/>
                <w:sz w:val="24"/>
                <w:szCs w:val="24"/>
                <w:lang w:val="cs-CZ"/>
                <w14:ligatures w14:val="standardContextual"/>
              </w:rPr>
              <w:tab/>
            </w:r>
            <w:r w:rsidRPr="0020311F">
              <w:rPr>
                <w:rStyle w:val="Hypertextovodkaz"/>
                <w:rFonts w:eastAsia="Calibri"/>
                <w:noProof/>
                <w:lang w:eastAsia="en-US"/>
              </w:rPr>
              <w:t>Change request</w:t>
            </w:r>
            <w:r>
              <w:rPr>
                <w:noProof/>
                <w:webHidden/>
              </w:rPr>
              <w:tab/>
            </w:r>
            <w:r>
              <w:rPr>
                <w:noProof/>
                <w:webHidden/>
              </w:rPr>
              <w:fldChar w:fldCharType="begin"/>
            </w:r>
            <w:r>
              <w:rPr>
                <w:noProof/>
                <w:webHidden/>
              </w:rPr>
              <w:instrText xml:space="preserve"> PAGEREF _Toc229586737 \h </w:instrText>
            </w:r>
            <w:r>
              <w:rPr>
                <w:noProof/>
                <w:webHidden/>
              </w:rPr>
            </w:r>
            <w:r>
              <w:rPr>
                <w:noProof/>
                <w:webHidden/>
              </w:rPr>
              <w:fldChar w:fldCharType="separate"/>
            </w:r>
            <w:r>
              <w:rPr>
                <w:noProof/>
                <w:webHidden/>
              </w:rPr>
              <w:t>60</w:t>
            </w:r>
            <w:r>
              <w:rPr>
                <w:noProof/>
                <w:webHidden/>
              </w:rPr>
              <w:fldChar w:fldCharType="end"/>
            </w:r>
          </w:hyperlink>
        </w:p>
        <w:p w14:paraId="31017AE3" w14:textId="649D554A" w:rsidR="004809BE" w:rsidRPr="003411C5" w:rsidRDefault="004809BE" w:rsidP="004809BE">
          <w:r w:rsidRPr="003411C5">
            <w:rPr>
              <w:b/>
            </w:rPr>
            <w:fldChar w:fldCharType="end"/>
          </w:r>
        </w:p>
      </w:sdtContent>
    </w:sdt>
    <w:p w14:paraId="20D41ED9" w14:textId="77777777" w:rsidR="004809BE" w:rsidRPr="003411C5" w:rsidRDefault="004809BE" w:rsidP="004809BE">
      <w:pPr>
        <w:spacing w:line="276" w:lineRule="auto"/>
        <w:outlineLvl w:val="0"/>
        <w:rPr>
          <w:rFonts w:asciiTheme="minorHAnsi" w:hAnsiTheme="minorHAnsi" w:cstheme="minorHAnsi"/>
        </w:rPr>
      </w:pPr>
      <w:r w:rsidRPr="003411C5">
        <w:br w:type="page"/>
      </w:r>
    </w:p>
    <w:p w14:paraId="3370A5F4" w14:textId="7CF29445" w:rsidR="004809BE" w:rsidRDefault="0033782E" w:rsidP="00DD37B0">
      <w:pPr>
        <w:pStyle w:val="Nadpis1"/>
      </w:pPr>
      <w:bookmarkStart w:id="10" w:name="_Toc467254415"/>
      <w:bookmarkStart w:id="11" w:name="_Toc467254416"/>
      <w:bookmarkStart w:id="12" w:name="_Toc221533333"/>
      <w:bookmarkStart w:id="13" w:name="_Toc221533048"/>
      <w:bookmarkStart w:id="14" w:name="_Toc221533191"/>
      <w:bookmarkStart w:id="15" w:name="_Toc221533334"/>
      <w:bookmarkStart w:id="16" w:name="_Toc221533049"/>
      <w:bookmarkStart w:id="17" w:name="_Toc221533192"/>
      <w:bookmarkStart w:id="18" w:name="_Toc221533335"/>
      <w:bookmarkStart w:id="19" w:name="_Toc221533050"/>
      <w:bookmarkStart w:id="20" w:name="_Toc221533193"/>
      <w:bookmarkStart w:id="21" w:name="_Toc221533336"/>
      <w:bookmarkStart w:id="22" w:name="_Toc221533051"/>
      <w:bookmarkStart w:id="23" w:name="_Toc221533194"/>
      <w:bookmarkStart w:id="24" w:name="_Toc221533337"/>
      <w:bookmarkStart w:id="25" w:name="_Toc229586665"/>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lastRenderedPageBreak/>
        <w:t>Goal of project</w:t>
      </w:r>
      <w:bookmarkEnd w:id="25"/>
      <w:r w:rsidR="0008637E">
        <w:t xml:space="preserve"> </w:t>
      </w:r>
    </w:p>
    <w:p w14:paraId="4F88A251" w14:textId="77777777" w:rsidR="003E0C22" w:rsidRPr="003E0C22" w:rsidRDefault="003E0C22" w:rsidP="003E0C22"/>
    <w:p w14:paraId="18E86084" w14:textId="77777777" w:rsidR="00375704" w:rsidRPr="003411C5" w:rsidRDefault="00375704" w:rsidP="00375704">
      <w:r w:rsidRPr="003411C5">
        <w:t>The aim of the project is to create a central database of business partners, which will serve to consolidate them within the distributed SAP and non-SAP environment at KBC.</w:t>
      </w:r>
    </w:p>
    <w:p w14:paraId="25CB78E1" w14:textId="77777777" w:rsidR="00375704" w:rsidRPr="003411C5" w:rsidRDefault="00375704" w:rsidP="00375704"/>
    <w:p w14:paraId="09E909D0" w14:textId="65CB450C" w:rsidR="00375704" w:rsidRPr="003411C5" w:rsidRDefault="00375704" w:rsidP="00375704">
      <w:r w:rsidRPr="003411C5">
        <w:t>According to KB</w:t>
      </w:r>
      <w:r w:rsidR="002279D8" w:rsidRPr="003411C5">
        <w:t>C</w:t>
      </w:r>
      <w:r w:rsidRPr="003411C5">
        <w:t xml:space="preserve"> requirements, a limited scope is being implemented rather than the full scope specified in the RFP. This limited scope is referred to as the first phase. The continuation of the project, i.e. the second phase, will be agreed separately.</w:t>
      </w:r>
    </w:p>
    <w:p w14:paraId="4C2A1B45" w14:textId="77777777" w:rsidR="00375704" w:rsidRPr="003411C5" w:rsidRDefault="00375704" w:rsidP="00375704"/>
    <w:p w14:paraId="06651471" w14:textId="4224C968" w:rsidR="00375704" w:rsidRPr="003411C5" w:rsidRDefault="00375704" w:rsidP="00375704">
      <w:r w:rsidRPr="003411C5">
        <w:t>The first phase of the project includes the deployment of SAP MDG for the Czech Republic, Slovakia and Belgium.</w:t>
      </w:r>
    </w:p>
    <w:p w14:paraId="6ECDD584" w14:textId="77777777" w:rsidR="00375704" w:rsidRPr="003411C5" w:rsidRDefault="00375704" w:rsidP="00375704"/>
    <w:p w14:paraId="69851812" w14:textId="77777777" w:rsidR="00E57A67" w:rsidRPr="003411C5" w:rsidRDefault="00375704" w:rsidP="00E57A67">
      <w:r w:rsidRPr="003411C5">
        <w:t>The requirements of the Czech Republic and Slovakia differ from those of Belgium. The Czech Republic and Slovakia require SAP MDG to function as a central system for BP management, containing key data and main data for establishing/changing BPs and replicating them to related systems.</w:t>
      </w:r>
    </w:p>
    <w:p w14:paraId="6F535B0E" w14:textId="77777777" w:rsidR="00E50758" w:rsidRDefault="00E50758" w:rsidP="00E57A67"/>
    <w:p w14:paraId="34BFCC13" w14:textId="6B5A56AE" w:rsidR="006B5BAA" w:rsidRPr="003411C5" w:rsidRDefault="006B5BAA" w:rsidP="00073559">
      <w:pPr>
        <w:pStyle w:val="cpNormal1"/>
        <w:spacing w:after="0"/>
        <w:rPr>
          <w:sz w:val="24"/>
          <w:szCs w:val="24"/>
        </w:rPr>
      </w:pPr>
      <w:r w:rsidRPr="003411C5">
        <w:rPr>
          <w:sz w:val="24"/>
          <w:szCs w:val="24"/>
        </w:rPr>
        <w:t>Solution Benefits</w:t>
      </w:r>
      <w:r w:rsidR="00073559" w:rsidRPr="003411C5">
        <w:rPr>
          <w:sz w:val="24"/>
          <w:szCs w:val="24"/>
        </w:rPr>
        <w:t>:</w:t>
      </w:r>
    </w:p>
    <w:p w14:paraId="3D04B4AB" w14:textId="77777777" w:rsidR="006B5BAA" w:rsidRPr="003411C5" w:rsidRDefault="006B5BAA" w:rsidP="00073559">
      <w:pPr>
        <w:pStyle w:val="Odstavecseseznamem"/>
        <w:numPr>
          <w:ilvl w:val="0"/>
          <w:numId w:val="10"/>
        </w:numPr>
        <w:rPr>
          <w:szCs w:val="24"/>
        </w:rPr>
      </w:pPr>
      <w:r w:rsidRPr="003411C5">
        <w:rPr>
          <w:szCs w:val="24"/>
        </w:rPr>
        <w:t>Centralized Data Management</w:t>
      </w:r>
    </w:p>
    <w:p w14:paraId="7893CDB3" w14:textId="77777777" w:rsidR="006B5BAA" w:rsidRPr="003411C5" w:rsidRDefault="006B5BAA" w:rsidP="0021193B">
      <w:pPr>
        <w:pStyle w:val="Odstavecseseznamem"/>
        <w:numPr>
          <w:ilvl w:val="0"/>
          <w:numId w:val="10"/>
        </w:numPr>
        <w:rPr>
          <w:szCs w:val="24"/>
        </w:rPr>
      </w:pPr>
      <w:r w:rsidRPr="003411C5">
        <w:rPr>
          <w:szCs w:val="24"/>
        </w:rPr>
        <w:t>Improved Data Quality and Consistency</w:t>
      </w:r>
    </w:p>
    <w:p w14:paraId="5947341A" w14:textId="77777777" w:rsidR="006B5BAA" w:rsidRPr="003411C5" w:rsidRDefault="006B5BAA" w:rsidP="0021193B">
      <w:pPr>
        <w:pStyle w:val="Odstavecseseznamem"/>
        <w:numPr>
          <w:ilvl w:val="0"/>
          <w:numId w:val="10"/>
        </w:numPr>
        <w:rPr>
          <w:szCs w:val="24"/>
        </w:rPr>
      </w:pPr>
      <w:r w:rsidRPr="003411C5">
        <w:rPr>
          <w:szCs w:val="24"/>
        </w:rPr>
        <w:t>Streamlined Processes and Governance</w:t>
      </w:r>
    </w:p>
    <w:p w14:paraId="1BA6AED3" w14:textId="77777777" w:rsidR="006B5BAA" w:rsidRPr="003411C5" w:rsidRDefault="006B5BAA" w:rsidP="0021193B">
      <w:pPr>
        <w:pStyle w:val="Odstavecseseznamem"/>
        <w:numPr>
          <w:ilvl w:val="0"/>
          <w:numId w:val="10"/>
        </w:numPr>
        <w:rPr>
          <w:szCs w:val="24"/>
        </w:rPr>
      </w:pPr>
      <w:r w:rsidRPr="003411C5">
        <w:rPr>
          <w:szCs w:val="24"/>
        </w:rPr>
        <w:t>Regulatory Compliance and Risk Reduction</w:t>
      </w:r>
    </w:p>
    <w:p w14:paraId="648DA546" w14:textId="77777777" w:rsidR="005E09E3" w:rsidRPr="003411C5" w:rsidRDefault="006B5BAA" w:rsidP="004809BE">
      <w:pPr>
        <w:pStyle w:val="Odstavecseseznamem"/>
        <w:numPr>
          <w:ilvl w:val="0"/>
          <w:numId w:val="10"/>
        </w:numPr>
        <w:rPr>
          <w:szCs w:val="24"/>
        </w:rPr>
      </w:pPr>
      <w:r w:rsidRPr="003411C5">
        <w:rPr>
          <w:szCs w:val="24"/>
        </w:rPr>
        <w:t>Efficient System Integration</w:t>
      </w:r>
    </w:p>
    <w:p w14:paraId="5996EA1D" w14:textId="77777777" w:rsidR="00945D4B" w:rsidRPr="003411C5" w:rsidRDefault="00945D4B" w:rsidP="00CA0534">
      <w:pPr>
        <w:pStyle w:val="Odstavecseseznamem"/>
        <w:rPr>
          <w:szCs w:val="24"/>
        </w:rPr>
      </w:pPr>
    </w:p>
    <w:p w14:paraId="7B1C6DC2" w14:textId="0085E323" w:rsidR="00375704" w:rsidRPr="003411C5" w:rsidRDefault="00375704" w:rsidP="00375704">
      <w:r w:rsidRPr="004B6951">
        <w:t xml:space="preserve">Belgium requires that the BP management process remain the same in Belgium and that SAP MDG accept requests for creation and modification from the SAP BE system. </w:t>
      </w:r>
      <w:r w:rsidRPr="000F20AF">
        <w:t xml:space="preserve">This approach is feasible but </w:t>
      </w:r>
      <w:r w:rsidR="005B72B2" w:rsidRPr="00CA0534">
        <w:t>t</w:t>
      </w:r>
      <w:r w:rsidRPr="000F20AF">
        <w:t>here is a risk of data inconsistency.</w:t>
      </w:r>
    </w:p>
    <w:p w14:paraId="2DE32537" w14:textId="77777777" w:rsidR="00B922B5" w:rsidRPr="003411C5" w:rsidRDefault="00B922B5" w:rsidP="00B922B5"/>
    <w:p w14:paraId="54B24942" w14:textId="77777777" w:rsidR="006A1AF6" w:rsidRDefault="00764968" w:rsidP="00A9733E">
      <w:r w:rsidRPr="004B6951">
        <w:t xml:space="preserve">In the first phase of </w:t>
      </w:r>
      <w:r w:rsidR="00DC2F19" w:rsidRPr="004B6951">
        <w:t>the project</w:t>
      </w:r>
      <w:r w:rsidR="008A0D74" w:rsidRPr="004B6951">
        <w:t xml:space="preserve"> (limited scope)</w:t>
      </w:r>
      <w:r w:rsidR="00DC2F19" w:rsidRPr="004B6951">
        <w:t xml:space="preserve">, the implementation will be reduced </w:t>
      </w:r>
      <w:r w:rsidR="00A00BFF" w:rsidRPr="004B6951">
        <w:t xml:space="preserve">to </w:t>
      </w:r>
      <w:r w:rsidR="00E114BA" w:rsidRPr="004B6951">
        <w:t xml:space="preserve">SAP </w:t>
      </w:r>
      <w:r w:rsidR="00D37B33" w:rsidRPr="004B6951">
        <w:t>systems that belong to countries</w:t>
      </w:r>
      <w:r w:rsidR="00E114BA" w:rsidRPr="004B6951">
        <w:t xml:space="preserve"> CZ</w:t>
      </w:r>
      <w:r w:rsidR="00AF390C" w:rsidRPr="004B6951">
        <w:t>/SK</w:t>
      </w:r>
      <w:r w:rsidR="00E114BA" w:rsidRPr="004B6951">
        <w:t>, BE</w:t>
      </w:r>
      <w:r w:rsidR="00DC2F19" w:rsidRPr="004B6951">
        <w:t xml:space="preserve"> </w:t>
      </w:r>
      <w:r w:rsidR="00E114BA" w:rsidRPr="004B6951">
        <w:t xml:space="preserve">and </w:t>
      </w:r>
      <w:r w:rsidR="00AD3697" w:rsidRPr="004B6951">
        <w:t>cross company systems CLM and TPRM.</w:t>
      </w:r>
      <w:r w:rsidR="00B85E5D" w:rsidRPr="004B6951">
        <w:t xml:space="preserve"> </w:t>
      </w:r>
      <w:r w:rsidR="00C22D23" w:rsidRPr="004B6951">
        <w:t xml:space="preserve"> </w:t>
      </w:r>
      <w:r w:rsidR="00087989" w:rsidRPr="004B6951">
        <w:t xml:space="preserve">The reason for limitation of the scope </w:t>
      </w:r>
      <w:r w:rsidR="00D20717" w:rsidRPr="004B6951">
        <w:t>is requirement of KBC to</w:t>
      </w:r>
      <w:r w:rsidR="00375EB9" w:rsidRPr="004B6951">
        <w:t xml:space="preserve"> redu</w:t>
      </w:r>
      <w:r w:rsidR="00BA7946" w:rsidRPr="004B6951">
        <w:t>ce</w:t>
      </w:r>
      <w:r w:rsidR="00375EB9" w:rsidRPr="004B6951">
        <w:t xml:space="preserve"> </w:t>
      </w:r>
      <w:r w:rsidR="00A83BC0" w:rsidRPr="004B6951">
        <w:t>the implementatio</w:t>
      </w:r>
      <w:r w:rsidR="00652BC3" w:rsidRPr="004B6951">
        <w:t xml:space="preserve">n of MDG project to </w:t>
      </w:r>
      <w:r w:rsidR="008704C3" w:rsidRPr="004B6951">
        <w:t>align</w:t>
      </w:r>
      <w:r w:rsidR="00C4272D" w:rsidRPr="004B6951">
        <w:t xml:space="preserve"> </w:t>
      </w:r>
      <w:r w:rsidR="00BA7946" w:rsidRPr="004B6951">
        <w:t xml:space="preserve">date of </w:t>
      </w:r>
      <w:r w:rsidR="00C4272D" w:rsidRPr="004B6951">
        <w:t xml:space="preserve">GO Live </w:t>
      </w:r>
      <w:r w:rsidR="00BA7946" w:rsidRPr="004B6951">
        <w:t>with</w:t>
      </w:r>
      <w:r w:rsidR="00C4272D" w:rsidRPr="004B6951">
        <w:t xml:space="preserve"> CLM for Belgium</w:t>
      </w:r>
      <w:r w:rsidR="00BA7946" w:rsidRPr="004B6951">
        <w:t xml:space="preserve"> </w:t>
      </w:r>
      <w:r w:rsidR="00A9733E" w:rsidRPr="004B6951">
        <w:t>i.e.</w:t>
      </w:r>
      <w:r w:rsidR="00BA7946" w:rsidRPr="004B6951">
        <w:t xml:space="preserve"> </w:t>
      </w:r>
      <w:r w:rsidR="00877148">
        <w:t>9</w:t>
      </w:r>
      <w:r w:rsidR="00C4272D" w:rsidRPr="004B6951">
        <w:t>.11.2026.</w:t>
      </w:r>
    </w:p>
    <w:p w14:paraId="448D2240" w14:textId="64C42AFE" w:rsidR="00A9733E" w:rsidRPr="003411C5" w:rsidRDefault="00A83BC0" w:rsidP="003C61A6">
      <w:pPr>
        <w:pStyle w:val="cpNormal1"/>
        <w:spacing w:after="0"/>
      </w:pPr>
      <w:r w:rsidRPr="003411C5">
        <w:t xml:space="preserve"> </w:t>
      </w:r>
    </w:p>
    <w:p w14:paraId="00AD7BF0" w14:textId="77777777" w:rsidR="00241F38" w:rsidRDefault="00241F38" w:rsidP="00DF293D">
      <w:pPr>
        <w:pStyle w:val="Nadpis2"/>
      </w:pPr>
      <w:bookmarkStart w:id="26" w:name="_Toc229586666"/>
      <w:bookmarkStart w:id="27" w:name="_Toc466629971"/>
      <w:bookmarkStart w:id="28" w:name="_Toc472434019"/>
      <w:bookmarkStart w:id="29" w:name="_Toc463970021"/>
      <w:bookmarkStart w:id="30" w:name="_Ref465549370"/>
      <w:bookmarkStart w:id="31" w:name="_Toc465592946"/>
      <w:bookmarkStart w:id="32" w:name="_Toc465705384"/>
      <w:bookmarkStart w:id="33" w:name="_Toc459734940"/>
      <w:bookmarkStart w:id="34" w:name="_Toc436644221"/>
      <w:bookmarkStart w:id="35" w:name="_Toc436644572"/>
      <w:r>
        <w:t>KBC’s Objectives and Expectations in the Context of Future Phases</w:t>
      </w:r>
      <w:bookmarkEnd w:id="26"/>
    </w:p>
    <w:p w14:paraId="1A7866C7" w14:textId="77777777" w:rsidR="00241F38" w:rsidRDefault="00241F38" w:rsidP="00241F38">
      <w:pPr>
        <w:pStyle w:val="Odstavecseseznamem"/>
        <w:numPr>
          <w:ilvl w:val="0"/>
          <w:numId w:val="10"/>
        </w:numPr>
      </w:pPr>
      <w:r>
        <w:t>KBC’s Objectives and Expectations in the Context of Future Phases are:</w:t>
      </w:r>
    </w:p>
    <w:p w14:paraId="180BA9CD" w14:textId="77777777" w:rsidR="00241F38" w:rsidRDefault="00241F38" w:rsidP="00241F38">
      <w:pPr>
        <w:pStyle w:val="Odstavecseseznamem"/>
        <w:numPr>
          <w:ilvl w:val="0"/>
          <w:numId w:val="10"/>
        </w:numPr>
      </w:pPr>
      <w:r>
        <w:t>Since KBC does not have one unified 3rd party database within KBC Group, users face issues with data duplicate entries: the same counter party can be created multiple times in the various Master Systems (PSN [BE], SAP [CZ/IM]) or within the same Master System.</w:t>
      </w:r>
    </w:p>
    <w:p w14:paraId="37405D3C" w14:textId="77777777" w:rsidR="00231F73" w:rsidRDefault="00241F38" w:rsidP="00231F73">
      <w:pPr>
        <w:pStyle w:val="Odstavecseseznamem"/>
        <w:numPr>
          <w:ilvl w:val="0"/>
          <w:numId w:val="10"/>
        </w:numPr>
      </w:pPr>
      <w:r>
        <w:t>For CLM and the TPRM Reporting Tool it is crucial to keep unique third-party identifiers (IDs), mainly for transparent, correct and simple reporting.</w:t>
      </w:r>
    </w:p>
    <w:p w14:paraId="0EFAA641" w14:textId="7C3FD0F6" w:rsidR="0021763B" w:rsidRPr="00DF293D" w:rsidRDefault="00241F38" w:rsidP="00231F73">
      <w:pPr>
        <w:pStyle w:val="Odstavecseseznamem"/>
        <w:numPr>
          <w:ilvl w:val="0"/>
          <w:numId w:val="10"/>
        </w:numPr>
      </w:pPr>
      <w:r>
        <w:t xml:space="preserve">The MDG tool enables unique third-party identification and deduplication across multiple systems to resolve data duplication issues. It solves third-party data </w:t>
      </w:r>
      <w:r>
        <w:lastRenderedPageBreak/>
        <w:t>deduplications and guards the data uniqueness. The MDG tool will be an essential building block for Third Party processes across KBC Group such as Third Party (Risk) Management.</w:t>
      </w:r>
      <w:r w:rsidR="0021763B" w:rsidRPr="009514F8">
        <w:br w:type="page"/>
      </w:r>
    </w:p>
    <w:p w14:paraId="5BFBC479" w14:textId="775EE817" w:rsidR="00BC1802" w:rsidRDefault="00BC1802" w:rsidP="00BD08F6">
      <w:pPr>
        <w:pStyle w:val="Nadpis1"/>
      </w:pPr>
      <w:bookmarkStart w:id="36" w:name="_Toc229586667"/>
      <w:r w:rsidRPr="003411C5">
        <w:lastRenderedPageBreak/>
        <w:t>Current process description</w:t>
      </w:r>
      <w:bookmarkEnd w:id="36"/>
    </w:p>
    <w:p w14:paraId="631AF643" w14:textId="16B14A9D" w:rsidR="00BC1802" w:rsidRDefault="00BC1802" w:rsidP="00BD08F6">
      <w:pPr>
        <w:pStyle w:val="Nadpis2"/>
        <w:rPr>
          <w:lang w:bidi="te-IN"/>
        </w:rPr>
      </w:pPr>
      <w:r w:rsidRPr="00D44C60">
        <w:rPr>
          <w:lang w:bidi="te-IN"/>
        </w:rPr>
        <w:t xml:space="preserve"> </w:t>
      </w:r>
      <w:bookmarkStart w:id="37" w:name="_Toc229586668"/>
      <w:r w:rsidRPr="00D44C60">
        <w:rPr>
          <w:lang w:bidi="te-IN"/>
        </w:rPr>
        <w:t>BE AS IS – Creation of BP</w:t>
      </w:r>
      <w:bookmarkEnd w:id="37"/>
    </w:p>
    <w:p w14:paraId="485B214E" w14:textId="77777777" w:rsidR="003E0C22" w:rsidRPr="003E0C22" w:rsidRDefault="003E0C22" w:rsidP="003E0C22">
      <w:pPr>
        <w:rPr>
          <w:lang w:bidi="te-IN"/>
        </w:rPr>
      </w:pPr>
    </w:p>
    <w:p w14:paraId="707D1FC0" w14:textId="2141F1B2" w:rsidR="00FF61E0" w:rsidRDefault="00207519" w:rsidP="00BC1802">
      <w:pPr>
        <w:rPr>
          <w:lang w:bidi="te-IN"/>
        </w:rPr>
      </w:pPr>
      <w:r>
        <w:rPr>
          <w:lang w:bidi="te-IN"/>
        </w:rPr>
        <w:t>Supplier</w:t>
      </w:r>
      <w:r w:rsidR="009E5EDC">
        <w:rPr>
          <w:lang w:bidi="te-IN"/>
        </w:rPr>
        <w:t>s</w:t>
      </w:r>
      <w:r w:rsidR="00BC1802" w:rsidRPr="003411C5">
        <w:rPr>
          <w:lang w:bidi="te-IN"/>
        </w:rPr>
        <w:t xml:space="preserve"> create </w:t>
      </w:r>
      <w:r w:rsidR="00042342">
        <w:rPr>
          <w:lang w:bidi="te-IN"/>
        </w:rPr>
        <w:t xml:space="preserve">registration </w:t>
      </w:r>
      <w:r w:rsidR="00BC1802" w:rsidRPr="003411C5">
        <w:rPr>
          <w:lang w:bidi="te-IN"/>
        </w:rPr>
        <w:t xml:space="preserve">and maintain their own data in Ariba. Vendor Management Officer (VMO) </w:t>
      </w:r>
      <w:ins w:id="38" w:author="Nicol Pěčková" w:date="2026-05-13T08:45:00Z" w16du:dateUtc="2026-05-13T06:45:00Z">
        <w:r w:rsidR="00BC2E08">
          <w:rPr>
            <w:lang w:bidi="te-IN"/>
          </w:rPr>
          <w:t xml:space="preserve">or Stamdatabeheer </w:t>
        </w:r>
      </w:ins>
      <w:r w:rsidR="00BC1802" w:rsidRPr="003411C5">
        <w:rPr>
          <w:lang w:bidi="te-IN"/>
        </w:rPr>
        <w:t xml:space="preserve">displays </w:t>
      </w:r>
      <w:r>
        <w:rPr>
          <w:lang w:bidi="te-IN"/>
        </w:rPr>
        <w:t xml:space="preserve">supplier´s </w:t>
      </w:r>
      <w:r w:rsidR="00BC1802" w:rsidRPr="003411C5">
        <w:rPr>
          <w:lang w:bidi="te-IN"/>
        </w:rPr>
        <w:t xml:space="preserve">registration in Ariba. </w:t>
      </w:r>
      <w:ins w:id="39" w:author="Nicol Pěčková" w:date="2026-05-13T08:54:00Z" w16du:dateUtc="2026-05-13T06:54:00Z">
        <w:r w:rsidR="00673A77" w:rsidRPr="00673A77">
          <w:rPr>
            <w:lang w:bidi="te-IN"/>
          </w:rPr>
          <w:t>Creation is mainly done by Stamdatabeheer for all procurement related parties, but also other parties can create entries in PSN</w:t>
        </w:r>
        <w:r w:rsidR="00673A77">
          <w:rPr>
            <w:lang w:bidi="te-IN"/>
          </w:rPr>
          <w:t xml:space="preserve">. </w:t>
        </w:r>
        <w:r w:rsidR="003E5566">
          <w:rPr>
            <w:lang w:bidi="te-IN"/>
          </w:rPr>
          <w:t>Then is done</w:t>
        </w:r>
      </w:ins>
      <w:del w:id="40" w:author="Nicol Pěčková" w:date="2026-05-13T08:54:00Z" w16du:dateUtc="2026-05-13T06:54:00Z">
        <w:r w:rsidR="00BC1802" w:rsidRPr="003411C5" w:rsidDel="003E5566">
          <w:rPr>
            <w:lang w:bidi="te-IN"/>
          </w:rPr>
          <w:delText>He does</w:delText>
        </w:r>
      </w:del>
      <w:r w:rsidR="00BC1802" w:rsidRPr="003411C5">
        <w:rPr>
          <w:lang w:bidi="te-IN"/>
        </w:rPr>
        <w:t xml:space="preserve"> initial check if BP exists in PSN and creat</w:t>
      </w:r>
      <w:ins w:id="41" w:author="Nicol Pěčková" w:date="2026-05-13T08:54:00Z" w16du:dateUtc="2026-05-13T06:54:00Z">
        <w:r w:rsidR="003E5566">
          <w:rPr>
            <w:lang w:bidi="te-IN"/>
          </w:rPr>
          <w:t>ion of</w:t>
        </w:r>
      </w:ins>
      <w:del w:id="42" w:author="Nicol Pěčková" w:date="2026-05-13T08:54:00Z" w16du:dateUtc="2026-05-13T06:54:00Z">
        <w:r w:rsidR="00BC1802" w:rsidRPr="003411C5" w:rsidDel="003E5566">
          <w:rPr>
            <w:lang w:bidi="te-IN"/>
          </w:rPr>
          <w:delText>es</w:delText>
        </w:r>
      </w:del>
      <w:r w:rsidR="00BC1802" w:rsidRPr="003411C5">
        <w:rPr>
          <w:lang w:bidi="te-IN"/>
        </w:rPr>
        <w:t xml:space="preserve"> the vendor in PSN. PSN will generate PSN Number which is manually inserted by VMO to Ariba in Z-field. For creation of BP in SAP BE, VMO must enter PSN and push a button which will trigger the transfer of data from PSN to SAP BE. Data are transferred via IDoc.</w:t>
      </w:r>
      <w:r w:rsidR="005839A2" w:rsidRPr="003411C5">
        <w:rPr>
          <w:lang w:bidi="te-IN"/>
        </w:rPr>
        <w:t xml:space="preserve"> </w:t>
      </w:r>
    </w:p>
    <w:p w14:paraId="0FBFAC63" w14:textId="77777777" w:rsidR="00FF61E0" w:rsidRDefault="00FF61E0" w:rsidP="00BC1802">
      <w:pPr>
        <w:rPr>
          <w:lang w:bidi="te-IN"/>
        </w:rPr>
      </w:pPr>
    </w:p>
    <w:p w14:paraId="1D3BCB66" w14:textId="15483FAE" w:rsidR="00BC1802" w:rsidRPr="003411C5" w:rsidRDefault="005839A2" w:rsidP="00BC1802">
      <w:pPr>
        <w:rPr>
          <w:lang w:bidi="te-IN"/>
        </w:rPr>
      </w:pPr>
      <w:r w:rsidRPr="003411C5">
        <w:rPr>
          <w:lang w:bidi="te-IN"/>
        </w:rPr>
        <w:t xml:space="preserve">BP is also created </w:t>
      </w:r>
      <w:r w:rsidR="00132A4C">
        <w:rPr>
          <w:lang w:bidi="te-IN"/>
        </w:rPr>
        <w:t>manually</w:t>
      </w:r>
      <w:r w:rsidRPr="003411C5">
        <w:rPr>
          <w:lang w:bidi="te-IN"/>
        </w:rPr>
        <w:t xml:space="preserve"> in TPRM.</w:t>
      </w:r>
    </w:p>
    <w:p w14:paraId="0BDC414F" w14:textId="77777777" w:rsidR="00C06208" w:rsidRPr="003411C5" w:rsidRDefault="00C06208" w:rsidP="00BC1802">
      <w:pPr>
        <w:rPr>
          <w:lang w:bidi="te-IN"/>
        </w:rPr>
      </w:pPr>
    </w:p>
    <w:p w14:paraId="19F6C5B9" w14:textId="51086383" w:rsidR="00BC1802" w:rsidRPr="003411C5" w:rsidRDefault="00614069" w:rsidP="001E5F1C">
      <w:pPr>
        <w:keepNext/>
        <w:rPr>
          <w:lang w:bidi="te-IN"/>
        </w:rPr>
      </w:pPr>
      <w:r w:rsidRPr="00614069">
        <w:rPr>
          <w:noProof/>
          <w:lang w:bidi="te-IN"/>
        </w:rPr>
        <w:drawing>
          <wp:inline distT="0" distB="0" distL="0" distR="0" wp14:anchorId="5EFE8CB7" wp14:editId="662F2F5A">
            <wp:extent cx="3857625" cy="2381675"/>
            <wp:effectExtent l="0" t="0" r="0" b="0"/>
            <wp:docPr id="176834418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44187" name=""/>
                    <pic:cNvPicPr/>
                  </pic:nvPicPr>
                  <pic:blipFill>
                    <a:blip r:embed="rId11"/>
                    <a:stretch>
                      <a:fillRect/>
                    </a:stretch>
                  </pic:blipFill>
                  <pic:spPr>
                    <a:xfrm>
                      <a:off x="0" y="0"/>
                      <a:ext cx="3885468" cy="2398865"/>
                    </a:xfrm>
                    <a:prstGeom prst="rect">
                      <a:avLst/>
                    </a:prstGeom>
                  </pic:spPr>
                </pic:pic>
              </a:graphicData>
            </a:graphic>
          </wp:inline>
        </w:drawing>
      </w:r>
    </w:p>
    <w:p w14:paraId="5B51BE14" w14:textId="0BCAF288" w:rsidR="003E0C22" w:rsidRPr="003411C5" w:rsidRDefault="001E5F1C" w:rsidP="001E5F1C">
      <w:pPr>
        <w:pStyle w:val="Titulek"/>
        <w:jc w:val="both"/>
        <w:rPr>
          <w:lang w:bidi="te-IN"/>
        </w:rPr>
      </w:pPr>
      <w:r>
        <w:t xml:space="preserve">Figure </w:t>
      </w:r>
      <w:r>
        <w:fldChar w:fldCharType="begin"/>
      </w:r>
      <w:r>
        <w:instrText xml:space="preserve"> SEQ Figure \* ARABIC </w:instrText>
      </w:r>
      <w:r>
        <w:fldChar w:fldCharType="separate"/>
      </w:r>
      <w:r w:rsidR="00850D8E">
        <w:rPr>
          <w:noProof/>
        </w:rPr>
        <w:t>1</w:t>
      </w:r>
      <w:r>
        <w:fldChar w:fldCharType="end"/>
      </w:r>
      <w:r>
        <w:t>:</w:t>
      </w:r>
      <w:r w:rsidR="00BC1802">
        <w:t xml:space="preserve"> BE AS IS Process overview</w:t>
      </w:r>
    </w:p>
    <w:p w14:paraId="75186706" w14:textId="77777777" w:rsidR="001153DC" w:rsidRPr="001153DC" w:rsidRDefault="001153DC" w:rsidP="00CA0534"/>
    <w:p w14:paraId="4C23C0D5" w14:textId="53AD5BD4" w:rsidR="00BC1802" w:rsidRDefault="00BC1802" w:rsidP="00BD08F6">
      <w:pPr>
        <w:pStyle w:val="Nadpis2"/>
        <w:rPr>
          <w:lang w:bidi="te-IN"/>
        </w:rPr>
      </w:pPr>
      <w:r w:rsidRPr="00D44C60">
        <w:rPr>
          <w:lang w:bidi="te-IN"/>
        </w:rPr>
        <w:t xml:space="preserve"> </w:t>
      </w:r>
      <w:bookmarkStart w:id="43" w:name="_Toc229586669"/>
      <w:r w:rsidRPr="00D44C60">
        <w:rPr>
          <w:lang w:bidi="te-IN"/>
        </w:rPr>
        <w:t>CZ</w:t>
      </w:r>
      <w:r w:rsidR="00BE2130" w:rsidRPr="00D44C60">
        <w:rPr>
          <w:lang w:bidi="te-IN"/>
        </w:rPr>
        <w:t>/SK</w:t>
      </w:r>
      <w:r w:rsidRPr="00D44C60">
        <w:rPr>
          <w:lang w:bidi="te-IN"/>
        </w:rPr>
        <w:t xml:space="preserve"> AS IS – Creation of BP</w:t>
      </w:r>
      <w:bookmarkEnd w:id="43"/>
    </w:p>
    <w:p w14:paraId="3E2AC1CC" w14:textId="77777777" w:rsidR="003E0C22" w:rsidRPr="003E0C22" w:rsidRDefault="003E0C22" w:rsidP="003E0C22">
      <w:pPr>
        <w:rPr>
          <w:lang w:bidi="te-IN"/>
        </w:rPr>
      </w:pPr>
    </w:p>
    <w:p w14:paraId="3B9A0A00" w14:textId="3D7F240D" w:rsidR="0013614E" w:rsidRPr="003411C5" w:rsidRDefault="00BC1802" w:rsidP="0013614E">
      <w:r w:rsidRPr="003411C5">
        <w:t xml:space="preserve">Request for creation of BP </w:t>
      </w:r>
      <w:r w:rsidR="001C685D" w:rsidRPr="003411C5">
        <w:t>(</w:t>
      </w:r>
      <w:r w:rsidR="00B82318" w:rsidRPr="003411C5">
        <w:t xml:space="preserve">vendor) </w:t>
      </w:r>
      <w:r w:rsidRPr="003411C5">
        <w:t xml:space="preserve">is received via structured email. Robot validates if all criteria are covered and whether request is for CZ so </w:t>
      </w:r>
      <w:r w:rsidR="00D86A37" w:rsidRPr="003411C5">
        <w:t xml:space="preserve">that </w:t>
      </w:r>
      <w:r w:rsidRPr="003411C5">
        <w:t>he can process the request. If yes, the robot validate</w:t>
      </w:r>
      <w:r w:rsidR="00A52D80" w:rsidRPr="003411C5">
        <w:t>s</w:t>
      </w:r>
      <w:r w:rsidRPr="003411C5">
        <w:t xml:space="preserve"> the request against registers and checks scoring (FILIP, ARES, etc). When checks are successful and scoring is in order, robot processes the creation of BP in SAP. Robot can automatically create the BP and extend company code data. </w:t>
      </w:r>
      <w:r w:rsidR="00B439E2">
        <w:t xml:space="preserve">If BP contains bank data, the responsible person is notified by mail to validate it. </w:t>
      </w:r>
      <w:r w:rsidR="0013614E" w:rsidRPr="003411C5">
        <w:t>In case request is missing data, is for foreign partner or check/scoring are insufficient, the request is processed manually by the HK KZ</w:t>
      </w:r>
      <w:r w:rsidR="0013614E">
        <w:t xml:space="preserve">. </w:t>
      </w:r>
      <w:r w:rsidR="0095611E">
        <w:t>For</w:t>
      </w:r>
      <w:r w:rsidR="00BD0DB6">
        <w:t xml:space="preserve"> </w:t>
      </w:r>
      <w:r w:rsidR="00A828B9">
        <w:t xml:space="preserve">manual </w:t>
      </w:r>
      <w:r w:rsidR="0095611E">
        <w:t>c</w:t>
      </w:r>
      <w:r w:rsidR="000447F6">
        <w:t xml:space="preserve">reation of BP (customer) </w:t>
      </w:r>
      <w:r w:rsidR="0095611E">
        <w:t>is responsible</w:t>
      </w:r>
      <w:r w:rsidR="0013614E" w:rsidRPr="003411C5">
        <w:t xml:space="preserve"> Client Acceptance team. </w:t>
      </w:r>
    </w:p>
    <w:p w14:paraId="1500C2E5" w14:textId="77777777" w:rsidR="00C532F6" w:rsidRDefault="00C532F6" w:rsidP="00BC1802"/>
    <w:p w14:paraId="12A98AEA" w14:textId="640D305E" w:rsidR="00BC1802" w:rsidRPr="003411C5" w:rsidRDefault="00736F02" w:rsidP="00BC1802">
      <w:r w:rsidRPr="003411C5">
        <w:t>Request</w:t>
      </w:r>
      <w:r w:rsidR="00C15C58">
        <w:t>s</w:t>
      </w:r>
      <w:r w:rsidRPr="003411C5">
        <w:t xml:space="preserve"> </w:t>
      </w:r>
      <w:r w:rsidRPr="000F20AF">
        <w:t>for SK</w:t>
      </w:r>
      <w:r w:rsidR="00885EE9" w:rsidRPr="000F20AF">
        <w:t xml:space="preserve"> BP</w:t>
      </w:r>
      <w:r w:rsidR="0095611E" w:rsidRPr="000F20AF">
        <w:t xml:space="preserve"> (vendor</w:t>
      </w:r>
      <w:r w:rsidR="00263C12" w:rsidRPr="000F20AF">
        <w:t xml:space="preserve">, </w:t>
      </w:r>
      <w:r w:rsidR="006F3192" w:rsidRPr="00CA0534">
        <w:t>customer)</w:t>
      </w:r>
      <w:r w:rsidRPr="000F20AF">
        <w:t xml:space="preserve"> are manually</w:t>
      </w:r>
      <w:r w:rsidR="00AD447F" w:rsidRPr="000F20AF">
        <w:t xml:space="preserve"> </w:t>
      </w:r>
      <w:r w:rsidR="001C0335" w:rsidRPr="000F20AF">
        <w:t>processed</w:t>
      </w:r>
      <w:r w:rsidR="00AD447F" w:rsidRPr="000F20AF">
        <w:t xml:space="preserve"> </w:t>
      </w:r>
      <w:r w:rsidR="00DA1C43" w:rsidRPr="000F20AF">
        <w:t xml:space="preserve">by </w:t>
      </w:r>
      <w:r w:rsidR="00DA1C43" w:rsidRPr="00CA0534">
        <w:t>SK Accounting department.</w:t>
      </w:r>
      <w:r w:rsidR="00DA1C43" w:rsidRPr="003411C5">
        <w:t xml:space="preserve"> </w:t>
      </w:r>
    </w:p>
    <w:p w14:paraId="0C80843F" w14:textId="77777777" w:rsidR="001C685D" w:rsidRPr="003411C5" w:rsidRDefault="001C685D" w:rsidP="00BC1802"/>
    <w:p w14:paraId="0D42FD31" w14:textId="79CCF9C8" w:rsidR="00BC1802" w:rsidRPr="003411C5" w:rsidRDefault="0095611E" w:rsidP="00BC1802">
      <w:r w:rsidRPr="003411C5">
        <w:lastRenderedPageBreak/>
        <w:t>Once BP is created, he is replicated to CLM. BP is also created in TPRM.</w:t>
      </w:r>
      <w:r w:rsidR="001153DC">
        <w:t xml:space="preserve"> </w:t>
      </w:r>
      <w:r w:rsidR="00BC1802" w:rsidRPr="003411C5">
        <w:t>All existing BPs are manually validated through KBC blacklists twice a year.  Key attributes of BPs are periodically checked and updated using cVerify.</w:t>
      </w:r>
    </w:p>
    <w:p w14:paraId="42D8F2D0" w14:textId="77777777" w:rsidR="001153DC" w:rsidRPr="003411C5" w:rsidRDefault="001153DC" w:rsidP="00BC1802"/>
    <w:p w14:paraId="33FA90A7" w14:textId="77777777" w:rsidR="001E5F1C" w:rsidRDefault="00DB7236" w:rsidP="001E5F1C">
      <w:pPr>
        <w:keepNext/>
      </w:pPr>
      <w:r w:rsidRPr="004B6951">
        <w:rPr>
          <w:noProof/>
        </w:rPr>
        <w:drawing>
          <wp:inline distT="0" distB="0" distL="0" distR="0" wp14:anchorId="058B6DF1" wp14:editId="542AF7E0">
            <wp:extent cx="4810125" cy="2236983"/>
            <wp:effectExtent l="0" t="0" r="0" b="0"/>
            <wp:docPr id="110100676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06762" name=""/>
                    <pic:cNvPicPr/>
                  </pic:nvPicPr>
                  <pic:blipFill>
                    <a:blip r:embed="rId12"/>
                    <a:stretch>
                      <a:fillRect/>
                    </a:stretch>
                  </pic:blipFill>
                  <pic:spPr>
                    <a:xfrm>
                      <a:off x="0" y="0"/>
                      <a:ext cx="4816736" cy="2240058"/>
                    </a:xfrm>
                    <a:prstGeom prst="rect">
                      <a:avLst/>
                    </a:prstGeom>
                  </pic:spPr>
                </pic:pic>
              </a:graphicData>
            </a:graphic>
          </wp:inline>
        </w:drawing>
      </w:r>
    </w:p>
    <w:p w14:paraId="5DF7ED88" w14:textId="5F15D3BF" w:rsidR="00BC1802" w:rsidRDefault="001E5F1C" w:rsidP="001E5F1C">
      <w:pPr>
        <w:pStyle w:val="Titulek"/>
        <w:jc w:val="both"/>
      </w:pPr>
      <w:r>
        <w:t xml:space="preserve">Figure </w:t>
      </w:r>
      <w:r>
        <w:fldChar w:fldCharType="begin"/>
      </w:r>
      <w:r>
        <w:instrText xml:space="preserve"> SEQ Figure \* ARABIC </w:instrText>
      </w:r>
      <w:r>
        <w:fldChar w:fldCharType="separate"/>
      </w:r>
      <w:r w:rsidR="00850D8E">
        <w:rPr>
          <w:noProof/>
        </w:rPr>
        <w:t>2</w:t>
      </w:r>
      <w:r>
        <w:fldChar w:fldCharType="end"/>
      </w:r>
      <w:r>
        <w:t>: CZ AS IS Process overview</w:t>
      </w:r>
    </w:p>
    <w:p w14:paraId="223AC22A" w14:textId="77777777" w:rsidR="00756D07" w:rsidRPr="00756D07" w:rsidRDefault="00756D07" w:rsidP="00CA0534"/>
    <w:p w14:paraId="1887C81A" w14:textId="77777777" w:rsidR="0021763B" w:rsidRDefault="0021763B">
      <w:pPr>
        <w:spacing w:after="160" w:line="259" w:lineRule="auto"/>
        <w:jc w:val="left"/>
        <w:rPr>
          <w:rFonts w:ascii="Arial Black" w:hAnsi="Arial Black" w:cs="Arial"/>
          <w:bCs/>
          <w:color w:val="405E52"/>
          <w:kern w:val="32"/>
          <w:sz w:val="32"/>
          <w:szCs w:val="32"/>
        </w:rPr>
      </w:pPr>
      <w:r>
        <w:br w:type="page"/>
      </w:r>
    </w:p>
    <w:p w14:paraId="4A6FC498" w14:textId="0B355843" w:rsidR="00BF0DD2" w:rsidRPr="003411C5" w:rsidRDefault="001D17AF" w:rsidP="00290EB4">
      <w:pPr>
        <w:pStyle w:val="Nadpis1"/>
      </w:pPr>
      <w:bookmarkStart w:id="44" w:name="_Toc229586670"/>
      <w:r w:rsidRPr="003411C5">
        <w:lastRenderedPageBreak/>
        <w:t xml:space="preserve">New </w:t>
      </w:r>
      <w:r w:rsidR="00005547">
        <w:t>b</w:t>
      </w:r>
      <w:r w:rsidR="00330044" w:rsidRPr="003411C5">
        <w:t>usiness process definition</w:t>
      </w:r>
      <w:bookmarkEnd w:id="44"/>
    </w:p>
    <w:p w14:paraId="54DCC52F" w14:textId="6F607C5A" w:rsidR="00551B7B" w:rsidRDefault="00551B7B" w:rsidP="00F26CA4">
      <w:pPr>
        <w:pStyle w:val="Nadpis2"/>
        <w:rPr>
          <w:lang w:bidi="te-IN"/>
        </w:rPr>
      </w:pPr>
      <w:bookmarkStart w:id="45" w:name="_Toc229586671"/>
      <w:r w:rsidRPr="003411C5">
        <w:rPr>
          <w:lang w:bidi="te-IN"/>
        </w:rPr>
        <w:t>System ov</w:t>
      </w:r>
      <w:r w:rsidR="00820592" w:rsidRPr="003411C5">
        <w:rPr>
          <w:lang w:bidi="te-IN"/>
        </w:rPr>
        <w:t>erview</w:t>
      </w:r>
      <w:bookmarkEnd w:id="45"/>
    </w:p>
    <w:p w14:paraId="4180CA4B" w14:textId="47975CDA" w:rsidR="003E0C22" w:rsidRDefault="00DD4329" w:rsidP="003E0C22">
      <w:pPr>
        <w:rPr>
          <w:lang w:bidi="te-IN"/>
        </w:rPr>
      </w:pPr>
      <w:r>
        <w:rPr>
          <w:lang w:bidi="te-IN"/>
        </w:rPr>
        <w:t>This is scheme of system</w:t>
      </w:r>
      <w:r w:rsidR="00BE35AB">
        <w:rPr>
          <w:lang w:bidi="te-IN"/>
        </w:rPr>
        <w:t>s</w:t>
      </w:r>
      <w:r>
        <w:rPr>
          <w:lang w:bidi="te-IN"/>
        </w:rPr>
        <w:t xml:space="preserve"> which consume</w:t>
      </w:r>
      <w:r w:rsidR="00BE35AB">
        <w:rPr>
          <w:lang w:bidi="te-IN"/>
        </w:rPr>
        <w:t xml:space="preserve"> data from MDG. </w:t>
      </w:r>
    </w:p>
    <w:p w14:paraId="58BF728D" w14:textId="72A14001" w:rsidR="00BE35AB" w:rsidRDefault="0034425E" w:rsidP="003E0C22">
      <w:pPr>
        <w:rPr>
          <w:lang w:bidi="te-IN"/>
        </w:rPr>
      </w:pPr>
      <w:r>
        <w:rPr>
          <w:lang w:bidi="te-IN"/>
        </w:rPr>
        <w:t>Detail integration scheme is in</w:t>
      </w:r>
      <w:r w:rsidR="0019713E">
        <w:rPr>
          <w:lang w:bidi="te-IN"/>
        </w:rPr>
        <w:t xml:space="preserve"> chapter</w:t>
      </w:r>
      <w:r w:rsidR="00550D35" w:rsidRPr="002D095C">
        <w:rPr>
          <w:rFonts w:eastAsia="Calibri"/>
          <w:color w:val="0000FF"/>
          <w:szCs w:val="22"/>
          <w:u w:val="single"/>
          <w:lang w:bidi="te-IN"/>
        </w:rPr>
        <w:t xml:space="preserve"> </w:t>
      </w:r>
      <w:r w:rsidR="00526513" w:rsidRPr="002D095C">
        <w:rPr>
          <w:rFonts w:eastAsia="Calibri"/>
          <w:iCs/>
          <w:color w:val="0000FF"/>
          <w:szCs w:val="22"/>
          <w:u w:val="single"/>
          <w:lang w:bidi="te-IN"/>
        </w:rPr>
        <w:fldChar w:fldCharType="begin"/>
      </w:r>
      <w:r w:rsidR="00526513" w:rsidRPr="002D095C">
        <w:rPr>
          <w:rFonts w:eastAsia="Calibri"/>
          <w:iCs/>
          <w:color w:val="0000FF"/>
          <w:szCs w:val="22"/>
          <w:u w:val="single"/>
          <w:lang w:bidi="te-IN"/>
        </w:rPr>
        <w:instrText xml:space="preserve"> REF _Ref225505367 \r \h </w:instrText>
      </w:r>
      <w:r w:rsidR="00F937F5" w:rsidRPr="002D095C">
        <w:rPr>
          <w:rFonts w:eastAsia="Calibri"/>
          <w:iCs/>
          <w:color w:val="0000FF"/>
          <w:szCs w:val="22"/>
          <w:u w:val="single"/>
          <w:lang w:bidi="te-IN"/>
        </w:rPr>
        <w:instrText xml:space="preserve"> \* MERGEFORMAT </w:instrText>
      </w:r>
      <w:r w:rsidR="00526513" w:rsidRPr="002D095C">
        <w:rPr>
          <w:rFonts w:eastAsia="Calibri"/>
          <w:iCs/>
          <w:color w:val="0000FF"/>
          <w:szCs w:val="22"/>
          <w:u w:val="single"/>
          <w:lang w:bidi="te-IN"/>
        </w:rPr>
      </w:r>
      <w:r w:rsidR="00526513" w:rsidRPr="002D095C">
        <w:rPr>
          <w:rFonts w:eastAsia="Calibri"/>
          <w:iCs/>
          <w:color w:val="0000FF"/>
          <w:szCs w:val="22"/>
          <w:u w:val="single"/>
          <w:lang w:bidi="te-IN"/>
        </w:rPr>
        <w:fldChar w:fldCharType="separate"/>
      </w:r>
      <w:r w:rsidR="00526513" w:rsidRPr="002D095C">
        <w:rPr>
          <w:rFonts w:eastAsia="Calibri"/>
          <w:iCs/>
          <w:color w:val="0000FF"/>
          <w:szCs w:val="22"/>
          <w:u w:val="single"/>
          <w:lang w:bidi="te-IN"/>
        </w:rPr>
        <w:t>5</w:t>
      </w:r>
      <w:r w:rsidR="00526513" w:rsidRPr="002D095C">
        <w:rPr>
          <w:rFonts w:eastAsia="Calibri"/>
          <w:iCs/>
          <w:color w:val="0000FF"/>
          <w:szCs w:val="22"/>
          <w:u w:val="single"/>
          <w:lang w:bidi="te-IN"/>
        </w:rPr>
        <w:fldChar w:fldCharType="end"/>
      </w:r>
      <w:r w:rsidR="00526513" w:rsidRPr="002D095C">
        <w:rPr>
          <w:rFonts w:eastAsia="Calibri"/>
          <w:iCs/>
          <w:color w:val="0000FF"/>
          <w:szCs w:val="22"/>
          <w:u w:val="single"/>
          <w:lang w:bidi="te-IN"/>
        </w:rPr>
        <w:t>.</w:t>
      </w:r>
    </w:p>
    <w:p w14:paraId="64FE5A51" w14:textId="3B7586E3" w:rsidR="00BE35AB" w:rsidRPr="003E0C22" w:rsidRDefault="00BE35AB" w:rsidP="003E0C22">
      <w:pPr>
        <w:rPr>
          <w:lang w:bidi="te-IN"/>
        </w:rPr>
      </w:pPr>
    </w:p>
    <w:tbl>
      <w:tblPr>
        <w:tblStyle w:val="Mkatabulky"/>
        <w:tblW w:w="9067" w:type="dxa"/>
        <w:tblLook w:val="04A0" w:firstRow="1" w:lastRow="0" w:firstColumn="1" w:lastColumn="0" w:noHBand="0" w:noVBand="1"/>
      </w:tblPr>
      <w:tblGrid>
        <w:gridCol w:w="3964"/>
        <w:gridCol w:w="5103"/>
      </w:tblGrid>
      <w:tr w:rsidR="005E6859" w14:paraId="6EB136DE" w14:textId="77777777" w:rsidTr="00CA0534">
        <w:trPr>
          <w:trHeight w:val="354"/>
        </w:trPr>
        <w:tc>
          <w:tcPr>
            <w:tcW w:w="3964" w:type="dxa"/>
            <w:shd w:val="clear" w:color="auto" w:fill="FFFFFF" w:themeFill="background1"/>
            <w:vAlign w:val="center"/>
          </w:tcPr>
          <w:p w14:paraId="4E1BCC46" w14:textId="38604C1D" w:rsidR="005E6859" w:rsidRPr="00CA0534" w:rsidRDefault="005E6859" w:rsidP="00CA0534">
            <w:pPr>
              <w:jc w:val="left"/>
              <w:rPr>
                <w:b/>
                <w:color w:val="000000" w:themeColor="text1"/>
                <w:sz w:val="20"/>
                <w:szCs w:val="20"/>
                <w:lang w:bidi="te-IN"/>
              </w:rPr>
            </w:pPr>
            <w:r w:rsidRPr="00CA0534">
              <w:rPr>
                <w:b/>
                <w:color w:val="000000" w:themeColor="text1"/>
                <w:sz w:val="20"/>
                <w:szCs w:val="20"/>
                <w:lang w:bidi="te-IN"/>
              </w:rPr>
              <w:t>System</w:t>
            </w:r>
          </w:p>
        </w:tc>
        <w:tc>
          <w:tcPr>
            <w:tcW w:w="5103" w:type="dxa"/>
            <w:shd w:val="clear" w:color="auto" w:fill="FFFFFF" w:themeFill="background1"/>
            <w:vAlign w:val="center"/>
          </w:tcPr>
          <w:p w14:paraId="1B787E5C" w14:textId="2508AB5A" w:rsidR="005E6859" w:rsidRPr="00CA0534" w:rsidRDefault="005E6859" w:rsidP="00CA0534">
            <w:pPr>
              <w:jc w:val="left"/>
              <w:rPr>
                <w:b/>
                <w:color w:val="000000" w:themeColor="text1"/>
                <w:sz w:val="20"/>
                <w:szCs w:val="20"/>
                <w:lang w:bidi="te-IN"/>
              </w:rPr>
            </w:pPr>
            <w:r w:rsidRPr="00CA0534">
              <w:rPr>
                <w:b/>
                <w:color w:val="000000" w:themeColor="text1"/>
                <w:sz w:val="20"/>
                <w:szCs w:val="20"/>
                <w:lang w:bidi="te-IN"/>
              </w:rPr>
              <w:t>Role of system</w:t>
            </w:r>
          </w:p>
        </w:tc>
      </w:tr>
      <w:tr w:rsidR="005E6859" w14:paraId="30A92AF0" w14:textId="77777777" w:rsidTr="00CA0534">
        <w:trPr>
          <w:trHeight w:val="288"/>
        </w:trPr>
        <w:tc>
          <w:tcPr>
            <w:tcW w:w="3964" w:type="dxa"/>
            <w:vAlign w:val="center"/>
          </w:tcPr>
          <w:p w14:paraId="1F92C209" w14:textId="1B4A47F5" w:rsidR="005E6859" w:rsidRPr="00CA0534" w:rsidRDefault="007004CA" w:rsidP="00CA0534">
            <w:pPr>
              <w:jc w:val="left"/>
              <w:rPr>
                <w:sz w:val="20"/>
                <w:szCs w:val="20"/>
                <w:lang w:bidi="te-IN"/>
              </w:rPr>
            </w:pPr>
            <w:r w:rsidRPr="00CA0534">
              <w:rPr>
                <w:sz w:val="20"/>
                <w:szCs w:val="20"/>
                <w:lang w:bidi="te-IN"/>
              </w:rPr>
              <w:t>SAP MDG</w:t>
            </w:r>
          </w:p>
        </w:tc>
        <w:tc>
          <w:tcPr>
            <w:tcW w:w="5103" w:type="dxa"/>
            <w:vAlign w:val="center"/>
          </w:tcPr>
          <w:p w14:paraId="5C2A8F96" w14:textId="3CD29BD0" w:rsidR="005E6859" w:rsidRPr="00CA0534" w:rsidRDefault="00624559" w:rsidP="00CA0534">
            <w:pPr>
              <w:jc w:val="left"/>
              <w:rPr>
                <w:sz w:val="20"/>
                <w:szCs w:val="20"/>
                <w:lang w:bidi="te-IN"/>
              </w:rPr>
            </w:pPr>
            <w:r w:rsidRPr="00CA0534">
              <w:rPr>
                <w:sz w:val="20"/>
                <w:szCs w:val="20"/>
                <w:lang w:bidi="te-IN"/>
              </w:rPr>
              <w:t xml:space="preserve">Master </w:t>
            </w:r>
            <w:r w:rsidR="008178F0" w:rsidRPr="00CA0534">
              <w:rPr>
                <w:sz w:val="20"/>
                <w:szCs w:val="20"/>
                <w:lang w:bidi="te-IN"/>
              </w:rPr>
              <w:t>system</w:t>
            </w:r>
            <w:r w:rsidRPr="00CA0534">
              <w:rPr>
                <w:sz w:val="20"/>
                <w:szCs w:val="20"/>
                <w:lang w:bidi="te-IN"/>
              </w:rPr>
              <w:t xml:space="preserve"> with gold record</w:t>
            </w:r>
          </w:p>
        </w:tc>
      </w:tr>
      <w:tr w:rsidR="005E6859" w14:paraId="2A40F320" w14:textId="77777777" w:rsidTr="00CA0534">
        <w:trPr>
          <w:trHeight w:val="264"/>
        </w:trPr>
        <w:tc>
          <w:tcPr>
            <w:tcW w:w="3964" w:type="dxa"/>
            <w:vAlign w:val="center"/>
          </w:tcPr>
          <w:p w14:paraId="64E10D41" w14:textId="47C06927" w:rsidR="005E6859" w:rsidRPr="00CA0534" w:rsidRDefault="00624559" w:rsidP="00CA0534">
            <w:pPr>
              <w:jc w:val="left"/>
              <w:rPr>
                <w:sz w:val="20"/>
                <w:szCs w:val="20"/>
                <w:lang w:bidi="te-IN"/>
              </w:rPr>
            </w:pPr>
            <w:r w:rsidRPr="00CA0534">
              <w:rPr>
                <w:sz w:val="20"/>
                <w:szCs w:val="20"/>
                <w:lang w:bidi="te-IN"/>
              </w:rPr>
              <w:t>SAP CZ</w:t>
            </w:r>
          </w:p>
        </w:tc>
        <w:tc>
          <w:tcPr>
            <w:tcW w:w="5103" w:type="dxa"/>
            <w:vAlign w:val="center"/>
          </w:tcPr>
          <w:p w14:paraId="28C66F2D" w14:textId="0C22D9F4" w:rsidR="005E6859" w:rsidRPr="00CA0534" w:rsidRDefault="008178F0" w:rsidP="00CA0534">
            <w:pPr>
              <w:jc w:val="left"/>
              <w:rPr>
                <w:sz w:val="20"/>
                <w:szCs w:val="20"/>
                <w:lang w:bidi="te-IN"/>
              </w:rPr>
            </w:pPr>
            <w:r w:rsidRPr="00CA0534">
              <w:rPr>
                <w:sz w:val="20"/>
                <w:szCs w:val="20"/>
                <w:lang w:bidi="te-IN"/>
              </w:rPr>
              <w:t>Local SAP system</w:t>
            </w:r>
            <w:r w:rsidR="00825608" w:rsidRPr="00CA0534">
              <w:rPr>
                <w:sz w:val="20"/>
                <w:szCs w:val="20"/>
                <w:lang w:bidi="te-IN"/>
              </w:rPr>
              <w:t xml:space="preserve"> </w:t>
            </w:r>
            <w:r w:rsidR="0099634B" w:rsidRPr="00CA0534">
              <w:rPr>
                <w:sz w:val="20"/>
                <w:szCs w:val="20"/>
                <w:lang w:bidi="te-IN"/>
              </w:rPr>
              <w:t>CZ</w:t>
            </w:r>
            <w:r w:rsidR="00596796">
              <w:rPr>
                <w:sz w:val="20"/>
                <w:szCs w:val="20"/>
                <w:lang w:bidi="te-IN"/>
              </w:rPr>
              <w:t>/SK</w:t>
            </w:r>
          </w:p>
        </w:tc>
      </w:tr>
      <w:tr w:rsidR="005E6859" w14:paraId="240EE2E7" w14:textId="77777777" w:rsidTr="00CA0534">
        <w:trPr>
          <w:trHeight w:val="282"/>
        </w:trPr>
        <w:tc>
          <w:tcPr>
            <w:tcW w:w="3964" w:type="dxa"/>
            <w:vAlign w:val="center"/>
          </w:tcPr>
          <w:p w14:paraId="18BBE101" w14:textId="615CBF38" w:rsidR="005E6859" w:rsidRPr="00CA0534" w:rsidRDefault="0007385D" w:rsidP="00CA0534">
            <w:pPr>
              <w:jc w:val="left"/>
              <w:rPr>
                <w:sz w:val="20"/>
                <w:szCs w:val="20"/>
                <w:lang w:bidi="te-IN"/>
              </w:rPr>
            </w:pPr>
            <w:r w:rsidRPr="00CA0534">
              <w:rPr>
                <w:sz w:val="20"/>
                <w:szCs w:val="20"/>
                <w:lang w:bidi="te-IN"/>
              </w:rPr>
              <w:t>PSN</w:t>
            </w:r>
          </w:p>
        </w:tc>
        <w:tc>
          <w:tcPr>
            <w:tcW w:w="5103" w:type="dxa"/>
            <w:vAlign w:val="center"/>
          </w:tcPr>
          <w:p w14:paraId="7AB396B0" w14:textId="0A49CF88" w:rsidR="005E6859" w:rsidRPr="00CA0534" w:rsidRDefault="003016D6" w:rsidP="00CA0534">
            <w:pPr>
              <w:jc w:val="left"/>
              <w:rPr>
                <w:sz w:val="20"/>
                <w:szCs w:val="20"/>
                <w:lang w:bidi="te-IN"/>
              </w:rPr>
            </w:pPr>
            <w:r w:rsidRPr="00CA0534">
              <w:rPr>
                <w:sz w:val="20"/>
                <w:szCs w:val="20"/>
                <w:lang w:bidi="te-IN"/>
              </w:rPr>
              <w:t>BP Master for BE</w:t>
            </w:r>
          </w:p>
        </w:tc>
      </w:tr>
      <w:tr w:rsidR="0007385D" w14:paraId="695F4DA0" w14:textId="77777777" w:rsidTr="00CA0534">
        <w:trPr>
          <w:trHeight w:val="258"/>
        </w:trPr>
        <w:tc>
          <w:tcPr>
            <w:tcW w:w="3964" w:type="dxa"/>
            <w:vAlign w:val="center"/>
          </w:tcPr>
          <w:p w14:paraId="4B7E1050" w14:textId="42A3663C" w:rsidR="0007385D" w:rsidRPr="00CA0534" w:rsidRDefault="00971BEE" w:rsidP="00CA0534">
            <w:pPr>
              <w:jc w:val="left"/>
              <w:rPr>
                <w:sz w:val="20"/>
                <w:szCs w:val="20"/>
                <w:lang w:bidi="te-IN"/>
              </w:rPr>
            </w:pPr>
            <w:r w:rsidRPr="00CA0534">
              <w:rPr>
                <w:sz w:val="20"/>
                <w:szCs w:val="20"/>
                <w:lang w:bidi="te-IN"/>
              </w:rPr>
              <w:t>SAP BE</w:t>
            </w:r>
          </w:p>
        </w:tc>
        <w:tc>
          <w:tcPr>
            <w:tcW w:w="5103" w:type="dxa"/>
            <w:vAlign w:val="center"/>
          </w:tcPr>
          <w:p w14:paraId="3E449D9C" w14:textId="649DA427" w:rsidR="0007385D" w:rsidRPr="00CA0534" w:rsidRDefault="00825608" w:rsidP="00CA0534">
            <w:pPr>
              <w:jc w:val="left"/>
              <w:rPr>
                <w:sz w:val="20"/>
                <w:szCs w:val="20"/>
                <w:lang w:bidi="te-IN"/>
              </w:rPr>
            </w:pPr>
            <w:r w:rsidRPr="00CA0534">
              <w:rPr>
                <w:sz w:val="20"/>
                <w:szCs w:val="20"/>
                <w:lang w:bidi="te-IN"/>
              </w:rPr>
              <w:t>Local SAP system BE</w:t>
            </w:r>
          </w:p>
        </w:tc>
      </w:tr>
      <w:tr w:rsidR="00971BEE" w14:paraId="445A7FF1" w14:textId="77777777" w:rsidTr="00CA0534">
        <w:trPr>
          <w:trHeight w:val="276"/>
        </w:trPr>
        <w:tc>
          <w:tcPr>
            <w:tcW w:w="3964" w:type="dxa"/>
            <w:vAlign w:val="center"/>
          </w:tcPr>
          <w:p w14:paraId="600003EC" w14:textId="723FAD97" w:rsidR="00971BEE" w:rsidRPr="00CA0534" w:rsidRDefault="00316847" w:rsidP="00CA0534">
            <w:pPr>
              <w:jc w:val="left"/>
              <w:rPr>
                <w:sz w:val="20"/>
                <w:szCs w:val="20"/>
                <w:lang w:bidi="te-IN"/>
              </w:rPr>
            </w:pPr>
            <w:r w:rsidRPr="00CA0534">
              <w:rPr>
                <w:sz w:val="20"/>
                <w:szCs w:val="20"/>
                <w:lang w:bidi="te-IN"/>
              </w:rPr>
              <w:t>CLM</w:t>
            </w:r>
          </w:p>
        </w:tc>
        <w:tc>
          <w:tcPr>
            <w:tcW w:w="5103" w:type="dxa"/>
            <w:vAlign w:val="center"/>
          </w:tcPr>
          <w:p w14:paraId="7BA35756" w14:textId="15F7273B" w:rsidR="00971BEE" w:rsidRPr="00CA0534" w:rsidRDefault="00825608" w:rsidP="00CA0534">
            <w:pPr>
              <w:jc w:val="left"/>
              <w:rPr>
                <w:sz w:val="20"/>
                <w:szCs w:val="20"/>
                <w:lang w:bidi="te-IN"/>
              </w:rPr>
            </w:pPr>
            <w:r w:rsidRPr="00CA0534">
              <w:rPr>
                <w:sz w:val="20"/>
                <w:szCs w:val="20"/>
                <w:lang w:bidi="te-IN"/>
              </w:rPr>
              <w:t>Consumer for Contract creation</w:t>
            </w:r>
          </w:p>
        </w:tc>
      </w:tr>
      <w:tr w:rsidR="00316847" w14:paraId="57133218" w14:textId="77777777" w:rsidTr="00CA0534">
        <w:trPr>
          <w:trHeight w:val="280"/>
        </w:trPr>
        <w:tc>
          <w:tcPr>
            <w:tcW w:w="3964" w:type="dxa"/>
            <w:vAlign w:val="center"/>
          </w:tcPr>
          <w:p w14:paraId="28C5928F" w14:textId="1706A50E" w:rsidR="00316847" w:rsidRPr="00CA0534" w:rsidRDefault="002E2EF4" w:rsidP="00CA0534">
            <w:pPr>
              <w:jc w:val="left"/>
              <w:rPr>
                <w:sz w:val="20"/>
                <w:szCs w:val="20"/>
                <w:lang w:bidi="te-IN"/>
              </w:rPr>
            </w:pPr>
            <w:r w:rsidRPr="00CA0534">
              <w:rPr>
                <w:sz w:val="20"/>
                <w:szCs w:val="20"/>
                <w:lang w:bidi="te-IN"/>
              </w:rPr>
              <w:t>TPRM</w:t>
            </w:r>
          </w:p>
        </w:tc>
        <w:tc>
          <w:tcPr>
            <w:tcW w:w="5103" w:type="dxa"/>
            <w:vAlign w:val="center"/>
          </w:tcPr>
          <w:p w14:paraId="3E94371D" w14:textId="499A0A35" w:rsidR="00316847" w:rsidRPr="00CA0534" w:rsidRDefault="00825608" w:rsidP="00CA0534">
            <w:pPr>
              <w:jc w:val="left"/>
              <w:rPr>
                <w:sz w:val="20"/>
                <w:szCs w:val="20"/>
                <w:lang w:bidi="te-IN"/>
              </w:rPr>
            </w:pPr>
            <w:r w:rsidRPr="00CA0534">
              <w:rPr>
                <w:sz w:val="20"/>
                <w:szCs w:val="20"/>
                <w:lang w:bidi="te-IN"/>
              </w:rPr>
              <w:t>Consumer for Regulatory Reporting</w:t>
            </w:r>
          </w:p>
        </w:tc>
      </w:tr>
    </w:tbl>
    <w:p w14:paraId="4E35F439" w14:textId="37C81C3C" w:rsidR="002C70CE" w:rsidRPr="003411C5" w:rsidRDefault="002C70CE" w:rsidP="002C70CE"/>
    <w:p w14:paraId="746B2B99" w14:textId="2CA2AB29" w:rsidR="00137942" w:rsidRDefault="002C70CE" w:rsidP="00137942">
      <w:pPr>
        <w:keepNext/>
        <w:spacing w:after="160" w:line="259" w:lineRule="auto"/>
        <w:jc w:val="left"/>
      </w:pPr>
      <w:r w:rsidRPr="00DD08A4">
        <w:t xml:space="preserve"> </w:t>
      </w:r>
      <w:r w:rsidR="002F452C">
        <w:rPr>
          <w:noProof/>
        </w:rPr>
        <w:drawing>
          <wp:inline distT="0" distB="0" distL="0" distR="0" wp14:anchorId="37B20BE5" wp14:editId="68750E02">
            <wp:extent cx="4947313" cy="2290470"/>
            <wp:effectExtent l="0" t="0" r="0" b="0"/>
            <wp:docPr id="1791996247"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9979" cy="2338002"/>
                    </a:xfrm>
                    <a:prstGeom prst="rect">
                      <a:avLst/>
                    </a:prstGeom>
                    <a:noFill/>
                  </pic:spPr>
                </pic:pic>
              </a:graphicData>
            </a:graphic>
          </wp:inline>
        </w:drawing>
      </w:r>
    </w:p>
    <w:p w14:paraId="06E711B1" w14:textId="1C15DA31" w:rsidR="002C70CE" w:rsidRPr="003411C5" w:rsidRDefault="00137942" w:rsidP="00137942">
      <w:pPr>
        <w:pStyle w:val="Titulek"/>
        <w:jc w:val="left"/>
      </w:pPr>
      <w:r>
        <w:t xml:space="preserve">Figure </w:t>
      </w:r>
      <w:r>
        <w:fldChar w:fldCharType="begin"/>
      </w:r>
      <w:r>
        <w:instrText xml:space="preserve"> SEQ Figure \* ARABIC </w:instrText>
      </w:r>
      <w:r>
        <w:fldChar w:fldCharType="separate"/>
      </w:r>
      <w:r w:rsidR="00850D8E">
        <w:rPr>
          <w:noProof/>
        </w:rPr>
        <w:t>3</w:t>
      </w:r>
      <w:r>
        <w:fldChar w:fldCharType="end"/>
      </w:r>
      <w:r>
        <w:t>: System overview</w:t>
      </w:r>
    </w:p>
    <w:p w14:paraId="14C9A897" w14:textId="4578EA02" w:rsidR="00307FB1" w:rsidRDefault="00307FB1" w:rsidP="00BD08F6">
      <w:pPr>
        <w:rPr>
          <w:rFonts w:ascii="Arial Black" w:hAnsi="Arial Black" w:cs="Arial"/>
          <w:bCs/>
          <w:iCs/>
          <w:color w:val="405E52"/>
          <w:sz w:val="28"/>
          <w:szCs w:val="28"/>
          <w:lang w:bidi="te-IN"/>
        </w:rPr>
      </w:pPr>
      <w:r>
        <w:rPr>
          <w:lang w:bidi="te-IN"/>
        </w:rPr>
        <w:br w:type="page"/>
      </w:r>
    </w:p>
    <w:p w14:paraId="16B4F264" w14:textId="7832BF50" w:rsidR="00F26CA4" w:rsidRDefault="00307FB1" w:rsidP="00F26CA4">
      <w:pPr>
        <w:pStyle w:val="Nadpis2"/>
        <w:rPr>
          <w:lang w:bidi="te-IN"/>
        </w:rPr>
      </w:pPr>
      <w:bookmarkStart w:id="46" w:name="_Toc229586672"/>
      <w:r>
        <w:rPr>
          <w:lang w:bidi="te-IN"/>
        </w:rPr>
        <w:lastRenderedPageBreak/>
        <w:t>Gene</w:t>
      </w:r>
      <w:r w:rsidR="00286564">
        <w:rPr>
          <w:lang w:bidi="te-IN"/>
        </w:rPr>
        <w:t>ral</w:t>
      </w:r>
      <w:r>
        <w:rPr>
          <w:lang w:bidi="te-IN"/>
        </w:rPr>
        <w:t xml:space="preserve"> process in MDG</w:t>
      </w:r>
      <w:r w:rsidR="000B0544">
        <w:rPr>
          <w:lang w:bidi="te-IN"/>
        </w:rPr>
        <w:t xml:space="preserve"> for all countries</w:t>
      </w:r>
      <w:bookmarkEnd w:id="46"/>
    </w:p>
    <w:p w14:paraId="2058B039" w14:textId="77777777" w:rsidR="003E0C22" w:rsidRPr="003E0C22" w:rsidRDefault="003E0C22" w:rsidP="003E0C22">
      <w:pPr>
        <w:rPr>
          <w:lang w:bidi="te-IN"/>
        </w:rPr>
      </w:pPr>
    </w:p>
    <w:p w14:paraId="69E17B40" w14:textId="7D14BF6E" w:rsidR="00687755" w:rsidRPr="003411C5" w:rsidRDefault="002F1B13" w:rsidP="00687755">
      <w:pPr>
        <w:rPr>
          <w:lang w:bidi="te-IN"/>
        </w:rPr>
      </w:pPr>
      <w:r w:rsidRPr="003411C5">
        <w:rPr>
          <w:lang w:bidi="te-IN"/>
        </w:rPr>
        <w:t xml:space="preserve">The picture below </w:t>
      </w:r>
      <w:r w:rsidR="004D359A" w:rsidRPr="003411C5">
        <w:rPr>
          <w:lang w:bidi="te-IN"/>
        </w:rPr>
        <w:t>describes the</w:t>
      </w:r>
      <w:r w:rsidRPr="003411C5">
        <w:rPr>
          <w:lang w:bidi="te-IN"/>
        </w:rPr>
        <w:t xml:space="preserve"> overall process</w:t>
      </w:r>
      <w:r w:rsidR="008C2E0B" w:rsidRPr="003411C5">
        <w:rPr>
          <w:lang w:bidi="te-IN"/>
        </w:rPr>
        <w:t xml:space="preserve"> of Business Partner creation</w:t>
      </w:r>
      <w:r w:rsidR="003F6D25" w:rsidRPr="003411C5">
        <w:rPr>
          <w:lang w:bidi="te-IN"/>
        </w:rPr>
        <w:t xml:space="preserve"> </w:t>
      </w:r>
      <w:r w:rsidR="00CA6A1E" w:rsidRPr="003411C5">
        <w:rPr>
          <w:lang w:bidi="te-IN"/>
        </w:rPr>
        <w:t xml:space="preserve">with role Vendor </w:t>
      </w:r>
      <w:r w:rsidR="00DF4AB0">
        <w:rPr>
          <w:lang w:bidi="te-IN"/>
        </w:rPr>
        <w:t xml:space="preserve">or </w:t>
      </w:r>
      <w:r w:rsidR="00CA6A1E" w:rsidRPr="003411C5">
        <w:rPr>
          <w:lang w:bidi="te-IN"/>
        </w:rPr>
        <w:t xml:space="preserve">Customer </w:t>
      </w:r>
      <w:r w:rsidR="003F6D25" w:rsidRPr="003411C5">
        <w:rPr>
          <w:lang w:bidi="te-IN"/>
        </w:rPr>
        <w:t>within limited scope</w:t>
      </w:r>
      <w:r w:rsidR="00975BE0" w:rsidRPr="003411C5">
        <w:rPr>
          <w:lang w:bidi="te-IN"/>
        </w:rPr>
        <w:t xml:space="preserve">. It visualizes which systems </w:t>
      </w:r>
      <w:r w:rsidR="006C0B49" w:rsidRPr="003411C5">
        <w:rPr>
          <w:lang w:bidi="te-IN"/>
        </w:rPr>
        <w:t>will be</w:t>
      </w:r>
      <w:r w:rsidR="006A2423" w:rsidRPr="003411C5">
        <w:rPr>
          <w:lang w:bidi="te-IN"/>
        </w:rPr>
        <w:t xml:space="preserve"> involved in the process</w:t>
      </w:r>
      <w:r w:rsidR="004F71C2" w:rsidRPr="003411C5">
        <w:rPr>
          <w:lang w:bidi="te-IN"/>
        </w:rPr>
        <w:t xml:space="preserve"> and connection between them.</w:t>
      </w:r>
      <w:r w:rsidR="00DC508D" w:rsidRPr="003411C5">
        <w:rPr>
          <w:lang w:bidi="te-IN"/>
        </w:rPr>
        <w:t xml:space="preserve"> </w:t>
      </w:r>
      <w:r w:rsidR="00760B7B" w:rsidRPr="003411C5">
        <w:rPr>
          <w:lang w:bidi="te-IN"/>
        </w:rPr>
        <w:t xml:space="preserve">The process goal is to ensure </w:t>
      </w:r>
      <w:r w:rsidR="0052061E" w:rsidRPr="003411C5">
        <w:rPr>
          <w:lang w:bidi="te-IN"/>
        </w:rPr>
        <w:t>deduplicate</w:t>
      </w:r>
      <w:r w:rsidR="00561D1D" w:rsidRPr="003411C5">
        <w:rPr>
          <w:lang w:bidi="te-IN"/>
        </w:rPr>
        <w:t>d</w:t>
      </w:r>
      <w:r w:rsidR="0052061E" w:rsidRPr="003411C5">
        <w:rPr>
          <w:lang w:bidi="te-IN"/>
        </w:rPr>
        <w:t xml:space="preserve"> vendors and clean data</w:t>
      </w:r>
      <w:r w:rsidR="00561D1D" w:rsidRPr="003411C5">
        <w:rPr>
          <w:lang w:bidi="te-IN"/>
        </w:rPr>
        <w:t xml:space="preserve"> </w:t>
      </w:r>
      <w:r w:rsidR="006524DD" w:rsidRPr="003411C5">
        <w:rPr>
          <w:lang w:bidi="te-IN"/>
        </w:rPr>
        <w:t>due to integration of MDG</w:t>
      </w:r>
      <w:r w:rsidR="0052061E" w:rsidRPr="003411C5">
        <w:rPr>
          <w:lang w:bidi="te-IN"/>
        </w:rPr>
        <w:t>.</w:t>
      </w:r>
      <w:r w:rsidR="006524DD" w:rsidRPr="003411C5">
        <w:rPr>
          <w:lang w:bidi="te-IN"/>
        </w:rPr>
        <w:t xml:space="preserve"> </w:t>
      </w:r>
      <w:r w:rsidR="00760644" w:rsidRPr="003411C5">
        <w:rPr>
          <w:lang w:bidi="te-IN"/>
        </w:rPr>
        <w:t xml:space="preserve">Clean data will be replicated to </w:t>
      </w:r>
      <w:r w:rsidR="008E113E" w:rsidRPr="003411C5">
        <w:rPr>
          <w:lang w:bidi="te-IN"/>
        </w:rPr>
        <w:t>application</w:t>
      </w:r>
      <w:r w:rsidR="00A56D2F">
        <w:rPr>
          <w:lang w:bidi="te-IN"/>
        </w:rPr>
        <w:t>s</w:t>
      </w:r>
      <w:r w:rsidR="00E84D11" w:rsidRPr="003411C5">
        <w:rPr>
          <w:lang w:bidi="te-IN"/>
        </w:rPr>
        <w:t xml:space="preserve"> CLM</w:t>
      </w:r>
      <w:r w:rsidR="00E409A3" w:rsidRPr="003411C5">
        <w:rPr>
          <w:lang w:bidi="te-IN"/>
        </w:rPr>
        <w:t xml:space="preserve"> and </w:t>
      </w:r>
      <w:r w:rsidR="00191942" w:rsidRPr="003411C5">
        <w:rPr>
          <w:lang w:bidi="te-IN"/>
        </w:rPr>
        <w:t>TPRM</w:t>
      </w:r>
      <w:r w:rsidR="00AD0AC4">
        <w:rPr>
          <w:lang w:bidi="te-IN"/>
        </w:rPr>
        <w:t>.</w:t>
      </w:r>
    </w:p>
    <w:p w14:paraId="2D392EE7" w14:textId="5A578FFA" w:rsidR="00BC1C61" w:rsidRDefault="00BC1C61" w:rsidP="00687755">
      <w:pPr>
        <w:rPr>
          <w:lang w:bidi="te-IN"/>
        </w:rPr>
      </w:pPr>
    </w:p>
    <w:p w14:paraId="5EC1267C" w14:textId="77777777" w:rsidR="00601614" w:rsidRDefault="00601614" w:rsidP="00CA0534">
      <w:pPr>
        <w:pStyle w:val="cpNormal1"/>
        <w:keepNext/>
        <w:spacing w:after="0"/>
        <w:rPr>
          <w:noProof/>
        </w:rPr>
      </w:pPr>
    </w:p>
    <w:p w14:paraId="17D1B71C" w14:textId="1853A081" w:rsidR="00350CB2" w:rsidRDefault="00601614" w:rsidP="00CA0534">
      <w:pPr>
        <w:pStyle w:val="cpNormal1"/>
        <w:keepNext/>
        <w:spacing w:after="0"/>
      </w:pPr>
      <w:r>
        <w:rPr>
          <w:noProof/>
        </w:rPr>
        <w:drawing>
          <wp:inline distT="0" distB="0" distL="0" distR="0" wp14:anchorId="652CFA13" wp14:editId="1D0E8DC0">
            <wp:extent cx="5794470" cy="2676948"/>
            <wp:effectExtent l="0" t="0" r="0" b="9525"/>
            <wp:docPr id="1016364194"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5027" cy="2700305"/>
                    </a:xfrm>
                    <a:prstGeom prst="rect">
                      <a:avLst/>
                    </a:prstGeom>
                    <a:noFill/>
                  </pic:spPr>
                </pic:pic>
              </a:graphicData>
            </a:graphic>
          </wp:inline>
        </w:drawing>
      </w:r>
    </w:p>
    <w:p w14:paraId="636A6DE8" w14:textId="5AE5C0CA" w:rsidR="00350CB2" w:rsidRDefault="00350CB2" w:rsidP="00CA0534">
      <w:pPr>
        <w:pStyle w:val="Titulek"/>
        <w:jc w:val="both"/>
      </w:pPr>
      <w:r>
        <w:t xml:space="preserve">Figure </w:t>
      </w:r>
      <w:r>
        <w:fldChar w:fldCharType="begin"/>
      </w:r>
      <w:r>
        <w:instrText xml:space="preserve"> SEQ Figure \* ARABIC </w:instrText>
      </w:r>
      <w:r>
        <w:fldChar w:fldCharType="separate"/>
      </w:r>
      <w:r w:rsidR="00850D8E">
        <w:rPr>
          <w:noProof/>
        </w:rPr>
        <w:t>4</w:t>
      </w:r>
      <w:r>
        <w:fldChar w:fldCharType="end"/>
      </w:r>
      <w:r>
        <w:t>: General process MDG</w:t>
      </w:r>
    </w:p>
    <w:p w14:paraId="4F2F0BB3" w14:textId="77777777" w:rsidR="00D022E1" w:rsidRPr="00CA0534" w:rsidRDefault="00D022E1" w:rsidP="00CA0534">
      <w:pPr>
        <w:shd w:val="clear" w:color="auto" w:fill="FFFFFF" w:themeFill="background1"/>
        <w:rPr>
          <w:color w:val="000000" w:themeColor="text1"/>
        </w:rPr>
      </w:pPr>
    </w:p>
    <w:tbl>
      <w:tblPr>
        <w:tblStyle w:val="Mkatabulky"/>
        <w:tblW w:w="9781" w:type="dxa"/>
        <w:tblInd w:w="108" w:type="dxa"/>
        <w:tblLook w:val="01E0" w:firstRow="1" w:lastRow="1" w:firstColumn="1" w:lastColumn="1" w:noHBand="0" w:noVBand="0"/>
      </w:tblPr>
      <w:tblGrid>
        <w:gridCol w:w="3616"/>
        <w:gridCol w:w="6165"/>
      </w:tblGrid>
      <w:tr w:rsidR="00145774" w:rsidRPr="001153DC" w14:paraId="5728A3E2" w14:textId="77777777" w:rsidTr="00CA0534">
        <w:trPr>
          <w:tblHeader/>
        </w:trPr>
        <w:tc>
          <w:tcPr>
            <w:tcW w:w="361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4CEF7A" w14:textId="77777777" w:rsidR="00145774" w:rsidRPr="00CA0534" w:rsidRDefault="00145774" w:rsidP="00CA0534">
            <w:pPr>
              <w:shd w:val="clear" w:color="auto" w:fill="FFFFFF" w:themeFill="background1"/>
              <w:rPr>
                <w:b/>
                <w:color w:val="000000" w:themeColor="text1"/>
              </w:rPr>
            </w:pPr>
            <w:r w:rsidRPr="00CA0534">
              <w:rPr>
                <w:b/>
                <w:color w:val="000000" w:themeColor="text1"/>
              </w:rPr>
              <w:t>Steps in process</w:t>
            </w:r>
          </w:p>
        </w:tc>
        <w:tc>
          <w:tcPr>
            <w:tcW w:w="61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2853ED" w14:textId="185A1D69" w:rsidR="00145774" w:rsidRPr="00CA0534" w:rsidRDefault="00145774" w:rsidP="00CA0534">
            <w:pPr>
              <w:shd w:val="clear" w:color="auto" w:fill="FFFFFF" w:themeFill="background1"/>
              <w:rPr>
                <w:b/>
                <w:color w:val="000000" w:themeColor="text1"/>
              </w:rPr>
            </w:pPr>
            <w:r w:rsidRPr="00CA0534">
              <w:rPr>
                <w:b/>
                <w:color w:val="000000" w:themeColor="text1"/>
              </w:rPr>
              <w:t>Description of steps</w:t>
            </w:r>
          </w:p>
        </w:tc>
      </w:tr>
      <w:tr w:rsidR="00145774" w:rsidRPr="003411C5" w14:paraId="49DCF8F7" w14:textId="77777777" w:rsidTr="00ED04A0">
        <w:tc>
          <w:tcPr>
            <w:tcW w:w="3616" w:type="dxa"/>
            <w:tcBorders>
              <w:top w:val="single" w:sz="4" w:space="0" w:color="auto"/>
              <w:left w:val="single" w:sz="4" w:space="0" w:color="auto"/>
              <w:bottom w:val="single" w:sz="4" w:space="0" w:color="auto"/>
              <w:right w:val="single" w:sz="4" w:space="0" w:color="auto"/>
            </w:tcBorders>
          </w:tcPr>
          <w:p w14:paraId="4D23E773" w14:textId="77777777" w:rsidR="00145774" w:rsidRPr="003411C5" w:rsidRDefault="00145774">
            <w:pPr>
              <w:rPr>
                <w:b/>
                <w:bCs/>
              </w:rPr>
            </w:pPr>
            <w:r w:rsidRPr="003411C5">
              <w:rPr>
                <w:b/>
                <w:bCs/>
              </w:rPr>
              <w:t xml:space="preserve">User </w:t>
            </w:r>
          </w:p>
        </w:tc>
        <w:tc>
          <w:tcPr>
            <w:tcW w:w="6165" w:type="dxa"/>
            <w:tcBorders>
              <w:top w:val="single" w:sz="4" w:space="0" w:color="auto"/>
              <w:left w:val="single" w:sz="4" w:space="0" w:color="auto"/>
              <w:bottom w:val="single" w:sz="4" w:space="0" w:color="auto"/>
              <w:right w:val="single" w:sz="4" w:space="0" w:color="auto"/>
            </w:tcBorders>
          </w:tcPr>
          <w:p w14:paraId="7572F227" w14:textId="77777777" w:rsidR="00145774" w:rsidRPr="003411C5" w:rsidRDefault="00145774">
            <w:pPr>
              <w:jc w:val="left"/>
            </w:pPr>
            <w:r w:rsidRPr="003411C5">
              <w:rPr>
                <w:u w:val="single"/>
              </w:rPr>
              <w:t>Process users</w:t>
            </w:r>
            <w:r w:rsidRPr="003411C5">
              <w:t>:</w:t>
            </w:r>
          </w:p>
          <w:p w14:paraId="55C0B807" w14:textId="77777777" w:rsidR="00145774" w:rsidRPr="003411C5" w:rsidRDefault="00145774" w:rsidP="00145774">
            <w:pPr>
              <w:pStyle w:val="Odstavecseseznamem"/>
              <w:numPr>
                <w:ilvl w:val="0"/>
                <w:numId w:val="24"/>
              </w:numPr>
            </w:pPr>
            <w:r w:rsidRPr="003411C5">
              <w:t>User from HK department (CZ)</w:t>
            </w:r>
          </w:p>
          <w:p w14:paraId="5D60DA1B" w14:textId="77777777" w:rsidR="00145774" w:rsidRPr="003411C5" w:rsidRDefault="00145774" w:rsidP="00145774">
            <w:pPr>
              <w:pStyle w:val="Odstavecseseznamem"/>
              <w:numPr>
                <w:ilvl w:val="0"/>
                <w:numId w:val="24"/>
              </w:numPr>
            </w:pPr>
            <w:r w:rsidRPr="003411C5">
              <w:t>User from SK accounting department</w:t>
            </w:r>
          </w:p>
          <w:p w14:paraId="679C176C" w14:textId="77777777" w:rsidR="00145774" w:rsidRPr="003411C5" w:rsidRDefault="00145774" w:rsidP="00145774">
            <w:pPr>
              <w:pStyle w:val="Odstavecseseznamem"/>
              <w:numPr>
                <w:ilvl w:val="0"/>
                <w:numId w:val="24"/>
              </w:numPr>
            </w:pPr>
            <w:r w:rsidRPr="003411C5">
              <w:t>User from BE (for manual check in MDG)</w:t>
            </w:r>
          </w:p>
          <w:p w14:paraId="6A3B6D5D" w14:textId="77777777" w:rsidR="00145774" w:rsidRPr="003411C5" w:rsidRDefault="00145774" w:rsidP="00145774">
            <w:pPr>
              <w:pStyle w:val="Odstavecseseznamem"/>
              <w:numPr>
                <w:ilvl w:val="0"/>
                <w:numId w:val="24"/>
              </w:numPr>
            </w:pPr>
            <w:r w:rsidRPr="003411C5">
              <w:t>Technical user from SAP BE</w:t>
            </w:r>
          </w:p>
          <w:p w14:paraId="375731C3" w14:textId="3B8D15D0" w:rsidR="00EE186D" w:rsidRPr="003411C5" w:rsidRDefault="00EE186D" w:rsidP="00145774">
            <w:pPr>
              <w:pStyle w:val="Odstavecseseznamem"/>
              <w:numPr>
                <w:ilvl w:val="0"/>
                <w:numId w:val="24"/>
              </w:numPr>
            </w:pPr>
            <w:r>
              <w:t>Technical user from SAP CZ (for cVerify process</w:t>
            </w:r>
            <w:r w:rsidR="0051232E">
              <w:t>es)</w:t>
            </w:r>
          </w:p>
          <w:p w14:paraId="04DF6E8B" w14:textId="77777777" w:rsidR="00145774" w:rsidRPr="003411C5" w:rsidRDefault="00145774" w:rsidP="00145774">
            <w:pPr>
              <w:pStyle w:val="Odstavecseseznamem"/>
              <w:numPr>
                <w:ilvl w:val="0"/>
                <w:numId w:val="24"/>
              </w:numPr>
            </w:pPr>
            <w:r w:rsidRPr="003411C5">
              <w:t>Technical users (Robot) – each robot has his own technical user</w:t>
            </w:r>
          </w:p>
          <w:p w14:paraId="0AA0713D" w14:textId="77777777" w:rsidR="00145774" w:rsidRPr="003411C5" w:rsidRDefault="00145774" w:rsidP="00145774">
            <w:pPr>
              <w:pStyle w:val="Odstavecseseznamem"/>
              <w:numPr>
                <w:ilvl w:val="0"/>
                <w:numId w:val="24"/>
              </w:numPr>
            </w:pPr>
            <w:r w:rsidRPr="003411C5">
              <w:t>MDG central administrator</w:t>
            </w:r>
          </w:p>
          <w:p w14:paraId="4824E11D" w14:textId="77777777" w:rsidR="00145774" w:rsidRPr="003411C5" w:rsidRDefault="00145774">
            <w:pPr>
              <w:pStyle w:val="Odstavecseseznamem"/>
            </w:pPr>
          </w:p>
        </w:tc>
      </w:tr>
      <w:tr w:rsidR="00145774" w:rsidRPr="003411C5" w14:paraId="16558DE7" w14:textId="77777777" w:rsidTr="00ED04A0">
        <w:tc>
          <w:tcPr>
            <w:tcW w:w="3616" w:type="dxa"/>
            <w:tcBorders>
              <w:top w:val="single" w:sz="4" w:space="0" w:color="auto"/>
              <w:left w:val="single" w:sz="4" w:space="0" w:color="auto"/>
              <w:bottom w:val="single" w:sz="4" w:space="0" w:color="auto"/>
              <w:right w:val="single" w:sz="4" w:space="0" w:color="auto"/>
            </w:tcBorders>
          </w:tcPr>
          <w:p w14:paraId="3D47F6FE" w14:textId="54271671" w:rsidR="00145774" w:rsidRPr="003411C5" w:rsidRDefault="00135022">
            <w:pPr>
              <w:rPr>
                <w:b/>
                <w:bCs/>
              </w:rPr>
            </w:pPr>
            <w:r>
              <w:rPr>
                <w:b/>
                <w:bCs/>
              </w:rPr>
              <w:t>Initial process</w:t>
            </w:r>
            <w:r w:rsidR="00670CB0">
              <w:rPr>
                <w:b/>
                <w:bCs/>
              </w:rPr>
              <w:t xml:space="preserve"> outside MDG</w:t>
            </w:r>
          </w:p>
        </w:tc>
        <w:tc>
          <w:tcPr>
            <w:tcW w:w="6165" w:type="dxa"/>
            <w:tcBorders>
              <w:top w:val="single" w:sz="4" w:space="0" w:color="auto"/>
              <w:left w:val="single" w:sz="4" w:space="0" w:color="auto"/>
              <w:bottom w:val="single" w:sz="4" w:space="0" w:color="auto"/>
              <w:right w:val="single" w:sz="4" w:space="0" w:color="auto"/>
            </w:tcBorders>
          </w:tcPr>
          <w:p w14:paraId="54C9026E" w14:textId="1B9EF63D" w:rsidR="00145774" w:rsidRPr="006F3434" w:rsidRDefault="00145774">
            <w:pPr>
              <w:jc w:val="left"/>
              <w:rPr>
                <w:i/>
                <w:iCs/>
              </w:rPr>
            </w:pPr>
            <w:r w:rsidRPr="00CA0534">
              <w:t>Initial process</w:t>
            </w:r>
            <w:r w:rsidRPr="003411C5">
              <w:t xml:space="preserve"> outside of MDG system will remain the same</w:t>
            </w:r>
            <w:r>
              <w:t xml:space="preserve"> for CZ and BE</w:t>
            </w:r>
            <w:r w:rsidRPr="003411C5">
              <w:t>.</w:t>
            </w:r>
          </w:p>
          <w:p w14:paraId="6D7AAD41" w14:textId="7CA6F3B6" w:rsidR="0049252C" w:rsidRPr="003411C5" w:rsidRDefault="0049252C" w:rsidP="00670CB0"/>
        </w:tc>
      </w:tr>
      <w:tr w:rsidR="00145774" w:rsidRPr="003411C5" w14:paraId="11C42929" w14:textId="77777777" w:rsidTr="00ED04A0">
        <w:tc>
          <w:tcPr>
            <w:tcW w:w="3616" w:type="dxa"/>
            <w:tcBorders>
              <w:top w:val="single" w:sz="4" w:space="0" w:color="auto"/>
              <w:left w:val="single" w:sz="4" w:space="0" w:color="auto"/>
              <w:bottom w:val="single" w:sz="4" w:space="0" w:color="auto"/>
              <w:right w:val="single" w:sz="4" w:space="0" w:color="auto"/>
            </w:tcBorders>
          </w:tcPr>
          <w:p w14:paraId="6B3190FC" w14:textId="77777777" w:rsidR="00145774" w:rsidRPr="003411C5" w:rsidRDefault="00145774">
            <w:pPr>
              <w:rPr>
                <w:b/>
                <w:bCs/>
              </w:rPr>
            </w:pPr>
            <w:r w:rsidRPr="003411C5">
              <w:rPr>
                <w:b/>
                <w:bCs/>
              </w:rPr>
              <w:t>MDG process</w:t>
            </w:r>
          </w:p>
        </w:tc>
        <w:tc>
          <w:tcPr>
            <w:tcW w:w="6165" w:type="dxa"/>
            <w:tcBorders>
              <w:top w:val="single" w:sz="4" w:space="0" w:color="auto"/>
              <w:left w:val="single" w:sz="4" w:space="0" w:color="auto"/>
              <w:bottom w:val="single" w:sz="4" w:space="0" w:color="auto"/>
              <w:right w:val="single" w:sz="4" w:space="0" w:color="auto"/>
            </w:tcBorders>
          </w:tcPr>
          <w:p w14:paraId="189BC6B5" w14:textId="77777777" w:rsidR="00670CB0" w:rsidRPr="009D0A6A" w:rsidRDefault="00670CB0" w:rsidP="00670CB0">
            <w:pPr>
              <w:jc w:val="left"/>
              <w:rPr>
                <w:u w:val="single"/>
              </w:rPr>
            </w:pPr>
            <w:r>
              <w:rPr>
                <w:u w:val="single"/>
              </w:rPr>
              <w:t>Creating MDG request</w:t>
            </w:r>
            <w:r w:rsidRPr="009D0A6A">
              <w:rPr>
                <w:u w:val="single"/>
              </w:rPr>
              <w:t>:</w:t>
            </w:r>
          </w:p>
          <w:p w14:paraId="2B22D35D" w14:textId="77777777" w:rsidR="00670CB0" w:rsidRPr="003411C5" w:rsidRDefault="00670CB0" w:rsidP="00670CB0">
            <w:pPr>
              <w:pStyle w:val="Odstavecseseznamem"/>
              <w:numPr>
                <w:ilvl w:val="0"/>
                <w:numId w:val="79"/>
              </w:numPr>
            </w:pPr>
            <w:r w:rsidRPr="003411C5">
              <w:t>Robot</w:t>
            </w:r>
            <w:r>
              <w:t xml:space="preserve"> CZ</w:t>
            </w:r>
          </w:p>
          <w:p w14:paraId="721366CE" w14:textId="77777777" w:rsidR="00670CB0" w:rsidRPr="003411C5" w:rsidRDefault="00670CB0" w:rsidP="00670CB0">
            <w:pPr>
              <w:pStyle w:val="Odstavecseseznamem"/>
              <w:numPr>
                <w:ilvl w:val="0"/>
                <w:numId w:val="79"/>
              </w:numPr>
            </w:pPr>
            <w:r w:rsidRPr="003411C5">
              <w:t>Manual creation of request from CZ/SK</w:t>
            </w:r>
          </w:p>
          <w:p w14:paraId="6D5BECBC" w14:textId="77777777" w:rsidR="00670CB0" w:rsidRPr="003411C5" w:rsidRDefault="00670CB0" w:rsidP="00670CB0">
            <w:pPr>
              <w:pStyle w:val="Odstavecseseznamem"/>
              <w:numPr>
                <w:ilvl w:val="0"/>
                <w:numId w:val="80"/>
              </w:numPr>
            </w:pPr>
            <w:r w:rsidRPr="003411C5">
              <w:t>Entry from SAP BE</w:t>
            </w:r>
            <w:r>
              <w:t xml:space="preserve"> (integration)</w:t>
            </w:r>
          </w:p>
          <w:p w14:paraId="7A95EAE5" w14:textId="77777777" w:rsidR="00670CB0" w:rsidRPr="003411C5" w:rsidRDefault="00670CB0" w:rsidP="00670CB0">
            <w:pPr>
              <w:jc w:val="left"/>
            </w:pPr>
          </w:p>
          <w:p w14:paraId="6461441B" w14:textId="77777777" w:rsidR="00670CB0" w:rsidRPr="003411C5" w:rsidRDefault="00670CB0" w:rsidP="00670CB0">
            <w:pPr>
              <w:jc w:val="left"/>
            </w:pPr>
            <w:r w:rsidRPr="003411C5">
              <w:t>Clearing process ensuring deduplication</w:t>
            </w:r>
            <w:r>
              <w:t xml:space="preserve"> and matching</w:t>
            </w:r>
            <w:r w:rsidRPr="003411C5">
              <w:t xml:space="preserve"> of BPs will be validating entered data.</w:t>
            </w:r>
          </w:p>
          <w:p w14:paraId="027EB5D3" w14:textId="77777777" w:rsidR="00670CB0" w:rsidRDefault="00670CB0" w:rsidP="00670CB0">
            <w:r w:rsidRPr="003411C5">
              <w:lastRenderedPageBreak/>
              <w:t>If any error occurs in MDG, while validation, acceptance or distribution of data are in process it will be reviewed by MDG administrator.</w:t>
            </w:r>
          </w:p>
          <w:p w14:paraId="52121659" w14:textId="77777777" w:rsidR="00670CB0" w:rsidRDefault="00670CB0" w:rsidP="00670CB0"/>
          <w:p w14:paraId="1AF0451B" w14:textId="01E10DF6" w:rsidR="00670CB0" w:rsidRPr="000F20AF" w:rsidRDefault="008777BE" w:rsidP="00670CB0">
            <w:r w:rsidRPr="000F20AF">
              <w:rPr>
                <w:u w:val="single"/>
              </w:rPr>
              <w:t>Processing MDG reques</w:t>
            </w:r>
            <w:r w:rsidR="008D52B0" w:rsidRPr="000F20AF">
              <w:rPr>
                <w:u w:val="single"/>
              </w:rPr>
              <w:t>t</w:t>
            </w:r>
            <w:r w:rsidR="00670CB0" w:rsidRPr="000F20AF">
              <w:rPr>
                <w:u w:val="single"/>
              </w:rPr>
              <w:t>:</w:t>
            </w:r>
          </w:p>
          <w:p w14:paraId="0E97CF17" w14:textId="13478212" w:rsidR="00670CB0" w:rsidRPr="000F20AF" w:rsidRDefault="00670CB0" w:rsidP="00173710">
            <w:pPr>
              <w:pStyle w:val="Odstavecseseznamem"/>
              <w:numPr>
                <w:ilvl w:val="0"/>
                <w:numId w:val="80"/>
              </w:numPr>
            </w:pPr>
            <w:r w:rsidRPr="000F20AF">
              <w:t>Draft – Initial status when request is created</w:t>
            </w:r>
            <w:r w:rsidR="00D206B1" w:rsidRPr="000F20AF">
              <w:t xml:space="preserve"> by user</w:t>
            </w:r>
            <w:r w:rsidR="009804D4" w:rsidRPr="000F20AF">
              <w:t xml:space="preserve"> and not send to </w:t>
            </w:r>
            <w:r w:rsidR="009804D4" w:rsidRPr="00CA0534">
              <w:rPr>
                <w:i/>
                <w:iCs/>
              </w:rPr>
              <w:t>In process</w:t>
            </w:r>
            <w:r w:rsidR="00F07084" w:rsidRPr="000F20AF">
              <w:t>. This means that the user has saved the draft and will return to it later to complete</w:t>
            </w:r>
            <w:r w:rsidR="00F07084" w:rsidRPr="00F07084">
              <w:t xml:space="preserve"> it</w:t>
            </w:r>
            <w:r w:rsidR="00AE3E08">
              <w:t xml:space="preserve"> and </w:t>
            </w:r>
            <w:r w:rsidR="00AE3E08" w:rsidRPr="00AE3E08">
              <w:t>submit it to the process</w:t>
            </w:r>
            <w:r w:rsidR="00AE3E08">
              <w:t xml:space="preserve"> (status</w:t>
            </w:r>
            <w:r w:rsidR="00F856E5">
              <w:t>:</w:t>
            </w:r>
            <w:r w:rsidR="00AE3E08">
              <w:t xml:space="preserve"> </w:t>
            </w:r>
            <w:r w:rsidR="00AE3E08" w:rsidRPr="00CA0534">
              <w:rPr>
                <w:i/>
                <w:iCs/>
              </w:rPr>
              <w:t>In process</w:t>
            </w:r>
            <w:r w:rsidR="00AE3E08">
              <w:t>).</w:t>
            </w:r>
            <w:r w:rsidR="00F07084">
              <w:t xml:space="preserve"> </w:t>
            </w:r>
            <w:r w:rsidR="002556CE" w:rsidRPr="002556CE">
              <w:t>The user</w:t>
            </w:r>
            <w:r w:rsidR="001F0863">
              <w:t>, who creates the draft,</w:t>
            </w:r>
            <w:r w:rsidR="002556CE" w:rsidRPr="002556CE">
              <w:t xml:space="preserve"> can delete the draft. A deleted draft cannot be retrieved; it will be permanently deleted.</w:t>
            </w:r>
            <w:r w:rsidR="002556CE">
              <w:t xml:space="preserve"> </w:t>
            </w:r>
            <w:r w:rsidR="00FE5AE0">
              <w:t>Deletion is only possible until the request is sent to the process</w:t>
            </w:r>
            <w:r w:rsidR="00173710">
              <w:t xml:space="preserve">. </w:t>
            </w:r>
          </w:p>
          <w:p w14:paraId="70F05442" w14:textId="52E24494" w:rsidR="00670CB0" w:rsidRDefault="00670CB0" w:rsidP="00670CB0">
            <w:pPr>
              <w:pStyle w:val="Odstavecseseznamem"/>
              <w:numPr>
                <w:ilvl w:val="0"/>
                <w:numId w:val="80"/>
              </w:numPr>
            </w:pPr>
            <w:r w:rsidRPr="007D13BC">
              <w:t xml:space="preserve">In process – MGD data </w:t>
            </w:r>
            <w:r>
              <w:t>are</w:t>
            </w:r>
            <w:r w:rsidRPr="007D13BC">
              <w:t xml:space="preserve"> being created/changed (GID generated, data changed)</w:t>
            </w:r>
            <w:r w:rsidR="002556CE">
              <w:t>.</w:t>
            </w:r>
            <w:r w:rsidR="00D722E8">
              <w:t xml:space="preserve"> </w:t>
            </w:r>
            <w:r w:rsidR="00F4330A" w:rsidRPr="00F4330A">
              <w:t>This status is initiated by the user who submitted the request to the process. Based on program logic, the system processes the request</w:t>
            </w:r>
            <w:r w:rsidR="00E82F01">
              <w:t xml:space="preserve"> </w:t>
            </w:r>
            <w:r w:rsidR="00E82F01" w:rsidRPr="007D13BC">
              <w:t>–</w:t>
            </w:r>
            <w:r w:rsidR="00E82F01">
              <w:t xml:space="preserve"> </w:t>
            </w:r>
            <w:r w:rsidR="00F4330A" w:rsidRPr="00F4330A">
              <w:t>i.e., deduplication, matching, and creation of a GID record</w:t>
            </w:r>
            <w:r w:rsidR="00E82F01">
              <w:t xml:space="preserve"> </w:t>
            </w:r>
            <w:r w:rsidR="00E82F01" w:rsidRPr="007D13BC">
              <w:t>–</w:t>
            </w:r>
            <w:r w:rsidR="00E82F01">
              <w:t xml:space="preserve"> </w:t>
            </w:r>
            <w:r w:rsidR="00F4330A" w:rsidRPr="00F4330A">
              <w:t xml:space="preserve">and moves the request to the next status, which can be </w:t>
            </w:r>
            <w:r w:rsidR="00F4330A" w:rsidRPr="00CA0534">
              <w:rPr>
                <w:i/>
                <w:iCs/>
              </w:rPr>
              <w:t xml:space="preserve">Request </w:t>
            </w:r>
            <w:r w:rsidR="00F856E5" w:rsidRPr="00CA0534">
              <w:rPr>
                <w:i/>
                <w:iCs/>
              </w:rPr>
              <w:t>f</w:t>
            </w:r>
            <w:r w:rsidR="00755995" w:rsidRPr="00CA0534">
              <w:rPr>
                <w:i/>
                <w:iCs/>
              </w:rPr>
              <w:t>inished</w:t>
            </w:r>
            <w:r w:rsidR="00F4330A" w:rsidRPr="00F4330A">
              <w:t xml:space="preserve"> or </w:t>
            </w:r>
            <w:r w:rsidR="00F4330A" w:rsidRPr="00CA0534">
              <w:rPr>
                <w:i/>
                <w:iCs/>
              </w:rPr>
              <w:t>Error</w:t>
            </w:r>
            <w:r w:rsidR="00F4330A" w:rsidRPr="00F4330A">
              <w:t>.</w:t>
            </w:r>
          </w:p>
          <w:p w14:paraId="4EDD5CF0" w14:textId="6FA95CE4" w:rsidR="00670CB0" w:rsidRPr="007D13BC" w:rsidRDefault="00670CB0" w:rsidP="00670CB0">
            <w:pPr>
              <w:pStyle w:val="Odstavecseseznamem"/>
              <w:numPr>
                <w:ilvl w:val="0"/>
                <w:numId w:val="80"/>
              </w:numPr>
            </w:pPr>
            <w:r w:rsidRPr="007D13BC">
              <w:t xml:space="preserve">Error – Any error </w:t>
            </w:r>
            <w:r w:rsidR="0064671F" w:rsidRPr="007D13BC">
              <w:t>occurs</w:t>
            </w:r>
            <w:r w:rsidRPr="007D13BC">
              <w:t xml:space="preserve"> in request processing</w:t>
            </w:r>
            <w:r w:rsidR="00E01959">
              <w:t>.</w:t>
            </w:r>
            <w:r w:rsidR="00B43B5D">
              <w:t xml:space="preserve"> </w:t>
            </w:r>
            <w:r w:rsidR="00B43B5D" w:rsidRPr="00C95F48">
              <w:t xml:space="preserve">The user </w:t>
            </w:r>
            <w:r w:rsidR="0064671F" w:rsidRPr="00C95F48">
              <w:t xml:space="preserve">(not technical user) </w:t>
            </w:r>
            <w:r w:rsidR="00B43B5D" w:rsidRPr="00C95F48">
              <w:t>who created the request is notified</w:t>
            </w:r>
            <w:r w:rsidR="00B43B5D" w:rsidRPr="000F20AF">
              <w:t xml:space="preserve"> </w:t>
            </w:r>
            <w:r w:rsidR="00E82F01" w:rsidRPr="00CA0534">
              <w:t>about</w:t>
            </w:r>
            <w:r w:rsidR="00B43B5D" w:rsidRPr="000F20AF">
              <w:t xml:space="preserve"> the status via email</w:t>
            </w:r>
            <w:r w:rsidR="00B43B5D" w:rsidRPr="00B43B5D">
              <w:t xml:space="preserve"> and can edit the data in the request based on the error log and resubmit it to </w:t>
            </w:r>
            <w:r w:rsidR="003B6861">
              <w:t>be</w:t>
            </w:r>
            <w:r w:rsidR="00B43B5D" w:rsidRPr="00B43B5D">
              <w:t xml:space="preserve"> process</w:t>
            </w:r>
            <w:r w:rsidR="003B6861">
              <w:t>ed again</w:t>
            </w:r>
            <w:r w:rsidR="00B43B5D">
              <w:t xml:space="preserve"> (status</w:t>
            </w:r>
            <w:r w:rsidR="008C3530">
              <w:t>:</w:t>
            </w:r>
            <w:r w:rsidR="00B43B5D">
              <w:t xml:space="preserve"> </w:t>
            </w:r>
            <w:r w:rsidR="00B43B5D" w:rsidRPr="00CA0534">
              <w:rPr>
                <w:i/>
                <w:iCs/>
              </w:rPr>
              <w:t>In process</w:t>
            </w:r>
            <w:r w:rsidR="00B43B5D" w:rsidRPr="00B43B5D">
              <w:t xml:space="preserve">, or cancel the request status: </w:t>
            </w:r>
            <w:r w:rsidR="00B43B5D" w:rsidRPr="00CA0534">
              <w:rPr>
                <w:i/>
                <w:iCs/>
              </w:rPr>
              <w:t>Cancel</w:t>
            </w:r>
            <w:r w:rsidR="00E82F01" w:rsidRPr="00CA0534">
              <w:rPr>
                <w:i/>
                <w:iCs/>
              </w:rPr>
              <w:t>l</w:t>
            </w:r>
            <w:r w:rsidR="00B43B5D" w:rsidRPr="00CA0534">
              <w:rPr>
                <w:i/>
                <w:iCs/>
              </w:rPr>
              <w:t>ed</w:t>
            </w:r>
            <w:r w:rsidR="00B43B5D" w:rsidRPr="00B43B5D">
              <w:t>)</w:t>
            </w:r>
            <w:r w:rsidR="00BD2D33">
              <w:t>.</w:t>
            </w:r>
          </w:p>
          <w:p w14:paraId="1D4351DC" w14:textId="4CDCB08C" w:rsidR="00670CB0" w:rsidRPr="007D13BC" w:rsidRDefault="00670CB0" w:rsidP="00670CB0">
            <w:pPr>
              <w:pStyle w:val="Odstavecseseznamem"/>
              <w:numPr>
                <w:ilvl w:val="0"/>
                <w:numId w:val="80"/>
              </w:numPr>
            </w:pPr>
            <w:r w:rsidRPr="007D13BC">
              <w:t xml:space="preserve">Cancelled – Terminal status when request has been cancelled. </w:t>
            </w:r>
          </w:p>
          <w:p w14:paraId="3AA82343" w14:textId="133C9769" w:rsidR="00670CB0" w:rsidRPr="007D13BC" w:rsidRDefault="00670CB0" w:rsidP="00670CB0">
            <w:pPr>
              <w:pStyle w:val="Odstavecseseznamem"/>
              <w:numPr>
                <w:ilvl w:val="0"/>
                <w:numId w:val="80"/>
              </w:numPr>
            </w:pPr>
            <w:r w:rsidRPr="007D13BC">
              <w:t>Request Finished – All MDG data are successfully saved</w:t>
            </w:r>
            <w:r w:rsidR="00FF59F2">
              <w:t>.</w:t>
            </w:r>
            <w:r w:rsidR="0058059D">
              <w:t xml:space="preserve"> </w:t>
            </w:r>
            <w:r w:rsidR="0058059D" w:rsidRPr="0058059D">
              <w:t>The next status</w:t>
            </w:r>
            <w:r w:rsidR="00BB1C7E">
              <w:t>es</w:t>
            </w:r>
            <w:r w:rsidR="0058059D">
              <w:t xml:space="preserve"> are </w:t>
            </w:r>
            <w:r w:rsidR="0058059D" w:rsidRPr="00CA0534">
              <w:rPr>
                <w:i/>
                <w:iCs/>
              </w:rPr>
              <w:t>Replication in process</w:t>
            </w:r>
            <w:r w:rsidR="0058059D">
              <w:t xml:space="preserve"> or </w:t>
            </w:r>
            <w:r w:rsidR="0058059D" w:rsidRPr="00CA0534">
              <w:rPr>
                <w:i/>
              </w:rPr>
              <w:t>Finished</w:t>
            </w:r>
            <w:r w:rsidR="00BD2D33" w:rsidRPr="00CA0534">
              <w:rPr>
                <w:i/>
                <w:iCs/>
              </w:rPr>
              <w:t>.</w:t>
            </w:r>
          </w:p>
          <w:p w14:paraId="5313629C" w14:textId="2B2B2F46" w:rsidR="00271B23" w:rsidRPr="007D13BC" w:rsidRDefault="00670CB0" w:rsidP="00670CB0">
            <w:pPr>
              <w:pStyle w:val="Odstavecseseznamem"/>
              <w:numPr>
                <w:ilvl w:val="0"/>
                <w:numId w:val="80"/>
              </w:numPr>
            </w:pPr>
            <w:r w:rsidRPr="007D13BC">
              <w:t>Replication in process – Replication to connected systems is in progress</w:t>
            </w:r>
            <w:r w:rsidR="0058059D">
              <w:t xml:space="preserve">. </w:t>
            </w:r>
            <w:r w:rsidR="008777BE" w:rsidRPr="008777BE">
              <w:t xml:space="preserve">If this status persists, the administrator must check </w:t>
            </w:r>
            <w:r w:rsidR="00324E77">
              <w:t>outbound queue</w:t>
            </w:r>
            <w:r w:rsidR="005E648E">
              <w:t>.</w:t>
            </w:r>
            <w:r w:rsidR="00324E77">
              <w:t xml:space="preserve"> </w:t>
            </w:r>
            <w:r w:rsidR="008777BE" w:rsidRPr="008777BE">
              <w:t xml:space="preserve">After successful </w:t>
            </w:r>
            <w:r w:rsidR="00610256">
              <w:t xml:space="preserve">queue </w:t>
            </w:r>
            <w:r w:rsidR="008777BE" w:rsidRPr="008777BE">
              <w:t>reprocessing, the status will be set to</w:t>
            </w:r>
            <w:r w:rsidR="008777BE">
              <w:t xml:space="preserve"> </w:t>
            </w:r>
            <w:r w:rsidR="008777BE" w:rsidRPr="00CA0534">
              <w:rPr>
                <w:i/>
                <w:iCs/>
              </w:rPr>
              <w:t>Completed</w:t>
            </w:r>
            <w:r w:rsidR="00BD2D33">
              <w:t>.</w:t>
            </w:r>
          </w:p>
          <w:p w14:paraId="74F9C7E4" w14:textId="70B901DD" w:rsidR="00670CB0" w:rsidRDefault="00670CB0" w:rsidP="007571EC">
            <w:pPr>
              <w:pStyle w:val="Odstavecseseznamem"/>
              <w:numPr>
                <w:ilvl w:val="0"/>
                <w:numId w:val="80"/>
              </w:numPr>
              <w:rPr>
                <w:u w:val="single"/>
              </w:rPr>
            </w:pPr>
            <w:r w:rsidRPr="007D13BC">
              <w:t>Finished – Terminal status when data from MDG are replicated to connected systems</w:t>
            </w:r>
            <w:r w:rsidR="00BD2D33">
              <w:t>.</w:t>
            </w:r>
          </w:p>
          <w:p w14:paraId="66D6CA6F" w14:textId="77777777" w:rsidR="00670CB0" w:rsidRDefault="00670CB0" w:rsidP="007571EC">
            <w:pPr>
              <w:rPr>
                <w:u w:val="single"/>
              </w:rPr>
            </w:pPr>
          </w:p>
          <w:p w14:paraId="67940AFB" w14:textId="3A52A135" w:rsidR="00145774" w:rsidRPr="003411C5" w:rsidRDefault="008777BE">
            <w:pPr>
              <w:jc w:val="left"/>
            </w:pPr>
            <w:r>
              <w:t xml:space="preserve">Notice: </w:t>
            </w:r>
            <w:r w:rsidR="00145774" w:rsidRPr="003411C5">
              <w:t>Created request will be neither subject to approval nor validated in registries (validation takes place before creation of request).</w:t>
            </w:r>
          </w:p>
          <w:p w14:paraId="35762DB4" w14:textId="77777777" w:rsidR="00145774" w:rsidRPr="003411C5" w:rsidRDefault="00145774">
            <w:pPr>
              <w:jc w:val="left"/>
              <w:rPr>
                <w:i/>
                <w:iCs/>
              </w:rPr>
            </w:pPr>
          </w:p>
        </w:tc>
      </w:tr>
      <w:tr w:rsidR="00145774" w:rsidRPr="003411C5" w14:paraId="3E5E8FD2" w14:textId="77777777" w:rsidTr="00ED04A0">
        <w:tc>
          <w:tcPr>
            <w:tcW w:w="3616" w:type="dxa"/>
            <w:tcBorders>
              <w:top w:val="single" w:sz="4" w:space="0" w:color="auto"/>
              <w:left w:val="single" w:sz="4" w:space="0" w:color="auto"/>
              <w:bottom w:val="single" w:sz="4" w:space="0" w:color="auto"/>
              <w:right w:val="single" w:sz="4" w:space="0" w:color="auto"/>
            </w:tcBorders>
          </w:tcPr>
          <w:p w14:paraId="2D6BCA69" w14:textId="77777777" w:rsidR="00145774" w:rsidRPr="003411C5" w:rsidRDefault="00145774">
            <w:pPr>
              <w:rPr>
                <w:b/>
                <w:bCs/>
              </w:rPr>
            </w:pPr>
            <w:r w:rsidRPr="003411C5">
              <w:rPr>
                <w:b/>
                <w:bCs/>
              </w:rPr>
              <w:lastRenderedPageBreak/>
              <w:t>Replication</w:t>
            </w:r>
          </w:p>
        </w:tc>
        <w:tc>
          <w:tcPr>
            <w:tcW w:w="6165" w:type="dxa"/>
            <w:tcBorders>
              <w:top w:val="single" w:sz="4" w:space="0" w:color="auto"/>
              <w:left w:val="single" w:sz="4" w:space="0" w:color="auto"/>
              <w:bottom w:val="single" w:sz="4" w:space="0" w:color="auto"/>
              <w:right w:val="single" w:sz="4" w:space="0" w:color="auto"/>
            </w:tcBorders>
          </w:tcPr>
          <w:p w14:paraId="0FAA5CF7" w14:textId="3F9AC1BE" w:rsidR="0002213C" w:rsidRPr="003411C5" w:rsidRDefault="0002213C" w:rsidP="0002213C">
            <w:pPr>
              <w:jc w:val="left"/>
              <w:rPr>
                <w:u w:val="single"/>
              </w:rPr>
            </w:pPr>
            <w:r>
              <w:rPr>
                <w:u w:val="single"/>
              </w:rPr>
              <w:t>GID record</w:t>
            </w:r>
            <w:r w:rsidRPr="003411C5">
              <w:rPr>
                <w:u w:val="single"/>
              </w:rPr>
              <w:t xml:space="preserve"> will be replicated </w:t>
            </w:r>
            <w:r>
              <w:rPr>
                <w:u w:val="single"/>
              </w:rPr>
              <w:t>from MDG</w:t>
            </w:r>
            <w:r w:rsidRPr="003411C5">
              <w:rPr>
                <w:u w:val="single"/>
              </w:rPr>
              <w:t xml:space="preserve"> to:</w:t>
            </w:r>
          </w:p>
          <w:p w14:paraId="22F85871" w14:textId="7D97644C" w:rsidR="00145774" w:rsidRPr="003411C5" w:rsidRDefault="00145774" w:rsidP="00145774">
            <w:pPr>
              <w:pStyle w:val="Odstavecseseznamem"/>
              <w:numPr>
                <w:ilvl w:val="0"/>
                <w:numId w:val="39"/>
              </w:numPr>
            </w:pPr>
            <w:r w:rsidRPr="003411C5">
              <w:t xml:space="preserve">CLM </w:t>
            </w:r>
            <w:r w:rsidR="00F729D7">
              <w:t>–</w:t>
            </w:r>
            <w:r w:rsidRPr="003411C5">
              <w:t xml:space="preserve"> integrated with MDG</w:t>
            </w:r>
            <w:r w:rsidR="00716E35">
              <w:t xml:space="preserve"> </w:t>
            </w:r>
          </w:p>
          <w:p w14:paraId="2C65A9BD" w14:textId="12DF9687" w:rsidR="00145774" w:rsidRPr="003411C5" w:rsidRDefault="00145774" w:rsidP="00145774">
            <w:pPr>
              <w:pStyle w:val="Odstavecseseznamem"/>
              <w:numPr>
                <w:ilvl w:val="0"/>
                <w:numId w:val="39"/>
              </w:numPr>
            </w:pPr>
            <w:r w:rsidRPr="003411C5">
              <w:t xml:space="preserve">TPRM </w:t>
            </w:r>
            <w:r w:rsidR="00F729D7">
              <w:t>–</w:t>
            </w:r>
            <w:r w:rsidRPr="003411C5">
              <w:t xml:space="preserve"> </w:t>
            </w:r>
            <w:r w:rsidR="005A71DA">
              <w:t>integrated with MDG</w:t>
            </w:r>
            <w:del w:id="47" w:author="Nicol Pěčková" w:date="2026-05-14T09:34:00Z" w16du:dateUtc="2026-05-14T07:34:00Z">
              <w:r w:rsidR="00C943C9" w:rsidDel="003F112B">
                <w:delText xml:space="preserve"> </w:delText>
              </w:r>
              <w:r w:rsidR="00C943C9" w:rsidRPr="00D44C60" w:rsidDel="003F112B">
                <w:rPr>
                  <w:i/>
                  <w:color w:val="EE0000"/>
                  <w:lang w:bidi="te-IN"/>
                </w:rPr>
                <w:delText>(!) Task</w:delText>
              </w:r>
              <w:r w:rsidR="00C943C9" w:rsidDel="003F112B">
                <w:rPr>
                  <w:i/>
                  <w:color w:val="EE0000"/>
                  <w:lang w:bidi="te-IN"/>
                </w:rPr>
                <w:delText xml:space="preserve"> 53</w:delText>
              </w:r>
            </w:del>
          </w:p>
          <w:p w14:paraId="532D8476" w14:textId="120A2311" w:rsidR="00145774" w:rsidRDefault="00145774" w:rsidP="00145774">
            <w:pPr>
              <w:pStyle w:val="Odstavecseseznamem"/>
              <w:numPr>
                <w:ilvl w:val="0"/>
                <w:numId w:val="39"/>
              </w:numPr>
            </w:pPr>
            <w:r w:rsidRPr="003411C5">
              <w:t xml:space="preserve">SAP CZ </w:t>
            </w:r>
            <w:r w:rsidR="00F729D7">
              <w:t>–</w:t>
            </w:r>
            <w:r w:rsidRPr="003411C5">
              <w:t xml:space="preserve"> integrated with MDG</w:t>
            </w:r>
          </w:p>
          <w:p w14:paraId="63AB5166" w14:textId="33F5B8BD" w:rsidR="00145774" w:rsidRPr="003411C5" w:rsidRDefault="00AB490A" w:rsidP="00BD08F6">
            <w:pPr>
              <w:pStyle w:val="Odstavecseseznamem"/>
              <w:numPr>
                <w:ilvl w:val="0"/>
                <w:numId w:val="39"/>
              </w:numPr>
            </w:pPr>
            <w:r w:rsidRPr="00AB490A">
              <w:t>API</w:t>
            </w:r>
            <w:r w:rsidR="00D62E69">
              <w:t xml:space="preserve"> </w:t>
            </w:r>
            <w:r w:rsidRPr="00AB490A">
              <w:t>GW – send data from MDG</w:t>
            </w:r>
          </w:p>
        </w:tc>
      </w:tr>
      <w:tr w:rsidR="00145774" w:rsidRPr="003411C5" w14:paraId="40E3A2DF" w14:textId="77777777" w:rsidTr="00ED04A0">
        <w:tc>
          <w:tcPr>
            <w:tcW w:w="3616" w:type="dxa"/>
            <w:tcBorders>
              <w:top w:val="single" w:sz="4" w:space="0" w:color="auto"/>
              <w:left w:val="single" w:sz="4" w:space="0" w:color="auto"/>
              <w:bottom w:val="single" w:sz="4" w:space="0" w:color="auto"/>
              <w:right w:val="single" w:sz="4" w:space="0" w:color="auto"/>
            </w:tcBorders>
          </w:tcPr>
          <w:p w14:paraId="4CC035FE" w14:textId="77777777" w:rsidR="00145774" w:rsidRPr="003411C5" w:rsidRDefault="00145774">
            <w:pPr>
              <w:rPr>
                <w:b/>
                <w:bCs/>
              </w:rPr>
            </w:pPr>
            <w:r w:rsidRPr="003411C5">
              <w:rPr>
                <w:b/>
                <w:bCs/>
              </w:rPr>
              <w:lastRenderedPageBreak/>
              <w:t>Searching in MDG</w:t>
            </w:r>
          </w:p>
        </w:tc>
        <w:tc>
          <w:tcPr>
            <w:tcW w:w="6165" w:type="dxa"/>
            <w:tcBorders>
              <w:top w:val="single" w:sz="4" w:space="0" w:color="auto"/>
              <w:left w:val="single" w:sz="4" w:space="0" w:color="auto"/>
              <w:bottom w:val="single" w:sz="4" w:space="0" w:color="auto"/>
              <w:right w:val="single" w:sz="4" w:space="0" w:color="auto"/>
            </w:tcBorders>
          </w:tcPr>
          <w:p w14:paraId="425955B9" w14:textId="77777777" w:rsidR="00145774" w:rsidRDefault="00145774">
            <w:pPr>
              <w:jc w:val="left"/>
            </w:pPr>
            <w:r w:rsidRPr="003411C5">
              <w:t>Users can search in MDG database without creating requests. SAP BE users will use searching for validation if the BP exists or not in MDG.</w:t>
            </w:r>
          </w:p>
          <w:p w14:paraId="04E42ECA" w14:textId="32174F7D" w:rsidR="00145774" w:rsidRPr="003411C5" w:rsidRDefault="00145774">
            <w:pPr>
              <w:jc w:val="left"/>
            </w:pPr>
          </w:p>
        </w:tc>
      </w:tr>
      <w:tr w:rsidR="007F5272" w:rsidRPr="003411C5" w14:paraId="75CB4E43" w14:textId="77777777" w:rsidTr="00ED04A0">
        <w:tc>
          <w:tcPr>
            <w:tcW w:w="3616" w:type="dxa"/>
            <w:tcBorders>
              <w:top w:val="single" w:sz="4" w:space="0" w:color="auto"/>
              <w:left w:val="single" w:sz="4" w:space="0" w:color="auto"/>
              <w:bottom w:val="single" w:sz="4" w:space="0" w:color="auto"/>
              <w:right w:val="single" w:sz="4" w:space="0" w:color="auto"/>
            </w:tcBorders>
          </w:tcPr>
          <w:p w14:paraId="259AAD87" w14:textId="540D6180" w:rsidR="00193801" w:rsidRPr="00DD480B" w:rsidRDefault="00B3467C">
            <w:pPr>
              <w:rPr>
                <w:b/>
              </w:rPr>
            </w:pPr>
            <w:r w:rsidRPr="00CA0534">
              <w:rPr>
                <w:b/>
              </w:rPr>
              <w:t>Recommendation</w:t>
            </w:r>
          </w:p>
        </w:tc>
        <w:tc>
          <w:tcPr>
            <w:tcW w:w="6165" w:type="dxa"/>
            <w:tcBorders>
              <w:top w:val="single" w:sz="4" w:space="0" w:color="auto"/>
              <w:left w:val="single" w:sz="4" w:space="0" w:color="auto"/>
              <w:bottom w:val="single" w:sz="4" w:space="0" w:color="auto"/>
              <w:right w:val="single" w:sz="4" w:space="0" w:color="auto"/>
            </w:tcBorders>
          </w:tcPr>
          <w:p w14:paraId="1ECC85BC" w14:textId="147EB58A" w:rsidR="00EF4E1E" w:rsidRPr="00CA0534" w:rsidRDefault="00290E4C">
            <w:pPr>
              <w:jc w:val="left"/>
            </w:pPr>
            <w:r w:rsidRPr="00CA0534">
              <w:t>KBC must ensure that creation and changes in MDG are</w:t>
            </w:r>
            <w:r w:rsidR="007C2B82" w:rsidRPr="00CA0534">
              <w:t xml:space="preserve"> not enabled to be performed in connected systems to </w:t>
            </w:r>
            <w:r w:rsidR="005F73C7" w:rsidRPr="00CA0534">
              <w:t>secure</w:t>
            </w:r>
            <w:r w:rsidR="00AF7F35" w:rsidRPr="00CA0534">
              <w:t xml:space="preserve"> centralized </w:t>
            </w:r>
            <w:r w:rsidR="00054736" w:rsidRPr="00CA0534">
              <w:t xml:space="preserve">data management. </w:t>
            </w:r>
          </w:p>
          <w:p w14:paraId="335052B8" w14:textId="6C01FCA6" w:rsidR="00C27094" w:rsidRPr="00CA0534" w:rsidRDefault="00960872">
            <w:pPr>
              <w:jc w:val="left"/>
            </w:pPr>
            <w:r w:rsidRPr="00CA0534">
              <w:t>BE processes are exceptions.</w:t>
            </w:r>
          </w:p>
          <w:p w14:paraId="39FFD1A2" w14:textId="3FDE3A94" w:rsidR="00193801" w:rsidRPr="00DD480B" w:rsidRDefault="00193801">
            <w:pPr>
              <w:jc w:val="left"/>
            </w:pPr>
          </w:p>
        </w:tc>
      </w:tr>
      <w:tr w:rsidR="007F5272" w:rsidRPr="003411C5" w14:paraId="3B14DADD" w14:textId="77777777" w:rsidTr="00ED04A0">
        <w:tc>
          <w:tcPr>
            <w:tcW w:w="3616" w:type="dxa"/>
            <w:tcBorders>
              <w:top w:val="single" w:sz="4" w:space="0" w:color="auto"/>
              <w:left w:val="single" w:sz="4" w:space="0" w:color="auto"/>
              <w:bottom w:val="single" w:sz="4" w:space="0" w:color="auto"/>
              <w:right w:val="single" w:sz="4" w:space="0" w:color="auto"/>
            </w:tcBorders>
          </w:tcPr>
          <w:p w14:paraId="2BDB3515" w14:textId="28673AC0" w:rsidR="00ED04A0" w:rsidRPr="00CA0534" w:rsidRDefault="00ED04A0" w:rsidP="00ED04A0">
            <w:pPr>
              <w:rPr>
                <w:b/>
              </w:rPr>
            </w:pPr>
            <w:r w:rsidRPr="00DD480B">
              <w:rPr>
                <w:b/>
              </w:rPr>
              <w:t>Notice</w:t>
            </w:r>
          </w:p>
        </w:tc>
        <w:tc>
          <w:tcPr>
            <w:tcW w:w="6165" w:type="dxa"/>
            <w:tcBorders>
              <w:top w:val="single" w:sz="4" w:space="0" w:color="auto"/>
              <w:left w:val="single" w:sz="4" w:space="0" w:color="auto"/>
              <w:bottom w:val="single" w:sz="4" w:space="0" w:color="auto"/>
              <w:right w:val="single" w:sz="4" w:space="0" w:color="auto"/>
            </w:tcBorders>
          </w:tcPr>
          <w:p w14:paraId="0DE829A6" w14:textId="77777777" w:rsidR="00ED04A0" w:rsidRDefault="00ED04A0" w:rsidP="00CA0534">
            <w:pPr>
              <w:pStyle w:val="Odstavecseseznamem"/>
              <w:numPr>
                <w:ilvl w:val="0"/>
                <w:numId w:val="111"/>
              </w:numPr>
            </w:pPr>
            <w:r w:rsidRPr="00DD480B">
              <w:t xml:space="preserve">MDG central </w:t>
            </w:r>
            <w:r w:rsidRPr="00222634">
              <w:t>administrator will</w:t>
            </w:r>
            <w:r w:rsidRPr="00DD480B">
              <w:t xml:space="preserve"> solve error</w:t>
            </w:r>
            <w:r w:rsidR="00D343CB" w:rsidRPr="00DD480B">
              <w:t>s</w:t>
            </w:r>
            <w:r w:rsidRPr="00DD480B">
              <w:t xml:space="preserve"> (e.g., reprocess failed data r</w:t>
            </w:r>
            <w:r w:rsidRPr="00222634">
              <w:t>eplications</w:t>
            </w:r>
            <w:r w:rsidR="00DD480B" w:rsidRPr="00CA0534">
              <w:t>…</w:t>
            </w:r>
            <w:r w:rsidRPr="00DD480B">
              <w:t>.</w:t>
            </w:r>
            <w:r w:rsidR="00DD480B" w:rsidRPr="00CA0534">
              <w:t>)</w:t>
            </w:r>
          </w:p>
          <w:p w14:paraId="17206674" w14:textId="77777777" w:rsidR="003E5C86" w:rsidRDefault="003E5C86" w:rsidP="00ED04A0">
            <w:pPr>
              <w:jc w:val="left"/>
            </w:pPr>
          </w:p>
          <w:p w14:paraId="6D87AEBC" w14:textId="74BCF5A9" w:rsidR="003E5C86" w:rsidRDefault="003E5C86" w:rsidP="00CA0534">
            <w:pPr>
              <w:pStyle w:val="Odstavecseseznamem"/>
              <w:numPr>
                <w:ilvl w:val="0"/>
                <w:numId w:val="111"/>
              </w:numPr>
            </w:pPr>
            <w:r w:rsidRPr="00B9298F">
              <w:t xml:space="preserve">If BE initiates the </w:t>
            </w:r>
            <w:r>
              <w:t>creat</w:t>
            </w:r>
            <w:r w:rsidR="0037371A">
              <w:t>ion</w:t>
            </w:r>
            <w:r>
              <w:t xml:space="preserve"> or </w:t>
            </w:r>
            <w:r w:rsidRPr="00B9298F">
              <w:t xml:space="preserve">change </w:t>
            </w:r>
            <w:r w:rsidR="00D70F20">
              <w:t>of BP</w:t>
            </w:r>
            <w:r w:rsidRPr="00B9298F">
              <w:t xml:space="preserve"> and the request is </w:t>
            </w:r>
            <w:r w:rsidR="0029098F">
              <w:t>erroneous</w:t>
            </w:r>
            <w:r w:rsidRPr="00B9298F">
              <w:t xml:space="preserve">, BE must ensure that the data in the PSN and SAP </w:t>
            </w:r>
            <w:r w:rsidR="0029098F">
              <w:t>BE</w:t>
            </w:r>
            <w:r w:rsidR="006D2A78">
              <w:t xml:space="preserve"> </w:t>
            </w:r>
            <w:r w:rsidRPr="00B9298F">
              <w:t xml:space="preserve">systems </w:t>
            </w:r>
            <w:r w:rsidR="00505DEB">
              <w:t>are</w:t>
            </w:r>
            <w:r w:rsidRPr="00B9298F">
              <w:t xml:space="preserve"> reconciled based on the current entry in the MDG for the relevant BP.</w:t>
            </w:r>
          </w:p>
          <w:p w14:paraId="13903678" w14:textId="097C87EC" w:rsidR="00ED04A0" w:rsidRPr="00CA0534" w:rsidRDefault="00ED04A0" w:rsidP="00BD08F6"/>
        </w:tc>
      </w:tr>
    </w:tbl>
    <w:p w14:paraId="56033254" w14:textId="77777777" w:rsidR="00DD480B" w:rsidRDefault="00DD480B" w:rsidP="00CD79A8"/>
    <w:p w14:paraId="7D4B2B93" w14:textId="358ABDA5" w:rsidR="00B34B1C" w:rsidRDefault="00B34B1C" w:rsidP="00CD79A8">
      <w:r>
        <w:t xml:space="preserve">The following scheme summarizes </w:t>
      </w:r>
      <w:r w:rsidR="009C5FD4">
        <w:t>MDG request status</w:t>
      </w:r>
      <w:r w:rsidR="00C86B3F">
        <w:t>.</w:t>
      </w:r>
    </w:p>
    <w:p w14:paraId="59A09434" w14:textId="77777777" w:rsidR="00B34B1C" w:rsidRDefault="00B34B1C" w:rsidP="00CA0534">
      <w:pPr>
        <w:keepNext/>
      </w:pPr>
      <w:r w:rsidRPr="00B34B1C">
        <w:rPr>
          <w:noProof/>
        </w:rPr>
        <w:drawing>
          <wp:inline distT="0" distB="0" distL="0" distR="0" wp14:anchorId="69F51A66" wp14:editId="72B626D0">
            <wp:extent cx="5334000" cy="2073745"/>
            <wp:effectExtent l="0" t="0" r="0" b="3175"/>
            <wp:docPr id="15250997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9732" name=""/>
                    <pic:cNvPicPr/>
                  </pic:nvPicPr>
                  <pic:blipFill>
                    <a:blip r:embed="rId15"/>
                    <a:stretch>
                      <a:fillRect/>
                    </a:stretch>
                  </pic:blipFill>
                  <pic:spPr>
                    <a:xfrm>
                      <a:off x="0" y="0"/>
                      <a:ext cx="5338572" cy="2075522"/>
                    </a:xfrm>
                    <a:prstGeom prst="rect">
                      <a:avLst/>
                    </a:prstGeom>
                  </pic:spPr>
                </pic:pic>
              </a:graphicData>
            </a:graphic>
          </wp:inline>
        </w:drawing>
      </w:r>
    </w:p>
    <w:p w14:paraId="61D4A079" w14:textId="300000EE" w:rsidR="00145774" w:rsidRDefault="00B34B1C" w:rsidP="00CA0534">
      <w:pPr>
        <w:pStyle w:val="Titulek"/>
        <w:jc w:val="both"/>
      </w:pPr>
      <w:r>
        <w:t xml:space="preserve">Figure </w:t>
      </w:r>
      <w:r>
        <w:rPr>
          <w:i w:val="0"/>
        </w:rPr>
        <w:fldChar w:fldCharType="begin"/>
      </w:r>
      <w:r>
        <w:instrText xml:space="preserve"> SEQ Figure \* ARABIC </w:instrText>
      </w:r>
      <w:r>
        <w:rPr>
          <w:i w:val="0"/>
        </w:rPr>
        <w:fldChar w:fldCharType="separate"/>
      </w:r>
      <w:r w:rsidR="00850D8E">
        <w:rPr>
          <w:noProof/>
        </w:rPr>
        <w:t>5</w:t>
      </w:r>
      <w:r>
        <w:rPr>
          <w:i w:val="0"/>
        </w:rPr>
        <w:fldChar w:fldCharType="end"/>
      </w:r>
      <w:r>
        <w:t xml:space="preserve">: </w:t>
      </w:r>
      <w:r w:rsidRPr="00530BAE">
        <w:t>Request status schema</w:t>
      </w:r>
    </w:p>
    <w:p w14:paraId="78811FCC" w14:textId="77777777" w:rsidR="0021763B" w:rsidRDefault="000D5AD6" w:rsidP="00BD08F6">
      <w:pPr>
        <w:pStyle w:val="cpNormal1"/>
      </w:pPr>
      <w:r w:rsidRPr="003411C5">
        <w:t xml:space="preserve"> </w:t>
      </w:r>
    </w:p>
    <w:p w14:paraId="02C93C3B" w14:textId="77777777" w:rsidR="0021763B" w:rsidRDefault="0021763B">
      <w:pPr>
        <w:spacing w:after="160" w:line="259" w:lineRule="auto"/>
        <w:jc w:val="left"/>
        <w:rPr>
          <w:rFonts w:ascii="Arial Black" w:hAnsi="Arial Black" w:cs="Arial"/>
          <w:bCs/>
          <w:iCs/>
          <w:color w:val="405E52"/>
          <w:sz w:val="28"/>
          <w:szCs w:val="28"/>
        </w:rPr>
      </w:pPr>
      <w:r>
        <w:br w:type="page"/>
      </w:r>
    </w:p>
    <w:p w14:paraId="4163EDE8" w14:textId="0CADCE1F" w:rsidR="00851C2D" w:rsidRDefault="00CD5E0F" w:rsidP="00CD5E0F">
      <w:pPr>
        <w:pStyle w:val="Nadpis2"/>
      </w:pPr>
      <w:bookmarkStart w:id="48" w:name="_Toc229586673"/>
      <w:r w:rsidRPr="003411C5">
        <w:lastRenderedPageBreak/>
        <w:t>Creation of BP</w:t>
      </w:r>
      <w:r w:rsidR="009C639E">
        <w:t xml:space="preserve"> in MDG</w:t>
      </w:r>
      <w:bookmarkEnd w:id="48"/>
    </w:p>
    <w:p w14:paraId="6CAB6F13" w14:textId="77777777" w:rsidR="001D1151" w:rsidRPr="001D1151" w:rsidRDefault="001D1151" w:rsidP="001D1151"/>
    <w:p w14:paraId="1C689E21" w14:textId="70BB0AC0" w:rsidR="00A72125" w:rsidRPr="001D1151" w:rsidRDefault="00896308" w:rsidP="004D4EF9">
      <w:pPr>
        <w:pStyle w:val="Nadpis3"/>
        <w:rPr>
          <w:lang w:val="en-GB"/>
        </w:rPr>
      </w:pPr>
      <w:r>
        <w:rPr>
          <w:lang w:val="en-GB"/>
        </w:rPr>
        <w:t xml:space="preserve"> </w:t>
      </w:r>
      <w:bookmarkStart w:id="49" w:name="_Ref225505818"/>
      <w:bookmarkStart w:id="50" w:name="_Ref225505896"/>
      <w:bookmarkStart w:id="51" w:name="_Toc229586674"/>
      <w:r w:rsidR="009675FB" w:rsidRPr="00D44C60">
        <w:rPr>
          <w:lang w:val="en-GB"/>
        </w:rPr>
        <w:t xml:space="preserve">Creation of </w:t>
      </w:r>
      <w:r w:rsidR="00994811" w:rsidRPr="00D44C60">
        <w:rPr>
          <w:lang w:val="en-GB"/>
        </w:rPr>
        <w:t>CZ/SK BP</w:t>
      </w:r>
      <w:bookmarkEnd w:id="49"/>
      <w:bookmarkEnd w:id="50"/>
      <w:bookmarkEnd w:id="51"/>
    </w:p>
    <w:p w14:paraId="10E4C89C" w14:textId="57C8E96B" w:rsidR="00B425D9" w:rsidRPr="00B425D9" w:rsidRDefault="00B425D9" w:rsidP="00CA0534">
      <w:r>
        <w:t xml:space="preserve">The following scheme </w:t>
      </w:r>
      <w:r w:rsidR="00BB1531">
        <w:t>illustrates</w:t>
      </w:r>
      <w:r w:rsidR="00504CF9">
        <w:t xml:space="preserve"> the process of </w:t>
      </w:r>
      <w:r w:rsidR="00BB1531">
        <w:t>creating CZ/SK BP</w:t>
      </w:r>
      <w:r w:rsidR="00C21334">
        <w:t>.</w:t>
      </w:r>
    </w:p>
    <w:p w14:paraId="08B9BC5F" w14:textId="658F09A1" w:rsidR="00137942" w:rsidRPr="00137942" w:rsidRDefault="00137942" w:rsidP="00137942"/>
    <w:p w14:paraId="12A6F82E" w14:textId="3083E37E" w:rsidR="00137942" w:rsidRDefault="005946C0" w:rsidP="00137942">
      <w:pPr>
        <w:keepNext/>
      </w:pPr>
      <w:r>
        <w:rPr>
          <w:noProof/>
        </w:rPr>
        <w:drawing>
          <wp:inline distT="0" distB="0" distL="0" distR="0" wp14:anchorId="61809EB4" wp14:editId="421CDDC8">
            <wp:extent cx="5310505" cy="3495152"/>
            <wp:effectExtent l="0" t="0" r="4445" b="0"/>
            <wp:docPr id="725845650"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1216" cy="3502201"/>
                    </a:xfrm>
                    <a:prstGeom prst="rect">
                      <a:avLst/>
                    </a:prstGeom>
                    <a:noFill/>
                  </pic:spPr>
                </pic:pic>
              </a:graphicData>
            </a:graphic>
          </wp:inline>
        </w:drawing>
      </w:r>
    </w:p>
    <w:p w14:paraId="5AF684B7" w14:textId="2778219F" w:rsidR="004D4EF9" w:rsidRPr="003411C5" w:rsidRDefault="00137942" w:rsidP="00137942">
      <w:pPr>
        <w:pStyle w:val="Titulek"/>
        <w:jc w:val="both"/>
      </w:pPr>
      <w:r>
        <w:t xml:space="preserve">Figure </w:t>
      </w:r>
      <w:r>
        <w:fldChar w:fldCharType="begin"/>
      </w:r>
      <w:r>
        <w:instrText xml:space="preserve"> SEQ Figure \* ARABIC </w:instrText>
      </w:r>
      <w:r>
        <w:fldChar w:fldCharType="separate"/>
      </w:r>
      <w:r w:rsidR="00850D8E">
        <w:rPr>
          <w:noProof/>
        </w:rPr>
        <w:t>6</w:t>
      </w:r>
      <w:r>
        <w:fldChar w:fldCharType="end"/>
      </w:r>
      <w:r>
        <w:t>: Creation of CZ/SK BP</w:t>
      </w:r>
    </w:p>
    <w:p w14:paraId="5F4AEBC3" w14:textId="77777777" w:rsidR="009132B5" w:rsidRPr="003411C5" w:rsidRDefault="009132B5" w:rsidP="00D44C60"/>
    <w:tbl>
      <w:tblPr>
        <w:tblStyle w:val="Mkatabulky"/>
        <w:tblW w:w="9781" w:type="dxa"/>
        <w:tblInd w:w="108" w:type="dxa"/>
        <w:tblLook w:val="04A0" w:firstRow="1" w:lastRow="0" w:firstColumn="1" w:lastColumn="0" w:noHBand="0" w:noVBand="1"/>
      </w:tblPr>
      <w:tblGrid>
        <w:gridCol w:w="3261"/>
        <w:gridCol w:w="6520"/>
      </w:tblGrid>
      <w:tr w:rsidR="00657C12" w:rsidRPr="003411C5" w14:paraId="3FA35BBA" w14:textId="77777777" w:rsidTr="00CA0534">
        <w:trPr>
          <w:tblHeader/>
        </w:trPr>
        <w:tc>
          <w:tcPr>
            <w:tcW w:w="3261" w:type="dxa"/>
            <w:tcBorders>
              <w:top w:val="single" w:sz="4" w:space="0" w:color="auto"/>
              <w:left w:val="single" w:sz="4" w:space="0" w:color="auto"/>
              <w:bottom w:val="single" w:sz="4" w:space="0" w:color="auto"/>
              <w:right w:val="single" w:sz="4" w:space="0" w:color="auto"/>
            </w:tcBorders>
            <w:shd w:val="clear" w:color="auto" w:fill="FFFFFF" w:themeFill="background1"/>
          </w:tcPr>
          <w:p w14:paraId="1D05F0A4" w14:textId="77777777" w:rsidR="00657C12" w:rsidRPr="00CA0534" w:rsidRDefault="00657C12">
            <w:pPr>
              <w:rPr>
                <w:b/>
                <w:color w:val="000000" w:themeColor="text1"/>
              </w:rPr>
            </w:pPr>
            <w:r w:rsidRPr="00CA0534">
              <w:rPr>
                <w:b/>
                <w:color w:val="000000" w:themeColor="text1"/>
              </w:rPr>
              <w:t>Steps in process</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Pr>
          <w:p w14:paraId="07ED8F69" w14:textId="77777777" w:rsidR="00657C12" w:rsidRPr="00CA0534" w:rsidRDefault="00657C12">
            <w:pPr>
              <w:rPr>
                <w:b/>
                <w:color w:val="000000" w:themeColor="text1"/>
              </w:rPr>
            </w:pPr>
            <w:r w:rsidRPr="00CA0534">
              <w:rPr>
                <w:b/>
                <w:color w:val="000000" w:themeColor="text1"/>
              </w:rPr>
              <w:t>Description of steps</w:t>
            </w:r>
          </w:p>
        </w:tc>
      </w:tr>
      <w:tr w:rsidR="00657C12" w:rsidRPr="003411C5" w14:paraId="745C1B90" w14:textId="77777777">
        <w:tc>
          <w:tcPr>
            <w:tcW w:w="3261" w:type="dxa"/>
            <w:tcBorders>
              <w:top w:val="single" w:sz="4" w:space="0" w:color="auto"/>
              <w:left w:val="single" w:sz="4" w:space="0" w:color="auto"/>
              <w:bottom w:val="single" w:sz="4" w:space="0" w:color="auto"/>
              <w:right w:val="single" w:sz="4" w:space="0" w:color="auto"/>
            </w:tcBorders>
          </w:tcPr>
          <w:p w14:paraId="7902CB54" w14:textId="77777777" w:rsidR="00657C12" w:rsidRPr="003411C5" w:rsidRDefault="00657C12">
            <w:pPr>
              <w:rPr>
                <w:b/>
                <w:bCs/>
              </w:rPr>
            </w:pPr>
            <w:r w:rsidRPr="003411C5">
              <w:rPr>
                <w:b/>
                <w:bCs/>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7B3F50C5" w14:textId="77777777" w:rsidR="00657C12" w:rsidRPr="003411C5" w:rsidRDefault="00657C12">
            <w:pPr>
              <w:jc w:val="left"/>
            </w:pPr>
            <w:r w:rsidRPr="003411C5">
              <w:rPr>
                <w:u w:val="single"/>
              </w:rPr>
              <w:t>Process users</w:t>
            </w:r>
            <w:r w:rsidRPr="003411C5">
              <w:t>:</w:t>
            </w:r>
          </w:p>
          <w:p w14:paraId="470A8E20" w14:textId="77777777" w:rsidR="00657C12" w:rsidRPr="003411C5" w:rsidRDefault="00657C12" w:rsidP="00657C12">
            <w:pPr>
              <w:pStyle w:val="Odstavecseseznamem"/>
              <w:numPr>
                <w:ilvl w:val="0"/>
                <w:numId w:val="24"/>
              </w:numPr>
            </w:pPr>
            <w:r w:rsidRPr="003411C5">
              <w:t>User from HK department (CZ)</w:t>
            </w:r>
          </w:p>
          <w:p w14:paraId="7AFB4580" w14:textId="77777777" w:rsidR="00657C12" w:rsidRPr="003411C5" w:rsidRDefault="00657C12" w:rsidP="00657C12">
            <w:pPr>
              <w:pStyle w:val="Odstavecseseznamem"/>
              <w:numPr>
                <w:ilvl w:val="0"/>
                <w:numId w:val="24"/>
              </w:numPr>
            </w:pPr>
            <w:r w:rsidRPr="003411C5">
              <w:t>User from SK accounting department</w:t>
            </w:r>
          </w:p>
          <w:p w14:paraId="54915818" w14:textId="77777777" w:rsidR="00657C12" w:rsidRPr="003411C5" w:rsidRDefault="00657C12" w:rsidP="00657C12">
            <w:pPr>
              <w:pStyle w:val="Odstavecseseznamem"/>
              <w:numPr>
                <w:ilvl w:val="0"/>
                <w:numId w:val="24"/>
              </w:numPr>
            </w:pPr>
            <w:r w:rsidRPr="003411C5">
              <w:t>Technical users (Robot) – each robot has his own technical user</w:t>
            </w:r>
          </w:p>
          <w:p w14:paraId="66ED774B" w14:textId="77777777" w:rsidR="00657C12" w:rsidRPr="003411C5" w:rsidRDefault="00657C12" w:rsidP="00657C12">
            <w:pPr>
              <w:pStyle w:val="Odstavecseseznamem"/>
              <w:numPr>
                <w:ilvl w:val="0"/>
                <w:numId w:val="24"/>
              </w:numPr>
            </w:pPr>
            <w:r w:rsidRPr="003411C5">
              <w:t>MDG central administrator</w:t>
            </w:r>
          </w:p>
          <w:p w14:paraId="3F066BA3" w14:textId="77777777" w:rsidR="00657C12" w:rsidRPr="003411C5" w:rsidRDefault="00657C12">
            <w:pPr>
              <w:pStyle w:val="Odstavecseseznamem"/>
            </w:pPr>
          </w:p>
        </w:tc>
      </w:tr>
      <w:tr w:rsidR="00657C12" w:rsidRPr="003411C5" w14:paraId="3521139E" w14:textId="77777777">
        <w:tc>
          <w:tcPr>
            <w:tcW w:w="3261" w:type="dxa"/>
            <w:tcBorders>
              <w:top w:val="single" w:sz="4" w:space="0" w:color="auto"/>
              <w:left w:val="single" w:sz="4" w:space="0" w:color="auto"/>
              <w:bottom w:val="single" w:sz="4" w:space="0" w:color="auto"/>
              <w:right w:val="single" w:sz="4" w:space="0" w:color="auto"/>
            </w:tcBorders>
          </w:tcPr>
          <w:p w14:paraId="0C9A4ADE" w14:textId="3601CCA7" w:rsidR="00657C12" w:rsidRPr="003411C5" w:rsidRDefault="00084051">
            <w:pPr>
              <w:rPr>
                <w:b/>
                <w:bCs/>
              </w:rPr>
            </w:pPr>
            <w:r>
              <w:rPr>
                <w:b/>
                <w:bCs/>
              </w:rPr>
              <w:t>Initial process outside MDG</w:t>
            </w:r>
          </w:p>
        </w:tc>
        <w:tc>
          <w:tcPr>
            <w:tcW w:w="6520" w:type="dxa"/>
            <w:tcBorders>
              <w:top w:val="single" w:sz="4" w:space="0" w:color="auto"/>
              <w:left w:val="single" w:sz="4" w:space="0" w:color="auto"/>
              <w:bottom w:val="single" w:sz="4" w:space="0" w:color="auto"/>
              <w:right w:val="single" w:sz="4" w:space="0" w:color="auto"/>
            </w:tcBorders>
          </w:tcPr>
          <w:p w14:paraId="4FE2684F" w14:textId="71378D2F" w:rsidR="00E16D70" w:rsidRDefault="00657C12" w:rsidP="00E16D70">
            <w:r w:rsidRPr="003411C5">
              <w:t>Process outside of MDG system will remain the same i.e. structured email for creation of vendor will be processed by Robot</w:t>
            </w:r>
            <w:r w:rsidR="00257742">
              <w:t xml:space="preserve"> and</w:t>
            </w:r>
            <w:r w:rsidRPr="003411C5">
              <w:t xml:space="preserve"> Hradec Králové </w:t>
            </w:r>
            <w:r w:rsidR="007B7914" w:rsidRPr="003411C5">
              <w:t>department</w:t>
            </w:r>
            <w:r w:rsidR="007B7914">
              <w:t>.</w:t>
            </w:r>
            <w:r w:rsidR="00E16D70">
              <w:t xml:space="preserve"> </w:t>
            </w:r>
            <w:r w:rsidR="00AC56FF" w:rsidRPr="003411C5">
              <w:t>Robot</w:t>
            </w:r>
            <w:r w:rsidR="00AC56FF">
              <w:t xml:space="preserve"> and users from Hradec </w:t>
            </w:r>
            <w:r w:rsidR="00E665B5">
              <w:t>Králové</w:t>
            </w:r>
            <w:r w:rsidR="00AC56FF" w:rsidRPr="003411C5">
              <w:t xml:space="preserve"> </w:t>
            </w:r>
            <w:r w:rsidR="00BB3F91">
              <w:t>(</w:t>
            </w:r>
            <w:r w:rsidR="00AC56FF" w:rsidRPr="003411C5">
              <w:t xml:space="preserve">process </w:t>
            </w:r>
            <w:r w:rsidR="00BB3F91" w:rsidRPr="00BB3F91">
              <w:t>foreign or BPs that failed validation while processed by robot</w:t>
            </w:r>
            <w:r w:rsidR="00BB3F91">
              <w:t xml:space="preserve">) </w:t>
            </w:r>
            <w:r w:rsidR="00E16D70" w:rsidRPr="003411C5">
              <w:t>will</w:t>
            </w:r>
            <w:r w:rsidR="00AC56FF" w:rsidRPr="003411C5">
              <w:t xml:space="preserve"> validate the data against the registers.</w:t>
            </w:r>
            <w:r w:rsidR="00A824B6">
              <w:t xml:space="preserve"> </w:t>
            </w:r>
            <w:r w:rsidR="00A824B6" w:rsidRPr="00A824B6">
              <w:t xml:space="preserve">If the validations for creation are successful, </w:t>
            </w:r>
            <w:r w:rsidR="00A824B6">
              <w:t>the MDG process</w:t>
            </w:r>
            <w:r w:rsidR="00B0281D">
              <w:t xml:space="preserve"> can start</w:t>
            </w:r>
            <w:r w:rsidR="00E665B5">
              <w:t>.</w:t>
            </w:r>
          </w:p>
          <w:p w14:paraId="2DA41160" w14:textId="77777777" w:rsidR="0096506F" w:rsidRDefault="0096506F" w:rsidP="00E16D70"/>
          <w:p w14:paraId="200F7B64" w14:textId="40046B02" w:rsidR="001C08BE" w:rsidRDefault="001C08BE" w:rsidP="001C08BE">
            <w:r w:rsidRPr="00764AA5">
              <w:t>Client Acceptance team</w:t>
            </w:r>
            <w:r>
              <w:t xml:space="preserve"> from CZ </w:t>
            </w:r>
            <w:r w:rsidRPr="0096506F">
              <w:t>will continue to collect data for BP</w:t>
            </w:r>
            <w:r>
              <w:t xml:space="preserve"> customer</w:t>
            </w:r>
            <w:r w:rsidRPr="0096506F">
              <w:t xml:space="preserve"> in the current manner, including performing manual checks in the registry.</w:t>
            </w:r>
          </w:p>
          <w:p w14:paraId="0FCCD8C7" w14:textId="77777777" w:rsidR="001C08BE" w:rsidRDefault="001C08BE" w:rsidP="00E16D70"/>
          <w:p w14:paraId="7849127C" w14:textId="6E17265A" w:rsidR="0096506F" w:rsidRDefault="0096506F" w:rsidP="00E16D70">
            <w:r w:rsidRPr="0096506F">
              <w:t xml:space="preserve">SK Accounting will continue to collect data for BP </w:t>
            </w:r>
            <w:r w:rsidR="00764AA5">
              <w:t xml:space="preserve">(vendor or customer) </w:t>
            </w:r>
            <w:r w:rsidRPr="0096506F">
              <w:t>in the current manner, including performing manual checks in the registry.</w:t>
            </w:r>
          </w:p>
          <w:p w14:paraId="06DF0720" w14:textId="77777777" w:rsidR="00657C12" w:rsidRPr="003411C5" w:rsidRDefault="00657C12" w:rsidP="00CA0534">
            <w:pPr>
              <w:jc w:val="left"/>
            </w:pPr>
          </w:p>
        </w:tc>
      </w:tr>
      <w:tr w:rsidR="00657C12" w:rsidRPr="003411C5" w14:paraId="0BB0455C" w14:textId="77777777">
        <w:tc>
          <w:tcPr>
            <w:tcW w:w="3261" w:type="dxa"/>
            <w:tcBorders>
              <w:top w:val="single" w:sz="4" w:space="0" w:color="auto"/>
              <w:left w:val="single" w:sz="4" w:space="0" w:color="auto"/>
              <w:bottom w:val="single" w:sz="4" w:space="0" w:color="auto"/>
              <w:right w:val="single" w:sz="4" w:space="0" w:color="auto"/>
            </w:tcBorders>
          </w:tcPr>
          <w:p w14:paraId="50FA68B1" w14:textId="77777777" w:rsidR="00657C12" w:rsidRPr="003411C5" w:rsidRDefault="00657C12">
            <w:pPr>
              <w:rPr>
                <w:b/>
                <w:bCs/>
              </w:rPr>
            </w:pPr>
            <w:r w:rsidRPr="003411C5">
              <w:rPr>
                <w:b/>
                <w:bCs/>
              </w:rPr>
              <w:lastRenderedPageBreak/>
              <w:t>MDG process</w:t>
            </w:r>
          </w:p>
        </w:tc>
        <w:tc>
          <w:tcPr>
            <w:tcW w:w="6520" w:type="dxa"/>
            <w:tcBorders>
              <w:top w:val="single" w:sz="4" w:space="0" w:color="auto"/>
              <w:left w:val="single" w:sz="4" w:space="0" w:color="auto"/>
              <w:bottom w:val="single" w:sz="4" w:space="0" w:color="auto"/>
              <w:right w:val="single" w:sz="4" w:space="0" w:color="auto"/>
            </w:tcBorders>
          </w:tcPr>
          <w:p w14:paraId="4DF866FF" w14:textId="15A17AFC" w:rsidR="009D0A6A" w:rsidRPr="00270F18" w:rsidRDefault="008F1B44" w:rsidP="009D0A6A">
            <w:pPr>
              <w:jc w:val="left"/>
              <w:rPr>
                <w:u w:val="single"/>
              </w:rPr>
            </w:pPr>
            <w:r w:rsidRPr="00270F18">
              <w:rPr>
                <w:u w:val="single"/>
              </w:rPr>
              <w:t>Creating MDG reques</w:t>
            </w:r>
            <w:r w:rsidR="00065738" w:rsidRPr="00CA0534">
              <w:rPr>
                <w:u w:val="single"/>
              </w:rPr>
              <w:t>t</w:t>
            </w:r>
            <w:r w:rsidR="009D0A6A" w:rsidRPr="00270F18">
              <w:rPr>
                <w:u w:val="single"/>
              </w:rPr>
              <w:t>:</w:t>
            </w:r>
          </w:p>
          <w:p w14:paraId="3CF11146" w14:textId="069CF07B" w:rsidR="00084051" w:rsidRPr="003411C5" w:rsidRDefault="00084051" w:rsidP="00084051">
            <w:r w:rsidRPr="003411C5">
              <w:t>Robot</w:t>
            </w:r>
            <w:r w:rsidR="00D5335A">
              <w:t>:</w:t>
            </w:r>
          </w:p>
          <w:p w14:paraId="2C3DC700" w14:textId="73F63803" w:rsidR="00D5335A" w:rsidRPr="00D460A0" w:rsidRDefault="00D5335A" w:rsidP="00D5335A">
            <w:pPr>
              <w:pStyle w:val="Odstavecseseznamem"/>
              <w:numPr>
                <w:ilvl w:val="0"/>
                <w:numId w:val="89"/>
              </w:numPr>
            </w:pPr>
            <w:r w:rsidRPr="00E02C2E">
              <w:t xml:space="preserve">The robot will send the validated data to a </w:t>
            </w:r>
            <w:r w:rsidRPr="00BD08F6">
              <w:t>web service</w:t>
            </w:r>
            <w:r w:rsidRPr="00FF4407">
              <w:t>,</w:t>
            </w:r>
            <w:r w:rsidRPr="00E02C2E">
              <w:t xml:space="preserve"> which will ensure that the request is created</w:t>
            </w:r>
            <w:r w:rsidRPr="00D460A0">
              <w:t>.</w:t>
            </w:r>
            <w:r w:rsidR="00274F74">
              <w:t xml:space="preserve"> It means the request will be </w:t>
            </w:r>
            <w:r w:rsidR="00496E23">
              <w:t>created automatically.</w:t>
            </w:r>
            <w:r w:rsidR="00CC0C21">
              <w:t xml:space="preserve"> </w:t>
            </w:r>
            <w:r w:rsidR="00CC0C21" w:rsidRPr="00BD08F6">
              <w:rPr>
                <w:highlight w:val="yellow"/>
              </w:rPr>
              <w:t xml:space="preserve">Web service </w:t>
            </w:r>
            <w:r w:rsidR="00533D83" w:rsidRPr="00BD08F6">
              <w:rPr>
                <w:highlight w:val="yellow"/>
              </w:rPr>
              <w:t>give</w:t>
            </w:r>
            <w:r w:rsidR="009D0466" w:rsidRPr="00BD08F6">
              <w:rPr>
                <w:highlight w:val="yellow"/>
              </w:rPr>
              <w:t>s</w:t>
            </w:r>
            <w:r w:rsidR="00533D83" w:rsidRPr="00BD08F6">
              <w:rPr>
                <w:highlight w:val="yellow"/>
              </w:rPr>
              <w:t xml:space="preserve"> the Robot information about </w:t>
            </w:r>
            <w:r w:rsidR="00431A10" w:rsidRPr="00BD08F6">
              <w:rPr>
                <w:highlight w:val="yellow"/>
              </w:rPr>
              <w:t>the number</w:t>
            </w:r>
            <w:r w:rsidR="00814BE4" w:rsidRPr="00BD08F6">
              <w:rPr>
                <w:highlight w:val="yellow"/>
              </w:rPr>
              <w:t xml:space="preserve"> of ID request or error message</w:t>
            </w:r>
            <w:r w:rsidR="007F4033" w:rsidRPr="00BD08F6">
              <w:rPr>
                <w:highlight w:val="yellow"/>
              </w:rPr>
              <w:t>s</w:t>
            </w:r>
            <w:r w:rsidR="00814BE4" w:rsidRPr="00BD08F6">
              <w:rPr>
                <w:highlight w:val="yellow"/>
              </w:rPr>
              <w:t>.</w:t>
            </w:r>
            <w:r w:rsidR="000553F0" w:rsidRPr="00041092">
              <w:t xml:space="preserve"> Reque</w:t>
            </w:r>
            <w:r w:rsidR="00E379C1" w:rsidRPr="00041092">
              <w:t>st will be in</w:t>
            </w:r>
            <w:r w:rsidR="0090080D" w:rsidRPr="00041092">
              <w:t xml:space="preserve"> status</w:t>
            </w:r>
            <w:r w:rsidR="00E379C1" w:rsidRPr="00041092">
              <w:t xml:space="preserve"> </w:t>
            </w:r>
            <w:r w:rsidR="00D756D6" w:rsidRPr="00041092">
              <w:t>‘</w:t>
            </w:r>
            <w:r w:rsidR="00E379C1" w:rsidRPr="00041092">
              <w:t>In process</w:t>
            </w:r>
            <w:r w:rsidR="00D756D6" w:rsidRPr="00041092">
              <w:t>’</w:t>
            </w:r>
            <w:r w:rsidR="008F1B44" w:rsidRPr="00041092">
              <w:t>.</w:t>
            </w:r>
          </w:p>
          <w:p w14:paraId="650A5F11" w14:textId="77777777" w:rsidR="008F1B44" w:rsidRPr="00D460A0" w:rsidRDefault="008F1B44" w:rsidP="00566F98">
            <w:pPr>
              <w:pStyle w:val="Odstavecseseznamem"/>
            </w:pPr>
          </w:p>
          <w:p w14:paraId="6B8E59E4" w14:textId="2D780B06" w:rsidR="00084051" w:rsidRPr="003411C5" w:rsidRDefault="005B39C9" w:rsidP="00722123">
            <w:r>
              <w:t>Users:</w:t>
            </w:r>
            <w:r w:rsidR="00722123">
              <w:t xml:space="preserve"> </w:t>
            </w:r>
            <w:r w:rsidR="004E169F">
              <w:t xml:space="preserve"> </w:t>
            </w:r>
          </w:p>
          <w:p w14:paraId="0A17238C" w14:textId="2AC732D7" w:rsidR="00A614B8" w:rsidRDefault="00A614B8" w:rsidP="00A614B8">
            <w:pPr>
              <w:pStyle w:val="Odstavecseseznamem"/>
              <w:numPr>
                <w:ilvl w:val="0"/>
                <w:numId w:val="91"/>
              </w:numPr>
            </w:pPr>
            <w:r w:rsidRPr="00A614B8">
              <w:t xml:space="preserve">Users will </w:t>
            </w:r>
            <w:r w:rsidR="001C08FF">
              <w:t>create</w:t>
            </w:r>
            <w:r w:rsidRPr="00A614B8">
              <w:t xml:space="preserve"> a request. It is recommended that they first check whether the BP already exists in the MDG database before creating the request.</w:t>
            </w:r>
          </w:p>
          <w:p w14:paraId="0F830D3C" w14:textId="0E363E60" w:rsidR="00EC440D" w:rsidRDefault="00842284" w:rsidP="00A614B8">
            <w:pPr>
              <w:pStyle w:val="Odstavecseseznamem"/>
              <w:numPr>
                <w:ilvl w:val="0"/>
                <w:numId w:val="91"/>
              </w:numPr>
            </w:pPr>
            <w:r w:rsidRPr="00842284">
              <w:t xml:space="preserve">They can </w:t>
            </w:r>
            <w:r w:rsidR="00EC440D" w:rsidRPr="00EC440D">
              <w:t>save</w:t>
            </w:r>
            <w:r w:rsidRPr="00842284">
              <w:t xml:space="preserve"> the request</w:t>
            </w:r>
            <w:r w:rsidR="00B33344">
              <w:t xml:space="preserve"> </w:t>
            </w:r>
            <w:r w:rsidR="00B33344" w:rsidRPr="00640952">
              <w:t xml:space="preserve">before </w:t>
            </w:r>
            <w:r w:rsidR="00B33344" w:rsidRPr="00CA0534">
              <w:t>submitting</w:t>
            </w:r>
            <w:r w:rsidRPr="00842284">
              <w:t>, i.e., create a draft.</w:t>
            </w:r>
          </w:p>
          <w:p w14:paraId="1777A19A" w14:textId="00B2A297" w:rsidR="00DF0A38" w:rsidRDefault="00350EAF" w:rsidP="00A614B8">
            <w:pPr>
              <w:pStyle w:val="Odstavecseseznamem"/>
              <w:numPr>
                <w:ilvl w:val="0"/>
                <w:numId w:val="91"/>
              </w:numPr>
            </w:pPr>
            <w:r w:rsidRPr="00350EAF">
              <w:t>Once users submit a request for processing, the request will be assigned a request number</w:t>
            </w:r>
            <w:r w:rsidR="006F4EEE">
              <w:t xml:space="preserve"> and status </w:t>
            </w:r>
            <w:r w:rsidR="00B33344">
              <w:t>‘</w:t>
            </w:r>
            <w:r w:rsidR="00036F6D">
              <w:t>In process</w:t>
            </w:r>
            <w:r w:rsidR="00B33344">
              <w:t>’</w:t>
            </w:r>
            <w:r w:rsidRPr="00350EAF">
              <w:t>. When the request is submitted for processing, basic duplic</w:t>
            </w:r>
            <w:r w:rsidR="00C22DBF">
              <w:t>ate</w:t>
            </w:r>
            <w:r w:rsidRPr="00350EAF">
              <w:t xml:space="preserve"> checks will be performed based on numerical </w:t>
            </w:r>
            <w:r w:rsidR="00BD33BB">
              <w:t xml:space="preserve">unique identifier </w:t>
            </w:r>
            <w:r w:rsidRPr="00350EAF">
              <w:t>(VAT number, DUNS, etc.).</w:t>
            </w:r>
          </w:p>
          <w:p w14:paraId="7D8C5A91" w14:textId="77777777" w:rsidR="009716CD" w:rsidRDefault="009716CD" w:rsidP="00207239"/>
          <w:p w14:paraId="4A4D8511" w14:textId="2EB39E89" w:rsidR="00F52D65" w:rsidRDefault="00CF3267" w:rsidP="00207239">
            <w:r w:rsidRPr="00610F5E">
              <w:rPr>
                <w:b/>
              </w:rPr>
              <w:t>Note</w:t>
            </w:r>
            <w:r w:rsidR="009716CD" w:rsidRPr="00610F5E">
              <w:rPr>
                <w:b/>
              </w:rPr>
              <w:t>:</w:t>
            </w:r>
            <w:r w:rsidR="009716CD" w:rsidRPr="00A1009F">
              <w:t xml:space="preserve"> </w:t>
            </w:r>
            <w:r w:rsidR="008522DB" w:rsidRPr="00A1009F">
              <w:t>Natural persons in SAP</w:t>
            </w:r>
            <w:r w:rsidR="001C4FC3" w:rsidRPr="00610F5E">
              <w:t xml:space="preserve"> </w:t>
            </w:r>
            <w:r w:rsidR="008522DB" w:rsidRPr="00A1009F">
              <w:t>CZ are main</w:t>
            </w:r>
            <w:r w:rsidR="004C59A3" w:rsidRPr="00A1009F">
              <w:t>tai</w:t>
            </w:r>
            <w:r w:rsidR="008522DB" w:rsidRPr="00A1009F">
              <w:t xml:space="preserve">ned as </w:t>
            </w:r>
            <w:r w:rsidR="00A1009F" w:rsidRPr="00A1009F">
              <w:t>organizations,</w:t>
            </w:r>
            <w:r w:rsidR="008522DB" w:rsidRPr="00A1009F">
              <w:t xml:space="preserve"> and they will be maintained in such way in MDG.</w:t>
            </w:r>
          </w:p>
          <w:p w14:paraId="2EE1C461" w14:textId="77777777" w:rsidR="00CF3267" w:rsidRDefault="00CF3267" w:rsidP="00207239"/>
          <w:p w14:paraId="771D4030" w14:textId="4D868F5C" w:rsidR="00207239" w:rsidRPr="00CA0534" w:rsidRDefault="006F4EEE" w:rsidP="00CA0534">
            <w:pPr>
              <w:rPr>
                <w:u w:val="single"/>
              </w:rPr>
            </w:pPr>
            <w:r w:rsidRPr="00CA0534">
              <w:rPr>
                <w:u w:val="single"/>
              </w:rPr>
              <w:t>Processing MDG request:</w:t>
            </w:r>
          </w:p>
          <w:p w14:paraId="4715B133" w14:textId="7DC4878C" w:rsidR="00C81DEA" w:rsidRDefault="0055769C" w:rsidP="00CD3F16">
            <w:pPr>
              <w:pStyle w:val="Odstavecseseznamem"/>
              <w:numPr>
                <w:ilvl w:val="0"/>
                <w:numId w:val="96"/>
              </w:numPr>
            </w:pPr>
            <w:r w:rsidRPr="0055769C">
              <w:t>A request to create a BP will not be subject to approval</w:t>
            </w:r>
            <w:r>
              <w:t>.</w:t>
            </w:r>
          </w:p>
          <w:p w14:paraId="2D2E3B79" w14:textId="3C742432" w:rsidR="00433025" w:rsidRDefault="00433025" w:rsidP="00433025">
            <w:pPr>
              <w:pStyle w:val="Odstavecseseznamem"/>
              <w:numPr>
                <w:ilvl w:val="0"/>
                <w:numId w:val="96"/>
              </w:numPr>
            </w:pPr>
            <w:r w:rsidRPr="00CD3F16">
              <w:t xml:space="preserve">A request with the status </w:t>
            </w:r>
            <w:r w:rsidR="007567BC">
              <w:t>‘</w:t>
            </w:r>
            <w:r w:rsidRPr="00CD3F16">
              <w:t>In process</w:t>
            </w:r>
            <w:r w:rsidR="007567BC">
              <w:t>’</w:t>
            </w:r>
            <w:r w:rsidRPr="00CD3F16">
              <w:t xml:space="preserve"> will undergo a deduplication process.</w:t>
            </w:r>
            <w:r>
              <w:t xml:space="preserve"> </w:t>
            </w:r>
          </w:p>
          <w:p w14:paraId="2618D452" w14:textId="070EC202" w:rsidR="00433025" w:rsidRDefault="008E104B" w:rsidP="00CD3F16">
            <w:pPr>
              <w:pStyle w:val="Odstavecseseznamem"/>
              <w:numPr>
                <w:ilvl w:val="0"/>
                <w:numId w:val="96"/>
              </w:numPr>
            </w:pPr>
            <w:r w:rsidRPr="008E104B">
              <w:t>If the deduplication process is successful</w:t>
            </w:r>
            <w:r w:rsidR="00BE3554">
              <w:t xml:space="preserve"> </w:t>
            </w:r>
            <w:r w:rsidR="009E55EC">
              <w:t>–</w:t>
            </w:r>
            <w:r w:rsidR="00BE3554">
              <w:t xml:space="preserve"> </w:t>
            </w:r>
            <w:r w:rsidRPr="008E104B">
              <w:t>that is, if no duplicates are found</w:t>
            </w:r>
            <w:r w:rsidR="00BE3554">
              <w:t xml:space="preserve"> </w:t>
            </w:r>
            <w:r w:rsidR="009E55EC">
              <w:t>–</w:t>
            </w:r>
            <w:r w:rsidR="00BE3554">
              <w:t xml:space="preserve"> </w:t>
            </w:r>
            <w:r w:rsidRPr="008E104B">
              <w:t>a GID record will be created in the MDG and replicated to the connected systems</w:t>
            </w:r>
            <w:r w:rsidR="00004FC9">
              <w:t>.</w:t>
            </w:r>
          </w:p>
          <w:p w14:paraId="6989BE7C" w14:textId="51E71055" w:rsidR="00CD3F16" w:rsidRPr="003411C5" w:rsidRDefault="00806884" w:rsidP="00CA0534">
            <w:pPr>
              <w:pStyle w:val="Odstavecseseznamem"/>
              <w:numPr>
                <w:ilvl w:val="0"/>
                <w:numId w:val="96"/>
              </w:numPr>
            </w:pPr>
            <w:r w:rsidRPr="00806884">
              <w:t>If a data-related issue arises (process-related</w:t>
            </w:r>
            <w:r w:rsidRPr="00AC6CD3">
              <w:t xml:space="preserve">), </w:t>
            </w:r>
            <w:r w:rsidR="002F5FF2" w:rsidRPr="00AC6CD3">
              <w:rPr>
                <w:rPrChange w:id="52" w:author="Nicol Pěčková" w:date="2026-05-13T10:01:00Z" w16du:dateUtc="2026-05-13T08:01:00Z">
                  <w:rPr>
                    <w:highlight w:val="yellow"/>
                  </w:rPr>
                </w:rPrChange>
              </w:rPr>
              <w:t>notification will be sent</w:t>
            </w:r>
            <w:ins w:id="53" w:author="Nicol Pěčková" w:date="2026-05-13T10:00:00Z" w16du:dateUtc="2026-05-13T08:00:00Z">
              <w:r w:rsidR="00AC6CD3" w:rsidRPr="00AC6CD3">
                <w:rPr>
                  <w:rPrChange w:id="54" w:author="Nicol Pěčková" w:date="2026-05-13T10:01:00Z" w16du:dateUtc="2026-05-13T08:01:00Z">
                    <w:rPr>
                      <w:highlight w:val="yellow"/>
                    </w:rPr>
                  </w:rPrChange>
                </w:rPr>
                <w:t xml:space="preserve"> </w:t>
              </w:r>
            </w:ins>
            <w:ins w:id="55" w:author="Nicol Pěčková" w:date="2026-05-13T10:01:00Z" w16du:dateUtc="2026-05-13T08:01:00Z">
              <w:r w:rsidR="00AC6CD3" w:rsidRPr="00AC6CD3">
                <w:t xml:space="preserve">to </w:t>
              </w:r>
            </w:ins>
            <w:ins w:id="56" w:author="Nicol Pěčková" w:date="2026-05-13T10:05:00Z" w16du:dateUtc="2026-05-13T08:05:00Z">
              <w:r w:rsidR="003A4741">
                <w:fldChar w:fldCharType="begin"/>
              </w:r>
              <w:r w:rsidR="003A4741">
                <w:instrText>HYPERLINK "hk-kz@csob.cz"</w:instrText>
              </w:r>
              <w:r w:rsidR="003A4741">
                <w:fldChar w:fldCharType="separate"/>
              </w:r>
              <w:r w:rsidR="00AC6CD3" w:rsidRPr="003A4741">
                <w:rPr>
                  <w:rStyle w:val="Hypertextovodkaz"/>
                </w:rPr>
                <w:t>hk-kz@csob.cz</w:t>
              </w:r>
              <w:r w:rsidR="003A4741">
                <w:fldChar w:fldCharType="end"/>
              </w:r>
            </w:ins>
            <w:del w:id="57" w:author="Nicol Pěčková" w:date="2026-05-13T10:01:00Z" w16du:dateUtc="2026-05-13T08:01:00Z">
              <w:r w:rsidR="00BC299B" w:rsidRPr="00AC6CD3" w:rsidDel="00AC6CD3">
                <w:rPr>
                  <w:rPrChange w:id="58" w:author="Nicol Pěčková" w:date="2026-05-13T10:01:00Z" w16du:dateUtc="2026-05-13T08:01:00Z">
                    <w:rPr>
                      <w:highlight w:val="yellow"/>
                    </w:rPr>
                  </w:rPrChange>
                </w:rPr>
                <w:delText>.</w:delText>
              </w:r>
              <w:r w:rsidR="0093289D" w:rsidRPr="00AC6CD3" w:rsidDel="00AC6CD3">
                <w:rPr>
                  <w:rPrChange w:id="59" w:author="Nicol Pěčková" w:date="2026-05-13T10:01:00Z" w16du:dateUtc="2026-05-13T08:01:00Z">
                    <w:rPr>
                      <w:highlight w:val="yellow"/>
                    </w:rPr>
                  </w:rPrChange>
                </w:rPr>
                <w:delText xml:space="preserve"> </w:delText>
              </w:r>
              <w:r w:rsidR="00F24CFC" w:rsidRPr="0014364F" w:rsidDel="00AC6CD3">
                <w:rPr>
                  <w:i/>
                  <w:color w:val="EE0000"/>
                  <w:lang w:bidi="te-IN"/>
                </w:rPr>
                <w:delText xml:space="preserve">(!) Task </w:delText>
              </w:r>
              <w:r w:rsidR="00AC62C9" w:rsidDel="00AC6CD3">
                <w:rPr>
                  <w:i/>
                  <w:iCs/>
                  <w:color w:val="EE0000"/>
                  <w:lang w:bidi="te-IN"/>
                </w:rPr>
                <w:delText>80</w:delText>
              </w:r>
            </w:del>
            <w:r w:rsidR="00624B8B" w:rsidRPr="0014364F">
              <w:t>.</w:t>
            </w:r>
            <w:r w:rsidR="00624B8B">
              <w:t xml:space="preserve"> </w:t>
            </w:r>
            <w:r w:rsidR="00CC7ED8" w:rsidRPr="00CC7ED8">
              <w:t>The user will be able to cancel or reprocess the request</w:t>
            </w:r>
            <w:r w:rsidR="000A5D4D">
              <w:t>.</w:t>
            </w:r>
          </w:p>
          <w:p w14:paraId="654ADC38" w14:textId="00D21A98" w:rsidR="00441163" w:rsidRPr="00441163" w:rsidRDefault="005320D8" w:rsidP="00441163">
            <w:pPr>
              <w:pStyle w:val="Odstavecseseznamem"/>
              <w:numPr>
                <w:ilvl w:val="0"/>
                <w:numId w:val="96"/>
              </w:numPr>
            </w:pPr>
            <w:r w:rsidRPr="005320D8">
              <w:t>If a technical issue arises with a request, the administrator will be notified so they can resolve the issue</w:t>
            </w:r>
            <w:r w:rsidR="00441163">
              <w:t xml:space="preserve">. </w:t>
            </w:r>
            <w:r w:rsidR="00441163" w:rsidRPr="00441163">
              <w:t>The user will be able to cancel or reprocess the request</w:t>
            </w:r>
            <w:r w:rsidR="000D6392">
              <w:t xml:space="preserve"> (replication reprocess)</w:t>
            </w:r>
            <w:r w:rsidR="0050343C">
              <w:t>.</w:t>
            </w:r>
          </w:p>
          <w:p w14:paraId="53E823BF" w14:textId="77777777" w:rsidR="00657C12" w:rsidRPr="003411C5" w:rsidRDefault="00657C12">
            <w:pPr>
              <w:jc w:val="left"/>
              <w:rPr>
                <w:i/>
                <w:iCs/>
              </w:rPr>
            </w:pPr>
          </w:p>
        </w:tc>
      </w:tr>
      <w:tr w:rsidR="00657C12" w:rsidRPr="003411C5" w14:paraId="27E58F10" w14:textId="77777777">
        <w:tc>
          <w:tcPr>
            <w:tcW w:w="3261" w:type="dxa"/>
            <w:tcBorders>
              <w:top w:val="single" w:sz="4" w:space="0" w:color="auto"/>
              <w:left w:val="single" w:sz="4" w:space="0" w:color="auto"/>
              <w:bottom w:val="single" w:sz="4" w:space="0" w:color="auto"/>
              <w:right w:val="single" w:sz="4" w:space="0" w:color="auto"/>
            </w:tcBorders>
          </w:tcPr>
          <w:p w14:paraId="04618E47" w14:textId="77777777" w:rsidR="00657C12" w:rsidRPr="003411C5" w:rsidRDefault="00657C12">
            <w:pPr>
              <w:rPr>
                <w:b/>
                <w:bCs/>
              </w:rPr>
            </w:pPr>
            <w:r w:rsidRPr="003411C5">
              <w:rPr>
                <w:b/>
                <w:bCs/>
              </w:rPr>
              <w:t>Replication</w:t>
            </w:r>
          </w:p>
        </w:tc>
        <w:tc>
          <w:tcPr>
            <w:tcW w:w="6520" w:type="dxa"/>
            <w:tcBorders>
              <w:top w:val="single" w:sz="4" w:space="0" w:color="auto"/>
              <w:left w:val="single" w:sz="4" w:space="0" w:color="auto"/>
              <w:bottom w:val="single" w:sz="4" w:space="0" w:color="auto"/>
              <w:right w:val="single" w:sz="4" w:space="0" w:color="auto"/>
            </w:tcBorders>
          </w:tcPr>
          <w:p w14:paraId="2D9BE195" w14:textId="20077456" w:rsidR="00657C12" w:rsidRPr="003411C5" w:rsidRDefault="00657C12">
            <w:pPr>
              <w:jc w:val="left"/>
              <w:rPr>
                <w:u w:val="single"/>
              </w:rPr>
            </w:pPr>
            <w:r w:rsidRPr="003411C5">
              <w:rPr>
                <w:u w:val="single"/>
              </w:rPr>
              <w:t xml:space="preserve">Created </w:t>
            </w:r>
            <w:r w:rsidR="00A267AB">
              <w:rPr>
                <w:u w:val="single"/>
              </w:rPr>
              <w:t xml:space="preserve">GID </w:t>
            </w:r>
            <w:r w:rsidR="009106F3">
              <w:rPr>
                <w:u w:val="single"/>
              </w:rPr>
              <w:t>record</w:t>
            </w:r>
            <w:r w:rsidRPr="003411C5">
              <w:rPr>
                <w:u w:val="single"/>
              </w:rPr>
              <w:t xml:space="preserve"> will be replicated </w:t>
            </w:r>
            <w:r w:rsidR="00352065">
              <w:rPr>
                <w:u w:val="single"/>
              </w:rPr>
              <w:t>from MDG</w:t>
            </w:r>
            <w:r w:rsidRPr="003411C5">
              <w:rPr>
                <w:u w:val="single"/>
              </w:rPr>
              <w:t xml:space="preserve"> to:</w:t>
            </w:r>
          </w:p>
          <w:p w14:paraId="14B746C5" w14:textId="6F657057" w:rsidR="0068061F" w:rsidRDefault="00657C12" w:rsidP="00A659B7">
            <w:pPr>
              <w:pStyle w:val="Odstavecseseznamem"/>
              <w:numPr>
                <w:ilvl w:val="0"/>
                <w:numId w:val="39"/>
              </w:numPr>
            </w:pPr>
            <w:r w:rsidRPr="003411C5">
              <w:t xml:space="preserve">SAP CZ </w:t>
            </w:r>
            <w:r w:rsidR="00F729D7">
              <w:t>–</w:t>
            </w:r>
            <w:r w:rsidR="00A140C5">
              <w:t xml:space="preserve"> according to GID </w:t>
            </w:r>
            <w:r w:rsidR="009106F3">
              <w:t xml:space="preserve">record </w:t>
            </w:r>
            <w:r w:rsidRPr="003411C5">
              <w:t>BP</w:t>
            </w:r>
            <w:r w:rsidR="009106F3">
              <w:t xml:space="preserve"> and </w:t>
            </w:r>
            <w:r w:rsidR="00A659B7">
              <w:t>appropriate</w:t>
            </w:r>
            <w:r w:rsidR="009106F3">
              <w:t xml:space="preserve"> </w:t>
            </w:r>
            <w:r w:rsidR="00AF51FB">
              <w:t xml:space="preserve">role (vendor </w:t>
            </w:r>
            <w:r w:rsidR="006A63A4">
              <w:t>or customer)</w:t>
            </w:r>
            <w:r w:rsidR="00BF4F09">
              <w:t xml:space="preserve"> </w:t>
            </w:r>
            <w:r w:rsidR="00A659B7">
              <w:t>will be created</w:t>
            </w:r>
            <w:r w:rsidR="00BF4F09">
              <w:t xml:space="preserve"> via SAP</w:t>
            </w:r>
            <w:r w:rsidR="00D4199B">
              <w:t xml:space="preserve"> </w:t>
            </w:r>
            <w:r w:rsidR="00BF4F09">
              <w:t xml:space="preserve">function and return the </w:t>
            </w:r>
            <w:r w:rsidR="00CA4963">
              <w:t xml:space="preserve">local ID </w:t>
            </w:r>
            <w:r w:rsidR="006F4B7B">
              <w:t>BP to MDG</w:t>
            </w:r>
          </w:p>
          <w:p w14:paraId="155B6C64" w14:textId="07E1AD24" w:rsidR="005C33EE" w:rsidRDefault="005C33EE" w:rsidP="005C33EE">
            <w:pPr>
              <w:pStyle w:val="Odstavecseseznamem"/>
              <w:numPr>
                <w:ilvl w:val="0"/>
                <w:numId w:val="39"/>
              </w:numPr>
            </w:pPr>
            <w:r>
              <w:t>CLM</w:t>
            </w:r>
            <w:r w:rsidR="00F729D7">
              <w:t xml:space="preserve"> –</w:t>
            </w:r>
            <w:r>
              <w:t xml:space="preserve"> integrated with MDG</w:t>
            </w:r>
          </w:p>
          <w:p w14:paraId="46CC841D" w14:textId="3261F345" w:rsidR="00100956" w:rsidRDefault="005C33EE" w:rsidP="00CA0534">
            <w:pPr>
              <w:pStyle w:val="Odstavecseseznamem"/>
              <w:numPr>
                <w:ilvl w:val="0"/>
                <w:numId w:val="39"/>
              </w:numPr>
            </w:pPr>
            <w:r>
              <w:lastRenderedPageBreak/>
              <w:t xml:space="preserve">TPRM </w:t>
            </w:r>
            <w:r w:rsidR="00F729D7">
              <w:t>–</w:t>
            </w:r>
            <w:r>
              <w:t xml:space="preserve"> </w:t>
            </w:r>
            <w:r w:rsidR="003269A4">
              <w:t>integrated with MDG</w:t>
            </w:r>
          </w:p>
          <w:p w14:paraId="11092BE4" w14:textId="3EC539BE" w:rsidR="00657C12" w:rsidRPr="003411C5" w:rsidRDefault="00657C12" w:rsidP="00C81308">
            <w:pPr>
              <w:jc w:val="left"/>
            </w:pPr>
          </w:p>
        </w:tc>
      </w:tr>
      <w:tr w:rsidR="000C6DBF" w:rsidRPr="003411C5" w14:paraId="19D0F784" w14:textId="77777777">
        <w:tc>
          <w:tcPr>
            <w:tcW w:w="3261" w:type="dxa"/>
            <w:tcBorders>
              <w:top w:val="single" w:sz="4" w:space="0" w:color="auto"/>
              <w:left w:val="single" w:sz="4" w:space="0" w:color="auto"/>
              <w:bottom w:val="single" w:sz="4" w:space="0" w:color="auto"/>
              <w:right w:val="single" w:sz="4" w:space="0" w:color="auto"/>
            </w:tcBorders>
          </w:tcPr>
          <w:p w14:paraId="28D4C3B9" w14:textId="6C6F4475" w:rsidR="000C6DBF" w:rsidRPr="003411C5" w:rsidRDefault="00613DE3">
            <w:pPr>
              <w:rPr>
                <w:b/>
                <w:bCs/>
              </w:rPr>
            </w:pPr>
            <w:r>
              <w:rPr>
                <w:b/>
                <w:bCs/>
              </w:rPr>
              <w:lastRenderedPageBreak/>
              <w:t>Following</w:t>
            </w:r>
            <w:r w:rsidR="007127F4">
              <w:rPr>
                <w:b/>
                <w:bCs/>
              </w:rPr>
              <w:t xml:space="preserve"> steps </w:t>
            </w:r>
            <w:r w:rsidR="00C1629D">
              <w:rPr>
                <w:b/>
                <w:bCs/>
              </w:rPr>
              <w:t xml:space="preserve">in local </w:t>
            </w:r>
            <w:r w:rsidR="008744B5">
              <w:rPr>
                <w:b/>
                <w:bCs/>
              </w:rPr>
              <w:t xml:space="preserve">SAP </w:t>
            </w:r>
            <w:r w:rsidR="00C1629D">
              <w:rPr>
                <w:b/>
                <w:bCs/>
              </w:rPr>
              <w:t>system</w:t>
            </w:r>
          </w:p>
        </w:tc>
        <w:tc>
          <w:tcPr>
            <w:tcW w:w="6520" w:type="dxa"/>
            <w:tcBorders>
              <w:top w:val="single" w:sz="4" w:space="0" w:color="auto"/>
              <w:left w:val="single" w:sz="4" w:space="0" w:color="auto"/>
              <w:bottom w:val="single" w:sz="4" w:space="0" w:color="auto"/>
              <w:right w:val="single" w:sz="4" w:space="0" w:color="auto"/>
            </w:tcBorders>
          </w:tcPr>
          <w:p w14:paraId="753539EB" w14:textId="77777777" w:rsidR="000C6DBF" w:rsidRDefault="00B857AB">
            <w:pPr>
              <w:jc w:val="left"/>
              <w:rPr>
                <w:u w:val="single"/>
              </w:rPr>
            </w:pPr>
            <w:r>
              <w:rPr>
                <w:u w:val="single"/>
              </w:rPr>
              <w:t>Follow up process in SAP CZ:</w:t>
            </w:r>
          </w:p>
          <w:p w14:paraId="056549E8" w14:textId="6EC44FDB" w:rsidR="000C6DBF" w:rsidRPr="003411C5" w:rsidRDefault="00DE44B6" w:rsidP="00BD08F6">
            <w:pPr>
              <w:jc w:val="left"/>
              <w:rPr>
                <w:u w:val="single"/>
              </w:rPr>
            </w:pPr>
            <w:r w:rsidRPr="00BD08F6">
              <w:t>Robot or users will finalize the creation of BP in SAP CZ.</w:t>
            </w:r>
          </w:p>
        </w:tc>
      </w:tr>
    </w:tbl>
    <w:p w14:paraId="658B1E15" w14:textId="77777777" w:rsidR="001E7737" w:rsidRPr="003411C5" w:rsidRDefault="001E7737" w:rsidP="001E7737"/>
    <w:p w14:paraId="62229FD2" w14:textId="5529FD80" w:rsidR="00C82D62" w:rsidRPr="00D44C60" w:rsidRDefault="005301A3" w:rsidP="00C82D62">
      <w:pPr>
        <w:pStyle w:val="Nadpis3"/>
        <w:rPr>
          <w:lang w:val="en-GB"/>
        </w:rPr>
      </w:pPr>
      <w:r w:rsidRPr="00D44C60">
        <w:rPr>
          <w:lang w:val="en-GB"/>
        </w:rPr>
        <w:t xml:space="preserve"> </w:t>
      </w:r>
      <w:bookmarkStart w:id="60" w:name="_Ref225505913"/>
      <w:bookmarkStart w:id="61" w:name="_Toc229586675"/>
      <w:r w:rsidR="001F52C6" w:rsidRPr="00D44C60">
        <w:rPr>
          <w:lang w:val="en-GB"/>
        </w:rPr>
        <w:t>Creation of BE BP</w:t>
      </w:r>
      <w:bookmarkEnd w:id="60"/>
      <w:bookmarkEnd w:id="61"/>
    </w:p>
    <w:p w14:paraId="20E49A8D" w14:textId="20C10E13" w:rsidR="00154123" w:rsidRDefault="00BB1531" w:rsidP="00154123">
      <w:r>
        <w:t>The following scheme illustrates the process of creating BE BP</w:t>
      </w:r>
      <w:r w:rsidR="00C21334">
        <w:t>.</w:t>
      </w:r>
    </w:p>
    <w:p w14:paraId="33A21D52" w14:textId="77777777" w:rsidR="00FF6880" w:rsidRDefault="00FF6880" w:rsidP="00154123">
      <w:pPr>
        <w:keepNext/>
      </w:pPr>
    </w:p>
    <w:p w14:paraId="7D09E185" w14:textId="37CA786B" w:rsidR="00154123" w:rsidRDefault="00FF6880" w:rsidP="00154123">
      <w:pPr>
        <w:keepNext/>
      </w:pPr>
      <w:r>
        <w:rPr>
          <w:noProof/>
        </w:rPr>
        <w:drawing>
          <wp:inline distT="0" distB="0" distL="0" distR="0" wp14:anchorId="12D14649" wp14:editId="0EEA005E">
            <wp:extent cx="3721211" cy="2783722"/>
            <wp:effectExtent l="0" t="0" r="0" b="0"/>
            <wp:docPr id="11027001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8655" cy="2804252"/>
                    </a:xfrm>
                    <a:prstGeom prst="rect">
                      <a:avLst/>
                    </a:prstGeom>
                    <a:noFill/>
                  </pic:spPr>
                </pic:pic>
              </a:graphicData>
            </a:graphic>
          </wp:inline>
        </w:drawing>
      </w:r>
    </w:p>
    <w:p w14:paraId="7F1DA466" w14:textId="09D1297F" w:rsidR="00154123" w:rsidRDefault="00154123" w:rsidP="00154123">
      <w:pPr>
        <w:pStyle w:val="Titulek"/>
        <w:jc w:val="both"/>
      </w:pPr>
      <w:r>
        <w:t xml:space="preserve">Figure </w:t>
      </w:r>
      <w:r>
        <w:fldChar w:fldCharType="begin"/>
      </w:r>
      <w:r>
        <w:instrText xml:space="preserve"> SEQ Figure \* ARABIC </w:instrText>
      </w:r>
      <w:r>
        <w:fldChar w:fldCharType="separate"/>
      </w:r>
      <w:r w:rsidR="00850D8E">
        <w:rPr>
          <w:noProof/>
        </w:rPr>
        <w:t>7</w:t>
      </w:r>
      <w:r>
        <w:fldChar w:fldCharType="end"/>
      </w:r>
      <w:r>
        <w:t xml:space="preserve">: </w:t>
      </w:r>
      <w:r w:rsidR="00840683">
        <w:t>C</w:t>
      </w:r>
      <w:r w:rsidR="00504BE2">
        <w:t>reation</w:t>
      </w:r>
      <w:r>
        <w:t xml:space="preserve"> of BE BP</w:t>
      </w:r>
    </w:p>
    <w:p w14:paraId="3A0E4BF3" w14:textId="77777777" w:rsidR="004475F0" w:rsidRPr="004475F0" w:rsidRDefault="004475F0" w:rsidP="00CA0534"/>
    <w:tbl>
      <w:tblPr>
        <w:tblStyle w:val="Mkatabulky"/>
        <w:tblW w:w="9781" w:type="dxa"/>
        <w:tblInd w:w="108" w:type="dxa"/>
        <w:tblLook w:val="04A0" w:firstRow="1" w:lastRow="0" w:firstColumn="1" w:lastColumn="0" w:noHBand="0" w:noVBand="1"/>
      </w:tblPr>
      <w:tblGrid>
        <w:gridCol w:w="3261"/>
        <w:gridCol w:w="6520"/>
      </w:tblGrid>
      <w:tr w:rsidR="009969DE" w:rsidRPr="003411C5" w14:paraId="4C4E9FDD" w14:textId="77777777" w:rsidTr="00CA0534">
        <w:trPr>
          <w:tblHeader/>
        </w:trPr>
        <w:tc>
          <w:tcPr>
            <w:tcW w:w="3261" w:type="dxa"/>
            <w:tcBorders>
              <w:top w:val="single" w:sz="4" w:space="0" w:color="auto"/>
              <w:left w:val="single" w:sz="4" w:space="0" w:color="auto"/>
              <w:bottom w:val="single" w:sz="4" w:space="0" w:color="auto"/>
              <w:right w:val="single" w:sz="4" w:space="0" w:color="auto"/>
            </w:tcBorders>
          </w:tcPr>
          <w:p w14:paraId="4D497E9C" w14:textId="77777777" w:rsidR="009969DE" w:rsidRPr="00CA0534" w:rsidRDefault="009969DE">
            <w:pPr>
              <w:rPr>
                <w:b/>
              </w:rPr>
            </w:pPr>
            <w:r w:rsidRPr="00CA0534">
              <w:rPr>
                <w:b/>
              </w:rPr>
              <w:t>Steps in process</w:t>
            </w:r>
          </w:p>
        </w:tc>
        <w:tc>
          <w:tcPr>
            <w:tcW w:w="6520" w:type="dxa"/>
            <w:tcBorders>
              <w:top w:val="single" w:sz="4" w:space="0" w:color="auto"/>
              <w:left w:val="single" w:sz="4" w:space="0" w:color="auto"/>
              <w:bottom w:val="single" w:sz="4" w:space="0" w:color="auto"/>
              <w:right w:val="single" w:sz="4" w:space="0" w:color="auto"/>
            </w:tcBorders>
          </w:tcPr>
          <w:p w14:paraId="178B0BC1" w14:textId="77777777" w:rsidR="009969DE" w:rsidRPr="00CA0534" w:rsidRDefault="009969DE">
            <w:pPr>
              <w:rPr>
                <w:b/>
              </w:rPr>
            </w:pPr>
            <w:r w:rsidRPr="00CA0534">
              <w:rPr>
                <w:b/>
              </w:rPr>
              <w:t>Description of steps</w:t>
            </w:r>
          </w:p>
        </w:tc>
      </w:tr>
      <w:tr w:rsidR="009969DE" w:rsidRPr="003411C5" w14:paraId="02E2589E" w14:textId="77777777">
        <w:tc>
          <w:tcPr>
            <w:tcW w:w="3261" w:type="dxa"/>
            <w:tcBorders>
              <w:top w:val="single" w:sz="4" w:space="0" w:color="auto"/>
              <w:left w:val="single" w:sz="4" w:space="0" w:color="auto"/>
              <w:bottom w:val="single" w:sz="4" w:space="0" w:color="auto"/>
              <w:right w:val="single" w:sz="4" w:space="0" w:color="auto"/>
            </w:tcBorders>
          </w:tcPr>
          <w:p w14:paraId="7F57B653" w14:textId="77777777" w:rsidR="009969DE" w:rsidRPr="003411C5" w:rsidRDefault="009969DE">
            <w:pPr>
              <w:rPr>
                <w:b/>
                <w:bCs/>
              </w:rPr>
            </w:pPr>
            <w:r w:rsidRPr="003411C5">
              <w:rPr>
                <w:b/>
                <w:bCs/>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62FA9492" w14:textId="77777777" w:rsidR="009969DE" w:rsidRPr="003411C5" w:rsidRDefault="009969DE">
            <w:pPr>
              <w:jc w:val="left"/>
            </w:pPr>
            <w:r w:rsidRPr="003411C5">
              <w:rPr>
                <w:u w:val="single"/>
              </w:rPr>
              <w:t>Process users</w:t>
            </w:r>
            <w:r w:rsidRPr="003411C5">
              <w:t>:</w:t>
            </w:r>
          </w:p>
          <w:p w14:paraId="0B94EFFE" w14:textId="77777777" w:rsidR="009969DE" w:rsidRPr="003411C5" w:rsidRDefault="009969DE" w:rsidP="009969DE">
            <w:pPr>
              <w:pStyle w:val="Odstavecseseznamem"/>
              <w:numPr>
                <w:ilvl w:val="0"/>
                <w:numId w:val="24"/>
              </w:numPr>
            </w:pPr>
            <w:r w:rsidRPr="003411C5">
              <w:t>User from BE (for manual check in MDG)</w:t>
            </w:r>
          </w:p>
          <w:p w14:paraId="6BC79805" w14:textId="77777777" w:rsidR="009969DE" w:rsidRPr="003411C5" w:rsidRDefault="009969DE" w:rsidP="009969DE">
            <w:pPr>
              <w:pStyle w:val="Odstavecseseznamem"/>
              <w:numPr>
                <w:ilvl w:val="0"/>
                <w:numId w:val="24"/>
              </w:numPr>
            </w:pPr>
            <w:r w:rsidRPr="003411C5">
              <w:t>Technical user from SAP BE</w:t>
            </w:r>
          </w:p>
          <w:p w14:paraId="3BCD3608" w14:textId="44A4DBDF" w:rsidR="00D7098F" w:rsidRPr="003411C5" w:rsidRDefault="009969DE" w:rsidP="009969DE">
            <w:pPr>
              <w:pStyle w:val="Odstavecseseznamem"/>
              <w:numPr>
                <w:ilvl w:val="0"/>
                <w:numId w:val="24"/>
              </w:numPr>
            </w:pPr>
            <w:r w:rsidRPr="003411C5">
              <w:t>MDG central administrator</w:t>
            </w:r>
          </w:p>
          <w:p w14:paraId="572D60AB" w14:textId="77777777" w:rsidR="009969DE" w:rsidRPr="003411C5" w:rsidRDefault="009969DE" w:rsidP="00D7098F">
            <w:pPr>
              <w:pStyle w:val="Odstavecseseznamem"/>
            </w:pPr>
          </w:p>
        </w:tc>
      </w:tr>
      <w:tr w:rsidR="009969DE" w:rsidRPr="003411C5" w14:paraId="2DA79CBA" w14:textId="77777777">
        <w:tc>
          <w:tcPr>
            <w:tcW w:w="3261" w:type="dxa"/>
            <w:tcBorders>
              <w:top w:val="single" w:sz="4" w:space="0" w:color="auto"/>
              <w:left w:val="single" w:sz="4" w:space="0" w:color="auto"/>
              <w:bottom w:val="single" w:sz="4" w:space="0" w:color="auto"/>
              <w:right w:val="single" w:sz="4" w:space="0" w:color="auto"/>
            </w:tcBorders>
          </w:tcPr>
          <w:p w14:paraId="406E465E" w14:textId="7CF8FF5A" w:rsidR="009969DE" w:rsidRPr="003411C5" w:rsidRDefault="00834C40">
            <w:pPr>
              <w:rPr>
                <w:b/>
                <w:bCs/>
              </w:rPr>
            </w:pPr>
            <w:r>
              <w:rPr>
                <w:b/>
                <w:bCs/>
              </w:rPr>
              <w:t>Initial process outside MDG</w:t>
            </w:r>
          </w:p>
        </w:tc>
        <w:tc>
          <w:tcPr>
            <w:tcW w:w="6520" w:type="dxa"/>
            <w:tcBorders>
              <w:top w:val="single" w:sz="4" w:space="0" w:color="auto"/>
              <w:left w:val="single" w:sz="4" w:space="0" w:color="auto"/>
              <w:bottom w:val="single" w:sz="4" w:space="0" w:color="auto"/>
              <w:right w:val="single" w:sz="4" w:space="0" w:color="auto"/>
            </w:tcBorders>
          </w:tcPr>
          <w:p w14:paraId="7E1C26D8" w14:textId="5DCF3E4F" w:rsidR="009969DE" w:rsidRDefault="00B23891" w:rsidP="00BE4B0C">
            <w:pPr>
              <w:jc w:val="left"/>
            </w:pPr>
            <w:r>
              <w:t xml:space="preserve">Before any steps of creation will be performed, </w:t>
            </w:r>
            <w:r w:rsidR="009B1E82">
              <w:t>user needs to enter MDG and manually verify whether</w:t>
            </w:r>
            <w:r w:rsidR="00174B08">
              <w:t xml:space="preserve"> the BP already </w:t>
            </w:r>
            <w:r w:rsidR="00D05237">
              <w:t>has</w:t>
            </w:r>
            <w:r w:rsidR="00174B08">
              <w:t xml:space="preserve"> existing record.</w:t>
            </w:r>
            <w:r w:rsidR="003933BF">
              <w:t xml:space="preserve"> </w:t>
            </w:r>
            <w:r w:rsidR="00BE4B0C" w:rsidRPr="00BE4B0C">
              <w:t xml:space="preserve">If </w:t>
            </w:r>
            <w:r w:rsidR="00D25F07">
              <w:t>data do</w:t>
            </w:r>
            <w:r w:rsidR="00BE4B0C" w:rsidRPr="00BE4B0C">
              <w:t xml:space="preserve"> not exist, the user creates a new record in the PSN system and the record is then transferred to SAP BE</w:t>
            </w:r>
            <w:r w:rsidR="00F609CB">
              <w:t xml:space="preserve"> or directly </w:t>
            </w:r>
            <w:r w:rsidR="003933BF">
              <w:t>creates</w:t>
            </w:r>
            <w:r w:rsidR="00F609CB">
              <w:t xml:space="preserve"> </w:t>
            </w:r>
            <w:r w:rsidR="00080DF1">
              <w:t>BP</w:t>
            </w:r>
            <w:r w:rsidR="00F609CB">
              <w:t xml:space="preserve"> in SAP BE</w:t>
            </w:r>
            <w:r w:rsidR="00BE4B0C" w:rsidRPr="00BE4B0C">
              <w:t>.</w:t>
            </w:r>
          </w:p>
          <w:p w14:paraId="60335DF0" w14:textId="77777777" w:rsidR="009969DE" w:rsidRPr="003411C5" w:rsidRDefault="009969DE" w:rsidP="00CA0534">
            <w:pPr>
              <w:jc w:val="left"/>
            </w:pPr>
          </w:p>
        </w:tc>
      </w:tr>
      <w:tr w:rsidR="009969DE" w:rsidRPr="003411C5" w14:paraId="25F6B7EF" w14:textId="77777777">
        <w:tc>
          <w:tcPr>
            <w:tcW w:w="3261" w:type="dxa"/>
            <w:tcBorders>
              <w:top w:val="single" w:sz="4" w:space="0" w:color="auto"/>
              <w:left w:val="single" w:sz="4" w:space="0" w:color="auto"/>
              <w:bottom w:val="single" w:sz="4" w:space="0" w:color="auto"/>
              <w:right w:val="single" w:sz="4" w:space="0" w:color="auto"/>
            </w:tcBorders>
          </w:tcPr>
          <w:p w14:paraId="12344B90" w14:textId="469F8145" w:rsidR="009969DE" w:rsidRPr="003411C5" w:rsidRDefault="009969DE">
            <w:pPr>
              <w:rPr>
                <w:b/>
                <w:bCs/>
              </w:rPr>
            </w:pPr>
            <w:r w:rsidRPr="003411C5">
              <w:rPr>
                <w:b/>
                <w:bCs/>
              </w:rPr>
              <w:t>MDG process</w:t>
            </w:r>
          </w:p>
        </w:tc>
        <w:tc>
          <w:tcPr>
            <w:tcW w:w="6520" w:type="dxa"/>
            <w:tcBorders>
              <w:top w:val="single" w:sz="4" w:space="0" w:color="auto"/>
              <w:left w:val="single" w:sz="4" w:space="0" w:color="auto"/>
              <w:bottom w:val="single" w:sz="4" w:space="0" w:color="auto"/>
              <w:right w:val="single" w:sz="4" w:space="0" w:color="auto"/>
            </w:tcBorders>
          </w:tcPr>
          <w:p w14:paraId="6FEB087C" w14:textId="0952AA78" w:rsidR="00BE4B0C" w:rsidRPr="00270F18" w:rsidRDefault="00BD2ED7" w:rsidP="00BE4B0C">
            <w:pPr>
              <w:jc w:val="left"/>
              <w:rPr>
                <w:u w:val="single"/>
              </w:rPr>
            </w:pPr>
            <w:r>
              <w:rPr>
                <w:u w:val="single"/>
              </w:rPr>
              <w:t>Creating MDG request</w:t>
            </w:r>
            <w:r w:rsidR="00BE4B0C" w:rsidRPr="00270F18">
              <w:rPr>
                <w:u w:val="single"/>
              </w:rPr>
              <w:t>:</w:t>
            </w:r>
          </w:p>
          <w:p w14:paraId="0345E200" w14:textId="1A13E480" w:rsidR="00650AF6" w:rsidRDefault="00B40A92" w:rsidP="009D0A6A">
            <w:pPr>
              <w:jc w:val="left"/>
              <w:rPr>
                <w:u w:val="single"/>
              </w:rPr>
            </w:pPr>
            <w:r w:rsidRPr="003411C5">
              <w:t>Technical user SAP BE</w:t>
            </w:r>
          </w:p>
          <w:p w14:paraId="6D97F976" w14:textId="08D44F4D" w:rsidR="00650AF6" w:rsidRPr="00CA0534" w:rsidRDefault="00650AF6">
            <w:pPr>
              <w:pStyle w:val="Odstavecseseznamem"/>
              <w:numPr>
                <w:ilvl w:val="0"/>
                <w:numId w:val="99"/>
              </w:numPr>
              <w:rPr>
                <w:u w:val="single"/>
              </w:rPr>
            </w:pPr>
            <w:r w:rsidRPr="003411C5">
              <w:t xml:space="preserve">Creation of BP will be transferred from SAP BE to MDG via integration. </w:t>
            </w:r>
            <w:r>
              <w:t xml:space="preserve">Data from the integration will be received under technical user and will create request in MDG. </w:t>
            </w:r>
            <w:r w:rsidR="00526A1C">
              <w:t>If error occurs during creation</w:t>
            </w:r>
            <w:r w:rsidR="00D47F28">
              <w:t xml:space="preserve">, the request will </w:t>
            </w:r>
            <w:r w:rsidR="00D47F28" w:rsidRPr="006426C1">
              <w:t xml:space="preserve">return </w:t>
            </w:r>
            <w:r w:rsidR="006E373D" w:rsidRPr="006426C1">
              <w:t>error message</w:t>
            </w:r>
            <w:r w:rsidR="00C66F61">
              <w:t xml:space="preserve">. </w:t>
            </w:r>
            <w:r w:rsidR="00D47F28">
              <w:t>If creation is successful</w:t>
            </w:r>
            <w:r w:rsidR="00CC6530">
              <w:t>,</w:t>
            </w:r>
            <w:r w:rsidR="00D47F28">
              <w:t xml:space="preserve"> r</w:t>
            </w:r>
            <w:r>
              <w:t xml:space="preserve">equest will </w:t>
            </w:r>
            <w:r w:rsidR="00CC6530">
              <w:t>have status</w:t>
            </w:r>
            <w:r>
              <w:t xml:space="preserve"> </w:t>
            </w:r>
            <w:r w:rsidR="00E4275F">
              <w:t>‘</w:t>
            </w:r>
            <w:r w:rsidRPr="00CA0534">
              <w:rPr>
                <w:i/>
                <w:iCs/>
              </w:rPr>
              <w:t>In process</w:t>
            </w:r>
            <w:r w:rsidR="00E4275F">
              <w:t>’</w:t>
            </w:r>
            <w:r>
              <w:t>.</w:t>
            </w:r>
            <w:r w:rsidR="00F4678B">
              <w:t xml:space="preserve"> </w:t>
            </w:r>
          </w:p>
          <w:p w14:paraId="53FBA1A3" w14:textId="550E75AE" w:rsidR="00CE3963" w:rsidRPr="00CA0534" w:rsidRDefault="00CE3963" w:rsidP="00CE3963">
            <w:pPr>
              <w:pStyle w:val="Odstavecseseznamem"/>
              <w:numPr>
                <w:ilvl w:val="0"/>
                <w:numId w:val="99"/>
              </w:numPr>
            </w:pPr>
            <w:r w:rsidRPr="00CA0534">
              <w:lastRenderedPageBreak/>
              <w:t>Notification about process errors will be sent to shared mail: stamdatabeheer@kbc.be</w:t>
            </w:r>
            <w:r w:rsidR="00AD220F">
              <w:t>.</w:t>
            </w:r>
          </w:p>
          <w:p w14:paraId="43C33317" w14:textId="77777777" w:rsidR="00AF461E" w:rsidRPr="00CA0534" w:rsidRDefault="00AF461E" w:rsidP="00CA0534">
            <w:pPr>
              <w:pStyle w:val="Odstavecseseznamem"/>
              <w:rPr>
                <w:u w:val="single"/>
              </w:rPr>
            </w:pPr>
          </w:p>
          <w:p w14:paraId="30D985F4" w14:textId="1908A601" w:rsidR="00342BE4" w:rsidRPr="009C41C1" w:rsidRDefault="00342BE4" w:rsidP="00342BE4">
            <w:pPr>
              <w:rPr>
                <w:u w:val="single"/>
              </w:rPr>
            </w:pPr>
            <w:r w:rsidRPr="009C41C1">
              <w:rPr>
                <w:u w:val="single"/>
              </w:rPr>
              <w:t>Processing MDG request</w:t>
            </w:r>
            <w:r w:rsidR="00061236">
              <w:rPr>
                <w:u w:val="single"/>
              </w:rPr>
              <w:t xml:space="preserve"> </w:t>
            </w:r>
            <w:r w:rsidR="00157F9E">
              <w:rPr>
                <w:u w:val="single"/>
              </w:rPr>
              <w:t xml:space="preserve">is </w:t>
            </w:r>
            <w:r w:rsidR="00E33281">
              <w:rPr>
                <w:u w:val="single"/>
              </w:rPr>
              <w:t>similar</w:t>
            </w:r>
            <w:r w:rsidR="00784827">
              <w:rPr>
                <w:u w:val="single"/>
              </w:rPr>
              <w:t xml:space="preserve"> as for CZ</w:t>
            </w:r>
            <w:r w:rsidR="009670DF">
              <w:rPr>
                <w:u w:val="single"/>
              </w:rPr>
              <w:t>:</w:t>
            </w:r>
          </w:p>
          <w:p w14:paraId="7FDF1A10" w14:textId="77777777" w:rsidR="005B466D" w:rsidRDefault="005B466D" w:rsidP="005B466D">
            <w:pPr>
              <w:pStyle w:val="Odstavecseseznamem"/>
              <w:numPr>
                <w:ilvl w:val="0"/>
                <w:numId w:val="96"/>
              </w:numPr>
            </w:pPr>
            <w:r w:rsidRPr="0055769C">
              <w:t>A request to create a BP will not be subject to approval</w:t>
            </w:r>
            <w:r>
              <w:t>.</w:t>
            </w:r>
          </w:p>
          <w:p w14:paraId="2CF7E37B" w14:textId="7BD5419C" w:rsidR="005B466D" w:rsidRDefault="005B466D" w:rsidP="005B466D">
            <w:pPr>
              <w:pStyle w:val="Odstavecseseznamem"/>
              <w:numPr>
                <w:ilvl w:val="0"/>
                <w:numId w:val="96"/>
              </w:numPr>
            </w:pPr>
            <w:r w:rsidRPr="00CD3F16">
              <w:t xml:space="preserve">A request with the status </w:t>
            </w:r>
            <w:r w:rsidR="009E55EC">
              <w:t>‘</w:t>
            </w:r>
            <w:r w:rsidRPr="00CA0534">
              <w:rPr>
                <w:i/>
                <w:iCs/>
              </w:rPr>
              <w:t>In process</w:t>
            </w:r>
            <w:r w:rsidR="009E55EC">
              <w:t>’</w:t>
            </w:r>
            <w:r w:rsidRPr="00CD3F16">
              <w:t xml:space="preserve"> will undergo a deduplication process.</w:t>
            </w:r>
          </w:p>
          <w:p w14:paraId="3CDEAF57" w14:textId="4A059DC2" w:rsidR="005B466D" w:rsidRPr="00767C1A" w:rsidRDefault="005B466D" w:rsidP="005B466D">
            <w:pPr>
              <w:pStyle w:val="Odstavecseseznamem"/>
              <w:numPr>
                <w:ilvl w:val="0"/>
                <w:numId w:val="96"/>
              </w:numPr>
            </w:pPr>
            <w:r w:rsidRPr="00767C1A">
              <w:t>If the deduplication process is successful</w:t>
            </w:r>
            <w:r w:rsidR="00E10C8F" w:rsidRPr="00767C1A">
              <w:t xml:space="preserve"> – </w:t>
            </w:r>
            <w:r w:rsidRPr="00767C1A">
              <w:t>that is, if no duplicates are found</w:t>
            </w:r>
            <w:r w:rsidR="00E10C8F" w:rsidRPr="00767C1A">
              <w:t xml:space="preserve"> – </w:t>
            </w:r>
            <w:r w:rsidRPr="00767C1A">
              <w:t xml:space="preserve">a GID record will be created in the MDG </w:t>
            </w:r>
            <w:r w:rsidR="00E54F84" w:rsidRPr="00BD08F6">
              <w:t>which will also store the local ID</w:t>
            </w:r>
            <w:r w:rsidRPr="00BD08F6">
              <w:t xml:space="preserve"> </w:t>
            </w:r>
            <w:r w:rsidR="00EF2E4F" w:rsidRPr="00BD08F6">
              <w:t>from SAP BE</w:t>
            </w:r>
            <w:r w:rsidRPr="00767C1A">
              <w:t xml:space="preserve"> and </w:t>
            </w:r>
            <w:r w:rsidR="00ED2FCD" w:rsidRPr="00767C1A">
              <w:t>status of request will change</w:t>
            </w:r>
            <w:r w:rsidRPr="00767C1A">
              <w:t xml:space="preserve"> to </w:t>
            </w:r>
            <w:r w:rsidR="00BB493A">
              <w:t xml:space="preserve">status </w:t>
            </w:r>
            <w:r w:rsidR="00D41F93" w:rsidRPr="00767C1A">
              <w:t>‘</w:t>
            </w:r>
            <w:r w:rsidR="002935AC" w:rsidRPr="00CA0534">
              <w:rPr>
                <w:i/>
                <w:iCs/>
              </w:rPr>
              <w:t>Request finished</w:t>
            </w:r>
            <w:r w:rsidR="00D41F93" w:rsidRPr="00767C1A">
              <w:t>’</w:t>
            </w:r>
            <w:r w:rsidR="002935AC" w:rsidRPr="00767C1A">
              <w:t>.</w:t>
            </w:r>
          </w:p>
          <w:p w14:paraId="4CCEFE9F" w14:textId="530E6038" w:rsidR="00115DA6" w:rsidRDefault="00115DA6" w:rsidP="008D0B93">
            <w:pPr>
              <w:pStyle w:val="Odstavecseseznamem"/>
              <w:numPr>
                <w:ilvl w:val="0"/>
                <w:numId w:val="99"/>
              </w:numPr>
            </w:pPr>
            <w:r w:rsidRPr="00767C1A">
              <w:t xml:space="preserve">If a data-related issue occurs (during the process), </w:t>
            </w:r>
            <w:r w:rsidR="00F561C9" w:rsidRPr="00CA0534">
              <w:t>e-mail will be trigger</w:t>
            </w:r>
            <w:r w:rsidR="00BC71C6" w:rsidRPr="00CA0534">
              <w:t>ed</w:t>
            </w:r>
            <w:r w:rsidR="00F561C9" w:rsidRPr="00CA0534">
              <w:t xml:space="preserve"> to </w:t>
            </w:r>
            <w:hyperlink r:id="rId18" w:history="1">
              <w:r w:rsidR="00042851" w:rsidRPr="00E9023A">
                <w:rPr>
                  <w:rStyle w:val="Hypertextovodkaz"/>
                </w:rPr>
                <w:t>stamdatabeheer@kbc.be</w:t>
              </w:r>
            </w:hyperlink>
            <w:r w:rsidR="00042851">
              <w:t xml:space="preserve"> and </w:t>
            </w:r>
            <w:r w:rsidR="00042851" w:rsidRPr="00042851">
              <w:t xml:space="preserve">to </w:t>
            </w:r>
            <w:r w:rsidR="00042851">
              <w:t xml:space="preserve">the </w:t>
            </w:r>
            <w:r w:rsidR="00042851" w:rsidRPr="00042851">
              <w:t>API GW.</w:t>
            </w:r>
            <w:r w:rsidR="00042851">
              <w:t xml:space="preserve"> T</w:t>
            </w:r>
            <w:r w:rsidRPr="00767C1A">
              <w:t xml:space="preserve">he request will </w:t>
            </w:r>
            <w:r w:rsidR="00FC6D58" w:rsidRPr="00CA0534">
              <w:t>be</w:t>
            </w:r>
            <w:r w:rsidRPr="00CA0534">
              <w:t xml:space="preserve"> </w:t>
            </w:r>
            <w:r w:rsidRPr="00767C1A">
              <w:t xml:space="preserve">automatically marked as </w:t>
            </w:r>
            <w:r w:rsidR="00D41F93" w:rsidRPr="00CA0534">
              <w:t>‘</w:t>
            </w:r>
            <w:r w:rsidRPr="00042851">
              <w:rPr>
                <w:i/>
                <w:iCs/>
              </w:rPr>
              <w:t>Cance</w:t>
            </w:r>
            <w:r w:rsidR="0046370B" w:rsidRPr="00042851">
              <w:rPr>
                <w:i/>
                <w:iCs/>
              </w:rPr>
              <w:t>l</w:t>
            </w:r>
            <w:r w:rsidRPr="00042851">
              <w:rPr>
                <w:i/>
                <w:iCs/>
              </w:rPr>
              <w:t>led</w:t>
            </w:r>
            <w:r w:rsidR="00D41F93" w:rsidRPr="00CA0534">
              <w:t>’</w:t>
            </w:r>
            <w:r w:rsidR="000129DF" w:rsidRPr="00CA0534">
              <w:t>.</w:t>
            </w:r>
          </w:p>
          <w:p w14:paraId="0BAF82B4" w14:textId="26AF787B" w:rsidR="005B466D" w:rsidRPr="00441163" w:rsidRDefault="005B466D" w:rsidP="005B466D">
            <w:pPr>
              <w:pStyle w:val="Odstavecseseznamem"/>
              <w:numPr>
                <w:ilvl w:val="0"/>
                <w:numId w:val="96"/>
              </w:numPr>
            </w:pPr>
            <w:r w:rsidRPr="005320D8">
              <w:t>If a technical issue arises with</w:t>
            </w:r>
            <w:r w:rsidR="00E34F59">
              <w:t>in</w:t>
            </w:r>
            <w:r w:rsidRPr="005320D8">
              <w:t xml:space="preserve"> a request, the administrator will be notified </w:t>
            </w:r>
            <w:r w:rsidR="00FC6D58">
              <w:t>to</w:t>
            </w:r>
            <w:r w:rsidRPr="005320D8">
              <w:t xml:space="preserve"> resolve the issue</w:t>
            </w:r>
            <w:r>
              <w:t>.</w:t>
            </w:r>
            <w:r w:rsidR="001F30DE">
              <w:t xml:space="preserve"> The error </w:t>
            </w:r>
            <w:r w:rsidR="00152AB0">
              <w:t>message will be sent to API</w:t>
            </w:r>
            <w:r w:rsidR="00D62E69">
              <w:t xml:space="preserve"> </w:t>
            </w:r>
            <w:r w:rsidR="00152AB0">
              <w:t>GW.</w:t>
            </w:r>
          </w:p>
          <w:p w14:paraId="39DE7336" w14:textId="77777777" w:rsidR="009969DE" w:rsidRPr="003411C5" w:rsidRDefault="009969DE">
            <w:pPr>
              <w:jc w:val="left"/>
              <w:rPr>
                <w:i/>
                <w:iCs/>
              </w:rPr>
            </w:pPr>
          </w:p>
        </w:tc>
      </w:tr>
      <w:tr w:rsidR="009969DE" w:rsidRPr="003411C5" w14:paraId="0F2C96AF" w14:textId="77777777">
        <w:tc>
          <w:tcPr>
            <w:tcW w:w="3261" w:type="dxa"/>
            <w:tcBorders>
              <w:top w:val="single" w:sz="4" w:space="0" w:color="auto"/>
              <w:left w:val="single" w:sz="4" w:space="0" w:color="auto"/>
              <w:bottom w:val="single" w:sz="4" w:space="0" w:color="auto"/>
              <w:right w:val="single" w:sz="4" w:space="0" w:color="auto"/>
            </w:tcBorders>
          </w:tcPr>
          <w:p w14:paraId="04FB1316" w14:textId="77777777" w:rsidR="009969DE" w:rsidRPr="003411C5" w:rsidRDefault="009969DE">
            <w:pPr>
              <w:rPr>
                <w:b/>
                <w:bCs/>
              </w:rPr>
            </w:pPr>
            <w:r w:rsidRPr="003411C5">
              <w:rPr>
                <w:b/>
                <w:bCs/>
              </w:rPr>
              <w:lastRenderedPageBreak/>
              <w:t>Replication</w:t>
            </w:r>
          </w:p>
        </w:tc>
        <w:tc>
          <w:tcPr>
            <w:tcW w:w="6520" w:type="dxa"/>
            <w:tcBorders>
              <w:top w:val="single" w:sz="4" w:space="0" w:color="auto"/>
              <w:left w:val="single" w:sz="4" w:space="0" w:color="auto"/>
              <w:bottom w:val="single" w:sz="4" w:space="0" w:color="auto"/>
              <w:right w:val="single" w:sz="4" w:space="0" w:color="auto"/>
            </w:tcBorders>
          </w:tcPr>
          <w:p w14:paraId="263C6C08" w14:textId="77777777" w:rsidR="004F12E5" w:rsidRPr="003411C5" w:rsidRDefault="004F12E5" w:rsidP="004F12E5">
            <w:pPr>
              <w:jc w:val="left"/>
              <w:rPr>
                <w:u w:val="single"/>
              </w:rPr>
            </w:pPr>
            <w:r w:rsidRPr="003411C5">
              <w:rPr>
                <w:u w:val="single"/>
              </w:rPr>
              <w:t xml:space="preserve">Created </w:t>
            </w:r>
            <w:r>
              <w:rPr>
                <w:u w:val="single"/>
              </w:rPr>
              <w:t>GID record</w:t>
            </w:r>
            <w:r w:rsidRPr="003411C5">
              <w:rPr>
                <w:u w:val="single"/>
              </w:rPr>
              <w:t xml:space="preserve"> will be replicated </w:t>
            </w:r>
            <w:r>
              <w:rPr>
                <w:u w:val="single"/>
              </w:rPr>
              <w:t>from MDG</w:t>
            </w:r>
            <w:r w:rsidRPr="003411C5">
              <w:rPr>
                <w:u w:val="single"/>
              </w:rPr>
              <w:t xml:space="preserve"> to:</w:t>
            </w:r>
          </w:p>
          <w:p w14:paraId="41730C77" w14:textId="54734B4E" w:rsidR="009969DE" w:rsidRPr="003411C5" w:rsidRDefault="009969DE" w:rsidP="009969DE">
            <w:pPr>
              <w:pStyle w:val="Odstavecseseznamem"/>
              <w:numPr>
                <w:ilvl w:val="0"/>
                <w:numId w:val="39"/>
              </w:numPr>
            </w:pPr>
            <w:r w:rsidRPr="003411C5">
              <w:t>CLM</w:t>
            </w:r>
            <w:r w:rsidR="00F729D7">
              <w:t xml:space="preserve"> –</w:t>
            </w:r>
            <w:r w:rsidRPr="003411C5">
              <w:t xml:space="preserve"> integrated with MDG</w:t>
            </w:r>
          </w:p>
          <w:p w14:paraId="75B215A2" w14:textId="48ED59EA" w:rsidR="009969DE" w:rsidRDefault="009969DE" w:rsidP="009969DE">
            <w:pPr>
              <w:pStyle w:val="Odstavecseseznamem"/>
              <w:numPr>
                <w:ilvl w:val="0"/>
                <w:numId w:val="39"/>
              </w:numPr>
            </w:pPr>
            <w:r w:rsidRPr="003411C5">
              <w:t xml:space="preserve">TPRM </w:t>
            </w:r>
            <w:r w:rsidR="00F729D7">
              <w:t>–</w:t>
            </w:r>
            <w:r w:rsidRPr="003411C5">
              <w:t xml:space="preserve"> </w:t>
            </w:r>
            <w:r w:rsidR="00B12C07" w:rsidRPr="003411C5">
              <w:t>integrated with MDG</w:t>
            </w:r>
          </w:p>
          <w:p w14:paraId="07C04822" w14:textId="731EEC2B" w:rsidR="00EC0D69" w:rsidRPr="003411C5" w:rsidRDefault="00556217" w:rsidP="009969DE">
            <w:pPr>
              <w:pStyle w:val="Odstavecseseznamem"/>
              <w:numPr>
                <w:ilvl w:val="0"/>
                <w:numId w:val="39"/>
              </w:numPr>
            </w:pPr>
            <w:r>
              <w:t>API</w:t>
            </w:r>
            <w:r w:rsidR="00D62E69">
              <w:t xml:space="preserve"> </w:t>
            </w:r>
            <w:r>
              <w:t>GW – send data from MDG</w:t>
            </w:r>
          </w:p>
          <w:p w14:paraId="09409F51" w14:textId="76D89303" w:rsidR="009969DE" w:rsidRPr="003411C5" w:rsidRDefault="009969DE" w:rsidP="00100956"/>
        </w:tc>
      </w:tr>
      <w:tr w:rsidR="004E1A57" w:rsidRPr="003411C5" w14:paraId="138229B8" w14:textId="77777777">
        <w:tc>
          <w:tcPr>
            <w:tcW w:w="3261" w:type="dxa"/>
            <w:tcBorders>
              <w:top w:val="single" w:sz="4" w:space="0" w:color="auto"/>
              <w:left w:val="single" w:sz="4" w:space="0" w:color="auto"/>
              <w:bottom w:val="single" w:sz="4" w:space="0" w:color="auto"/>
              <w:right w:val="single" w:sz="4" w:space="0" w:color="auto"/>
            </w:tcBorders>
          </w:tcPr>
          <w:p w14:paraId="6B26F893" w14:textId="334B0FB4" w:rsidR="004E1A57" w:rsidRPr="003411C5" w:rsidRDefault="004E1A57" w:rsidP="00CA0534">
            <w:pPr>
              <w:jc w:val="left"/>
              <w:rPr>
                <w:b/>
                <w:bCs/>
              </w:rPr>
            </w:pPr>
            <w:r w:rsidRPr="004E1A57">
              <w:rPr>
                <w:b/>
                <w:bCs/>
              </w:rPr>
              <w:t>Following steps in local system</w:t>
            </w:r>
            <w:r w:rsidR="00DE743C">
              <w:rPr>
                <w:b/>
                <w:bCs/>
              </w:rPr>
              <w:t>s</w:t>
            </w:r>
          </w:p>
        </w:tc>
        <w:tc>
          <w:tcPr>
            <w:tcW w:w="6520" w:type="dxa"/>
            <w:tcBorders>
              <w:top w:val="single" w:sz="4" w:space="0" w:color="auto"/>
              <w:left w:val="single" w:sz="4" w:space="0" w:color="auto"/>
              <w:bottom w:val="single" w:sz="4" w:space="0" w:color="auto"/>
              <w:right w:val="single" w:sz="4" w:space="0" w:color="auto"/>
            </w:tcBorders>
          </w:tcPr>
          <w:p w14:paraId="511AFDA9" w14:textId="412F0AA2" w:rsidR="004E1A57" w:rsidRPr="004E1A57" w:rsidRDefault="00FD2905" w:rsidP="00CA0534">
            <w:pPr>
              <w:pStyle w:val="Odstavecseseznamem"/>
              <w:numPr>
                <w:ilvl w:val="0"/>
                <w:numId w:val="106"/>
              </w:numPr>
            </w:pPr>
            <w:r w:rsidRPr="00CA0534">
              <w:t>Following steps in local systems are full</w:t>
            </w:r>
            <w:r w:rsidR="00FD7734">
              <w:t>y</w:t>
            </w:r>
            <w:r w:rsidRPr="00CA0534">
              <w:t xml:space="preserve"> in BE competency and are not </w:t>
            </w:r>
            <w:r w:rsidR="002D6CE8" w:rsidRPr="00CA0534">
              <w:t>driven by MDG project</w:t>
            </w:r>
            <w:r w:rsidR="00B921AC">
              <w:t>.</w:t>
            </w:r>
          </w:p>
        </w:tc>
      </w:tr>
    </w:tbl>
    <w:p w14:paraId="51D842CA" w14:textId="77777777" w:rsidR="009969DE" w:rsidRDefault="009969DE" w:rsidP="009969DE"/>
    <w:p w14:paraId="0EB48BD7" w14:textId="5196EC2D" w:rsidR="000C2407" w:rsidRPr="00B31AE9" w:rsidRDefault="00E42B5B" w:rsidP="000C2407">
      <w:pPr>
        <w:pStyle w:val="Nadpis3"/>
        <w:rPr>
          <w:lang w:val="en-US"/>
        </w:rPr>
      </w:pPr>
      <w:r>
        <w:rPr>
          <w:lang w:val="en-US"/>
        </w:rPr>
        <w:t xml:space="preserve"> </w:t>
      </w:r>
      <w:bookmarkStart w:id="62" w:name="_Toc229586676"/>
      <w:r w:rsidR="00C1291E" w:rsidRPr="00B31AE9">
        <w:rPr>
          <w:lang w:val="en-US"/>
        </w:rPr>
        <w:t xml:space="preserve">Creation of </w:t>
      </w:r>
      <w:r w:rsidR="002F4164" w:rsidRPr="00B31AE9">
        <w:rPr>
          <w:lang w:val="en-US"/>
        </w:rPr>
        <w:t>Ultimate parent</w:t>
      </w:r>
      <w:bookmarkEnd w:id="62"/>
      <w:r w:rsidR="006A0F1D" w:rsidRPr="00222BB7">
        <w:rPr>
          <w:lang w:val="en-US"/>
        </w:rPr>
        <w:t xml:space="preserve"> </w:t>
      </w:r>
    </w:p>
    <w:p w14:paraId="2E3D96EE" w14:textId="3E696615" w:rsidR="00C1637F" w:rsidRDefault="002F4164" w:rsidP="002F4164">
      <w:r w:rsidRPr="00FE3E95">
        <w:t xml:space="preserve">Ultimate parent is a </w:t>
      </w:r>
      <w:r w:rsidR="00F74A79" w:rsidRPr="00FE3E95">
        <w:t xml:space="preserve">special kind </w:t>
      </w:r>
      <w:r w:rsidR="003E517D" w:rsidRPr="00BD08F6">
        <w:t xml:space="preserve">of </w:t>
      </w:r>
      <w:r w:rsidR="005C5EAF" w:rsidRPr="00FE3E95">
        <w:t xml:space="preserve">BP </w:t>
      </w:r>
      <w:r w:rsidR="00880E4F" w:rsidRPr="00FE3E95">
        <w:t xml:space="preserve">which is </w:t>
      </w:r>
      <w:r w:rsidR="00DA7CE6" w:rsidRPr="00FE3E95">
        <w:t>superior to other BP</w:t>
      </w:r>
      <w:r w:rsidR="005C5EAF" w:rsidRPr="00FE3E95">
        <w:t xml:space="preserve"> and which </w:t>
      </w:r>
      <w:r w:rsidR="00CB6752" w:rsidRPr="00FE3E95">
        <w:t>does</w:t>
      </w:r>
      <w:r w:rsidR="00201B9A" w:rsidRPr="00FE3E95">
        <w:t xml:space="preserve"> not </w:t>
      </w:r>
      <w:r w:rsidR="009038C8" w:rsidRPr="00FE3E95">
        <w:t xml:space="preserve">need to </w:t>
      </w:r>
      <w:r w:rsidR="00201B9A" w:rsidRPr="00FE3E95">
        <w:t>have any</w:t>
      </w:r>
      <w:r w:rsidR="001C5BCE" w:rsidRPr="00FE3E95">
        <w:t xml:space="preserve"> roles assigned to it</w:t>
      </w:r>
      <w:r w:rsidR="00EA187C" w:rsidRPr="00FE3E95">
        <w:t xml:space="preserve">. </w:t>
      </w:r>
      <w:r w:rsidR="00A304F3" w:rsidRPr="00FE3E95">
        <w:t xml:space="preserve">The ultimate </w:t>
      </w:r>
      <w:r w:rsidR="00693F84" w:rsidRPr="00FE3E95">
        <w:t xml:space="preserve">parent </w:t>
      </w:r>
      <w:r w:rsidR="003E517D" w:rsidRPr="00BD08F6">
        <w:t xml:space="preserve">is created </w:t>
      </w:r>
      <w:r w:rsidR="00501BD6" w:rsidRPr="00FE3E95">
        <w:t>only in MDG</w:t>
      </w:r>
      <w:r w:rsidR="008D7187" w:rsidRPr="00FE3E95">
        <w:t xml:space="preserve"> </w:t>
      </w:r>
      <w:r w:rsidR="00582851" w:rsidRPr="00FE3E95">
        <w:t xml:space="preserve">and is replicated only to TPRM </w:t>
      </w:r>
      <w:r w:rsidR="008D7187" w:rsidRPr="00FE3E95">
        <w:t>(</w:t>
      </w:r>
      <w:r w:rsidR="00955ED1" w:rsidRPr="00FE3E95">
        <w:t xml:space="preserve">unless </w:t>
      </w:r>
      <w:r w:rsidR="00593B74" w:rsidRPr="00FE3E95">
        <w:t>later roles</w:t>
      </w:r>
      <w:r w:rsidR="00AD7167" w:rsidRPr="00FE3E95">
        <w:t xml:space="preserve"> assignment</w:t>
      </w:r>
      <w:r w:rsidR="007B128D">
        <w:t>)</w:t>
      </w:r>
      <w:r w:rsidR="00A36C1E">
        <w:t>.</w:t>
      </w:r>
    </w:p>
    <w:p w14:paraId="17F9024A" w14:textId="77777777" w:rsidR="00030960" w:rsidRPr="00FE3E95" w:rsidRDefault="00030960" w:rsidP="00693F84"/>
    <w:p w14:paraId="0FE61EBC" w14:textId="77777777" w:rsidR="004619C8" w:rsidRPr="00FE3E95" w:rsidRDefault="004619C8" w:rsidP="002F4164"/>
    <w:p w14:paraId="0BBDCF57" w14:textId="3BBD7BEC" w:rsidR="001C66A3" w:rsidRDefault="00590810" w:rsidP="00BD08F6">
      <w:pPr>
        <w:keepNext/>
      </w:pPr>
      <w:r w:rsidRPr="00BD08F6">
        <w:rPr>
          <w:noProof/>
        </w:rPr>
        <w:lastRenderedPageBreak/>
        <w:drawing>
          <wp:inline distT="0" distB="0" distL="0" distR="0" wp14:anchorId="26F90B60" wp14:editId="069B4D1D">
            <wp:extent cx="4746944" cy="2883397"/>
            <wp:effectExtent l="0" t="0" r="0" b="0"/>
            <wp:docPr id="1192438697"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3440" cy="2893417"/>
                    </a:xfrm>
                    <a:prstGeom prst="rect">
                      <a:avLst/>
                    </a:prstGeom>
                    <a:noFill/>
                  </pic:spPr>
                </pic:pic>
              </a:graphicData>
            </a:graphic>
          </wp:inline>
        </w:drawing>
      </w:r>
    </w:p>
    <w:p w14:paraId="103B9CC8" w14:textId="1D875136" w:rsidR="00440DF7" w:rsidRDefault="001C66A3" w:rsidP="00BD08F6">
      <w:pPr>
        <w:pStyle w:val="Titulek"/>
        <w:jc w:val="both"/>
      </w:pPr>
      <w:r>
        <w:t xml:space="preserve">Figure </w:t>
      </w:r>
      <w:r>
        <w:fldChar w:fldCharType="begin"/>
      </w:r>
      <w:r>
        <w:instrText xml:space="preserve"> SEQ Figure \* ARABIC </w:instrText>
      </w:r>
      <w:r>
        <w:fldChar w:fldCharType="separate"/>
      </w:r>
      <w:r w:rsidR="00850D8E">
        <w:rPr>
          <w:noProof/>
        </w:rPr>
        <w:t>8</w:t>
      </w:r>
      <w:r>
        <w:fldChar w:fldCharType="end"/>
      </w:r>
      <w:r>
        <w:t>: Ultimate parent creation overview</w:t>
      </w:r>
    </w:p>
    <w:p w14:paraId="7B0881C9" w14:textId="41079576" w:rsidR="009E4319" w:rsidRPr="00BD08F6" w:rsidRDefault="009E4319" w:rsidP="002F4164">
      <w:pPr>
        <w:rPr>
          <w:highlight w:val="cyan"/>
        </w:rPr>
      </w:pPr>
    </w:p>
    <w:tbl>
      <w:tblPr>
        <w:tblStyle w:val="Mkatabulky"/>
        <w:tblW w:w="9781" w:type="dxa"/>
        <w:tblInd w:w="108" w:type="dxa"/>
        <w:tblLook w:val="04A0" w:firstRow="1" w:lastRow="0" w:firstColumn="1" w:lastColumn="0" w:noHBand="0" w:noVBand="1"/>
      </w:tblPr>
      <w:tblGrid>
        <w:gridCol w:w="3261"/>
        <w:gridCol w:w="6520"/>
      </w:tblGrid>
      <w:tr w:rsidR="00476D57" w:rsidRPr="00F624D5" w14:paraId="6311AE8F" w14:textId="77777777" w:rsidTr="00711CA1">
        <w:trPr>
          <w:tblHeader/>
        </w:trPr>
        <w:tc>
          <w:tcPr>
            <w:tcW w:w="3261" w:type="dxa"/>
            <w:tcBorders>
              <w:top w:val="single" w:sz="4" w:space="0" w:color="auto"/>
              <w:left w:val="single" w:sz="4" w:space="0" w:color="auto"/>
              <w:bottom w:val="single" w:sz="4" w:space="0" w:color="auto"/>
              <w:right w:val="single" w:sz="4" w:space="0" w:color="auto"/>
            </w:tcBorders>
            <w:shd w:val="clear" w:color="auto" w:fill="FFFFFF" w:themeFill="background1"/>
          </w:tcPr>
          <w:p w14:paraId="5C37BDB1" w14:textId="77777777" w:rsidR="00476D57" w:rsidRPr="00A36C1E" w:rsidRDefault="00476D57" w:rsidP="00711CA1">
            <w:pPr>
              <w:rPr>
                <w:b/>
                <w:color w:val="000000" w:themeColor="text1"/>
              </w:rPr>
            </w:pPr>
            <w:r w:rsidRPr="00A36C1E">
              <w:rPr>
                <w:b/>
                <w:color w:val="000000" w:themeColor="text1"/>
              </w:rPr>
              <w:t>Steps in process</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Pr>
          <w:p w14:paraId="617510C8" w14:textId="77777777" w:rsidR="00476D57" w:rsidRPr="00A36C1E" w:rsidRDefault="00476D57" w:rsidP="00711CA1">
            <w:pPr>
              <w:rPr>
                <w:b/>
                <w:color w:val="000000" w:themeColor="text1"/>
              </w:rPr>
            </w:pPr>
            <w:r w:rsidRPr="00A36C1E">
              <w:rPr>
                <w:b/>
                <w:color w:val="000000" w:themeColor="text1"/>
              </w:rPr>
              <w:t>Description of steps</w:t>
            </w:r>
          </w:p>
        </w:tc>
      </w:tr>
      <w:tr w:rsidR="00476D57" w:rsidRPr="00F624D5" w14:paraId="0D41A02F" w14:textId="77777777" w:rsidTr="00711CA1">
        <w:tc>
          <w:tcPr>
            <w:tcW w:w="3261" w:type="dxa"/>
            <w:tcBorders>
              <w:top w:val="single" w:sz="4" w:space="0" w:color="auto"/>
              <w:left w:val="single" w:sz="4" w:space="0" w:color="auto"/>
              <w:bottom w:val="single" w:sz="4" w:space="0" w:color="auto"/>
              <w:right w:val="single" w:sz="4" w:space="0" w:color="auto"/>
            </w:tcBorders>
          </w:tcPr>
          <w:p w14:paraId="38627EFD" w14:textId="77777777" w:rsidR="00476D57" w:rsidRPr="00A36C1E" w:rsidRDefault="00476D57" w:rsidP="00711CA1">
            <w:pPr>
              <w:rPr>
                <w:b/>
                <w:bCs/>
              </w:rPr>
            </w:pPr>
            <w:r w:rsidRPr="00A36C1E">
              <w:rPr>
                <w:b/>
                <w:bCs/>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35AE7DFD" w14:textId="77777777" w:rsidR="00476D57" w:rsidRPr="00A36C1E" w:rsidRDefault="00476D57" w:rsidP="00711CA1">
            <w:pPr>
              <w:jc w:val="left"/>
            </w:pPr>
            <w:r w:rsidRPr="00A36C1E">
              <w:rPr>
                <w:u w:val="single"/>
              </w:rPr>
              <w:t>Process users</w:t>
            </w:r>
            <w:r w:rsidRPr="00A36C1E">
              <w:t>:</w:t>
            </w:r>
          </w:p>
          <w:p w14:paraId="3CA283CA" w14:textId="7A72A89F" w:rsidR="00476D57" w:rsidRPr="00A36C1E" w:rsidRDefault="00476D57" w:rsidP="00711CA1">
            <w:pPr>
              <w:pStyle w:val="Odstavecseseznamem"/>
              <w:numPr>
                <w:ilvl w:val="0"/>
                <w:numId w:val="24"/>
              </w:numPr>
            </w:pPr>
            <w:r w:rsidRPr="00A36C1E">
              <w:t>User from CZ</w:t>
            </w:r>
            <w:r w:rsidR="00E95BE9">
              <w:t>/</w:t>
            </w:r>
            <w:r w:rsidR="00626E76" w:rsidRPr="006D6349">
              <w:t>SK</w:t>
            </w:r>
          </w:p>
          <w:p w14:paraId="5FDCF009" w14:textId="24EA075F" w:rsidR="0040097C" w:rsidRPr="00A36C1E" w:rsidRDefault="0040097C" w:rsidP="00711CA1">
            <w:pPr>
              <w:pStyle w:val="Odstavecseseznamem"/>
              <w:numPr>
                <w:ilvl w:val="0"/>
                <w:numId w:val="24"/>
              </w:numPr>
            </w:pPr>
            <w:r w:rsidRPr="00A36C1E">
              <w:t>User from BE</w:t>
            </w:r>
          </w:p>
          <w:p w14:paraId="349B0685" w14:textId="41297D89" w:rsidR="00476D57" w:rsidRPr="00A36C1E" w:rsidRDefault="00476D57" w:rsidP="00711CA1">
            <w:pPr>
              <w:pStyle w:val="Odstavecseseznamem"/>
              <w:numPr>
                <w:ilvl w:val="0"/>
                <w:numId w:val="24"/>
              </w:numPr>
            </w:pPr>
            <w:r w:rsidRPr="00A36C1E">
              <w:t>MDG central administrator</w:t>
            </w:r>
          </w:p>
          <w:p w14:paraId="3A55EBBE" w14:textId="77777777" w:rsidR="00476D57" w:rsidRPr="00A36C1E" w:rsidRDefault="00476D57" w:rsidP="00711CA1">
            <w:pPr>
              <w:pStyle w:val="Odstavecseseznamem"/>
            </w:pPr>
          </w:p>
        </w:tc>
      </w:tr>
      <w:tr w:rsidR="00476D57" w:rsidRPr="00F624D5" w14:paraId="185679DD" w14:textId="77777777" w:rsidTr="00711CA1">
        <w:tc>
          <w:tcPr>
            <w:tcW w:w="3261" w:type="dxa"/>
            <w:tcBorders>
              <w:top w:val="single" w:sz="4" w:space="0" w:color="auto"/>
              <w:left w:val="single" w:sz="4" w:space="0" w:color="auto"/>
              <w:bottom w:val="single" w:sz="4" w:space="0" w:color="auto"/>
              <w:right w:val="single" w:sz="4" w:space="0" w:color="auto"/>
            </w:tcBorders>
          </w:tcPr>
          <w:p w14:paraId="596BE563" w14:textId="77777777" w:rsidR="00476D57" w:rsidRPr="00BD08F6" w:rsidRDefault="00476D57" w:rsidP="00711CA1">
            <w:pPr>
              <w:rPr>
                <w:b/>
                <w:highlight w:val="cyan"/>
              </w:rPr>
            </w:pPr>
            <w:r w:rsidRPr="00512D10">
              <w:rPr>
                <w:b/>
                <w:bCs/>
              </w:rPr>
              <w:t>MDG process</w:t>
            </w:r>
          </w:p>
        </w:tc>
        <w:tc>
          <w:tcPr>
            <w:tcW w:w="6520" w:type="dxa"/>
            <w:tcBorders>
              <w:top w:val="single" w:sz="4" w:space="0" w:color="auto"/>
              <w:left w:val="single" w:sz="4" w:space="0" w:color="auto"/>
              <w:bottom w:val="single" w:sz="4" w:space="0" w:color="auto"/>
              <w:right w:val="single" w:sz="4" w:space="0" w:color="auto"/>
            </w:tcBorders>
          </w:tcPr>
          <w:p w14:paraId="1B4BF809" w14:textId="77777777" w:rsidR="00476D57" w:rsidRPr="00991C35" w:rsidRDefault="00476D57" w:rsidP="00711CA1">
            <w:pPr>
              <w:jc w:val="left"/>
              <w:rPr>
                <w:u w:val="single"/>
              </w:rPr>
            </w:pPr>
            <w:r w:rsidRPr="00385772">
              <w:rPr>
                <w:u w:val="single"/>
              </w:rPr>
              <w:t>Creating MDG request:</w:t>
            </w:r>
          </w:p>
          <w:p w14:paraId="77F354BC" w14:textId="77777777" w:rsidR="00C81C34" w:rsidRPr="00BD08F6" w:rsidRDefault="00C81C34" w:rsidP="00711CA1">
            <w:pPr>
              <w:jc w:val="left"/>
              <w:rPr>
                <w:u w:val="single"/>
              </w:rPr>
            </w:pPr>
          </w:p>
          <w:p w14:paraId="442CFD3F" w14:textId="24C8DEB2" w:rsidR="00536341" w:rsidRPr="00385772" w:rsidRDefault="00C81C34" w:rsidP="00C81C34">
            <w:pPr>
              <w:jc w:val="left"/>
            </w:pPr>
            <w:r w:rsidRPr="00BD08F6">
              <w:t xml:space="preserve">The user creates a request that will be distinguished </w:t>
            </w:r>
            <w:r w:rsidR="00031ABF" w:rsidRPr="00385772">
              <w:t xml:space="preserve">the Ultimate </w:t>
            </w:r>
            <w:r w:rsidR="00536341" w:rsidRPr="00385772">
              <w:t>parent by</w:t>
            </w:r>
            <w:r w:rsidRPr="00BD08F6">
              <w:t xml:space="preserve"> the "</w:t>
            </w:r>
            <w:r w:rsidR="00FE40D9">
              <w:t>origin</w:t>
            </w:r>
            <w:r w:rsidRPr="00BD08F6">
              <w:t xml:space="preserve"> system" attribute. The "</w:t>
            </w:r>
            <w:r w:rsidR="00FE40D9">
              <w:t>origin</w:t>
            </w:r>
            <w:r w:rsidRPr="00BD08F6">
              <w:t xml:space="preserve"> system" attribute will</w:t>
            </w:r>
            <w:r w:rsidR="00031ABF" w:rsidRPr="00385772">
              <w:t xml:space="preserve"> user </w:t>
            </w:r>
            <w:r w:rsidRPr="00BD08F6">
              <w:t>set to MDG</w:t>
            </w:r>
            <w:r w:rsidR="00536341" w:rsidRPr="00385772">
              <w:t>.</w:t>
            </w:r>
          </w:p>
          <w:p w14:paraId="5A7A5A92" w14:textId="7FE9B761" w:rsidR="00C81C34" w:rsidRPr="00BD08F6" w:rsidRDefault="00031ABF" w:rsidP="00C81C34">
            <w:pPr>
              <w:jc w:val="left"/>
            </w:pPr>
            <w:r w:rsidRPr="00385772">
              <w:t xml:space="preserve"> </w:t>
            </w:r>
          </w:p>
          <w:p w14:paraId="7CA762E9" w14:textId="22F16B28" w:rsidR="00C81C34" w:rsidRPr="00385772" w:rsidRDefault="00C81C34" w:rsidP="00C81C34">
            <w:pPr>
              <w:jc w:val="left"/>
            </w:pPr>
            <w:r w:rsidRPr="00BD08F6">
              <w:t>The other attributes of the form will be the same, except for the option to select BP roles.</w:t>
            </w:r>
          </w:p>
          <w:p w14:paraId="628E448B" w14:textId="77777777" w:rsidR="00536341" w:rsidRPr="00385772" w:rsidRDefault="00536341" w:rsidP="00C81C34">
            <w:pPr>
              <w:jc w:val="left"/>
            </w:pPr>
          </w:p>
          <w:p w14:paraId="0E0F5348" w14:textId="6C5C6411" w:rsidR="00AB6CA3" w:rsidRPr="00BD08F6" w:rsidRDefault="00617471" w:rsidP="00C81C34">
            <w:pPr>
              <w:jc w:val="left"/>
            </w:pPr>
            <w:r w:rsidRPr="00385772">
              <w:t>The request of creating Ultimate parent can only be created in MDG</w:t>
            </w:r>
            <w:r w:rsidR="00536341" w:rsidRPr="00385772">
              <w:t>.</w:t>
            </w:r>
          </w:p>
          <w:p w14:paraId="06AA93AA" w14:textId="77777777" w:rsidR="004775E5" w:rsidRDefault="004775E5" w:rsidP="00711CA1"/>
          <w:p w14:paraId="2438E57B" w14:textId="7DD136B4" w:rsidR="00B22F5A" w:rsidRDefault="00F318FA" w:rsidP="0088179E">
            <w:pPr>
              <w:jc w:val="left"/>
            </w:pPr>
            <w:r w:rsidRPr="0088179E">
              <w:t xml:space="preserve">If the ultimate parent is created with the role of supplier or customer, </w:t>
            </w:r>
            <w:r w:rsidR="00B22F5A" w:rsidRPr="00B22F5A">
              <w:t xml:space="preserve">the </w:t>
            </w:r>
            <w:r w:rsidR="00B22F5A">
              <w:t>creation</w:t>
            </w:r>
            <w:r w:rsidR="00B22F5A" w:rsidRPr="00B22F5A">
              <w:t xml:space="preserve"> process will be the same as for other business partners, including replication to connected systems.</w:t>
            </w:r>
          </w:p>
          <w:p w14:paraId="2E602C8A" w14:textId="5A5EDD10" w:rsidR="00FE172C" w:rsidRPr="0088179E" w:rsidRDefault="00F318FA" w:rsidP="00BD08F6">
            <w:pPr>
              <w:jc w:val="left"/>
            </w:pPr>
            <w:r w:rsidRPr="0088179E">
              <w:t>outlined in the chapters</w:t>
            </w:r>
            <w:r w:rsidR="00F265E4" w:rsidRPr="0088179E">
              <w:t xml:space="preserve"> </w:t>
            </w:r>
            <w:r w:rsidR="001C5156" w:rsidRPr="002D095C">
              <w:rPr>
                <w:rFonts w:eastAsia="Calibri"/>
                <w:color w:val="0000FF"/>
                <w:szCs w:val="22"/>
                <w:u w:val="single"/>
                <w:lang w:bidi="te-IN"/>
              </w:rPr>
              <w:fldChar w:fldCharType="begin"/>
            </w:r>
            <w:r w:rsidR="001C5156" w:rsidRPr="002D095C">
              <w:rPr>
                <w:rFonts w:eastAsia="Calibri"/>
                <w:color w:val="0000FF"/>
                <w:szCs w:val="22"/>
                <w:u w:val="single"/>
                <w:lang w:bidi="te-IN"/>
              </w:rPr>
              <w:instrText xml:space="preserve"> REF _Ref225505818 \r \h </w:instrText>
            </w:r>
            <w:r w:rsidR="00991C35" w:rsidRPr="002D095C">
              <w:rPr>
                <w:rFonts w:eastAsia="Calibri"/>
                <w:color w:val="0000FF"/>
                <w:szCs w:val="22"/>
                <w:u w:val="single"/>
                <w:lang w:bidi="te-IN"/>
              </w:rPr>
              <w:instrText xml:space="preserve"> \* MERGEFORMAT </w:instrText>
            </w:r>
            <w:r w:rsidR="001C5156" w:rsidRPr="002D095C">
              <w:rPr>
                <w:rFonts w:eastAsia="Calibri"/>
                <w:color w:val="0000FF"/>
                <w:szCs w:val="22"/>
                <w:u w:val="single"/>
                <w:lang w:bidi="te-IN"/>
              </w:rPr>
            </w:r>
            <w:r w:rsidR="001C5156" w:rsidRPr="002D095C">
              <w:rPr>
                <w:rFonts w:eastAsia="Calibri"/>
                <w:color w:val="0000FF"/>
                <w:szCs w:val="22"/>
                <w:u w:val="single"/>
                <w:lang w:bidi="te-IN"/>
              </w:rPr>
              <w:fldChar w:fldCharType="separate"/>
            </w:r>
            <w:r w:rsidR="001C5156" w:rsidRPr="002D095C">
              <w:rPr>
                <w:rFonts w:eastAsia="Calibri"/>
                <w:color w:val="0000FF"/>
                <w:szCs w:val="22"/>
                <w:u w:val="single"/>
                <w:lang w:bidi="te-IN"/>
              </w:rPr>
              <w:t>4.3.1</w:t>
            </w:r>
            <w:r w:rsidR="001C5156" w:rsidRPr="002D095C">
              <w:rPr>
                <w:rFonts w:eastAsia="Calibri"/>
                <w:color w:val="0000FF"/>
                <w:szCs w:val="22"/>
                <w:u w:val="single"/>
                <w:lang w:bidi="te-IN"/>
              </w:rPr>
              <w:fldChar w:fldCharType="end"/>
            </w:r>
            <w:r w:rsidR="001C5156" w:rsidRPr="00CC4CA6">
              <w:t xml:space="preserve"> and  </w:t>
            </w:r>
            <w:r w:rsidR="001C5156" w:rsidRPr="002D095C">
              <w:rPr>
                <w:rFonts w:eastAsia="Calibri"/>
                <w:color w:val="0000FF"/>
                <w:szCs w:val="22"/>
                <w:u w:val="single"/>
                <w:lang w:bidi="te-IN"/>
              </w:rPr>
              <w:fldChar w:fldCharType="begin"/>
            </w:r>
            <w:r w:rsidR="001C5156" w:rsidRPr="002D095C">
              <w:rPr>
                <w:rFonts w:eastAsia="Calibri"/>
                <w:color w:val="0000FF"/>
                <w:szCs w:val="22"/>
                <w:u w:val="single"/>
                <w:lang w:bidi="te-IN"/>
              </w:rPr>
              <w:instrText xml:space="preserve"> REF _Ref225505913 \r \h </w:instrText>
            </w:r>
            <w:r w:rsidR="00991C35" w:rsidRPr="002D095C">
              <w:rPr>
                <w:rFonts w:eastAsia="Calibri"/>
                <w:color w:val="0000FF"/>
                <w:szCs w:val="22"/>
                <w:u w:val="single"/>
                <w:lang w:bidi="te-IN"/>
              </w:rPr>
              <w:instrText xml:space="preserve"> \* MERGEFORMAT </w:instrText>
            </w:r>
            <w:r w:rsidR="001C5156" w:rsidRPr="002D095C">
              <w:rPr>
                <w:rFonts w:eastAsia="Calibri"/>
                <w:color w:val="0000FF"/>
                <w:szCs w:val="22"/>
                <w:u w:val="single"/>
                <w:lang w:bidi="te-IN"/>
              </w:rPr>
            </w:r>
            <w:r w:rsidR="001C5156" w:rsidRPr="002D095C">
              <w:rPr>
                <w:rFonts w:eastAsia="Calibri"/>
                <w:color w:val="0000FF"/>
                <w:szCs w:val="22"/>
                <w:u w:val="single"/>
                <w:lang w:bidi="te-IN"/>
              </w:rPr>
              <w:fldChar w:fldCharType="separate"/>
            </w:r>
            <w:r w:rsidR="001C5156" w:rsidRPr="002D095C">
              <w:rPr>
                <w:rFonts w:eastAsia="Calibri"/>
                <w:color w:val="0000FF"/>
                <w:szCs w:val="22"/>
                <w:u w:val="single"/>
                <w:lang w:bidi="te-IN"/>
              </w:rPr>
              <w:t>4.3.2</w:t>
            </w:r>
            <w:r w:rsidR="001C5156" w:rsidRPr="002D095C">
              <w:rPr>
                <w:rFonts w:eastAsia="Calibri"/>
                <w:color w:val="0000FF"/>
                <w:szCs w:val="22"/>
                <w:u w:val="single"/>
                <w:lang w:bidi="te-IN"/>
              </w:rPr>
              <w:fldChar w:fldCharType="end"/>
            </w:r>
            <w:r w:rsidR="001C5156" w:rsidRPr="002D095C">
              <w:rPr>
                <w:rFonts w:eastAsia="Calibri"/>
                <w:color w:val="0000FF"/>
                <w:szCs w:val="22"/>
                <w:u w:val="single"/>
                <w:lang w:bidi="te-IN"/>
              </w:rPr>
              <w:t>.</w:t>
            </w:r>
          </w:p>
          <w:p w14:paraId="6DB1909D" w14:textId="77777777" w:rsidR="002C4635" w:rsidRPr="00ED548E" w:rsidRDefault="002C4635" w:rsidP="00BD08F6">
            <w:pPr>
              <w:jc w:val="left"/>
              <w:rPr>
                <w:rFonts w:eastAsia="Calibri"/>
              </w:rPr>
            </w:pPr>
          </w:p>
          <w:p w14:paraId="4665C198" w14:textId="5B217119" w:rsidR="00173DE2" w:rsidRPr="00385772" w:rsidRDefault="00173DE2" w:rsidP="00173DE2">
            <w:pPr>
              <w:rPr>
                <w:u w:val="single"/>
              </w:rPr>
            </w:pPr>
            <w:r w:rsidRPr="00385772">
              <w:rPr>
                <w:u w:val="single"/>
              </w:rPr>
              <w:t xml:space="preserve">Processing MDG request is </w:t>
            </w:r>
            <w:r w:rsidR="00111109" w:rsidRPr="00385772">
              <w:rPr>
                <w:u w:val="single"/>
              </w:rPr>
              <w:t xml:space="preserve">the same </w:t>
            </w:r>
            <w:r w:rsidRPr="00385772">
              <w:rPr>
                <w:u w:val="single"/>
              </w:rPr>
              <w:t>as for CZ</w:t>
            </w:r>
            <w:r w:rsidR="00111109" w:rsidRPr="00385772">
              <w:rPr>
                <w:u w:val="single"/>
              </w:rPr>
              <w:t>.</w:t>
            </w:r>
          </w:p>
          <w:p w14:paraId="79599DE4" w14:textId="388244D3" w:rsidR="00111109" w:rsidRPr="00BD08F6" w:rsidRDefault="00775F71" w:rsidP="00BD08F6">
            <w:pPr>
              <w:pStyle w:val="Odstavecseseznamem"/>
              <w:numPr>
                <w:ilvl w:val="0"/>
                <w:numId w:val="137"/>
              </w:numPr>
            </w:pPr>
            <w:r w:rsidRPr="00385772">
              <w:t xml:space="preserve">See chapter </w:t>
            </w:r>
            <w:r w:rsidRPr="002D095C">
              <w:rPr>
                <w:color w:val="0000FF"/>
                <w:u w:val="single"/>
                <w:lang w:bidi="te-IN"/>
              </w:rPr>
              <w:fldChar w:fldCharType="begin"/>
            </w:r>
            <w:r w:rsidRPr="002D095C">
              <w:rPr>
                <w:color w:val="0000FF"/>
                <w:u w:val="single"/>
                <w:lang w:bidi="te-IN"/>
              </w:rPr>
              <w:instrText xml:space="preserve"> REF _Ref225505818 \r \h </w:instrText>
            </w:r>
            <w:r w:rsidR="00F624D5" w:rsidRPr="002D095C">
              <w:rPr>
                <w:color w:val="0000FF"/>
                <w:u w:val="single"/>
                <w:lang w:bidi="te-IN"/>
              </w:rPr>
              <w:instrText xml:space="preserve"> \* MERGEFORMAT </w:instrText>
            </w:r>
            <w:r w:rsidRPr="002D095C">
              <w:rPr>
                <w:color w:val="0000FF"/>
                <w:u w:val="single"/>
                <w:lang w:bidi="te-IN"/>
              </w:rPr>
            </w:r>
            <w:r w:rsidRPr="002D095C">
              <w:rPr>
                <w:color w:val="0000FF"/>
                <w:u w:val="single"/>
                <w:lang w:bidi="te-IN"/>
              </w:rPr>
              <w:fldChar w:fldCharType="separate"/>
            </w:r>
            <w:r w:rsidRPr="002D095C">
              <w:rPr>
                <w:color w:val="0000FF"/>
                <w:u w:val="single"/>
                <w:lang w:bidi="te-IN"/>
              </w:rPr>
              <w:t>4.3.1</w:t>
            </w:r>
            <w:r w:rsidRPr="002D095C">
              <w:rPr>
                <w:color w:val="0000FF"/>
                <w:u w:val="single"/>
                <w:lang w:bidi="te-IN"/>
              </w:rPr>
              <w:fldChar w:fldCharType="end"/>
            </w:r>
          </w:p>
          <w:p w14:paraId="4534DEDC" w14:textId="77777777" w:rsidR="00476D57" w:rsidRPr="00385772" w:rsidRDefault="00476D57" w:rsidP="00BD08F6">
            <w:pPr>
              <w:rPr>
                <w:i/>
                <w:iCs/>
              </w:rPr>
            </w:pPr>
          </w:p>
        </w:tc>
      </w:tr>
      <w:tr w:rsidR="00476D57" w:rsidRPr="00F624D5" w14:paraId="796C9580" w14:textId="77777777" w:rsidTr="00711CA1">
        <w:tc>
          <w:tcPr>
            <w:tcW w:w="3261" w:type="dxa"/>
            <w:tcBorders>
              <w:top w:val="single" w:sz="4" w:space="0" w:color="auto"/>
              <w:left w:val="single" w:sz="4" w:space="0" w:color="auto"/>
              <w:bottom w:val="single" w:sz="4" w:space="0" w:color="auto"/>
              <w:right w:val="single" w:sz="4" w:space="0" w:color="auto"/>
            </w:tcBorders>
          </w:tcPr>
          <w:p w14:paraId="488DC1E4" w14:textId="77777777" w:rsidR="00476D57" w:rsidRPr="00C35083" w:rsidRDefault="00476D57" w:rsidP="00711CA1">
            <w:pPr>
              <w:rPr>
                <w:b/>
                <w:bCs/>
              </w:rPr>
            </w:pPr>
            <w:r w:rsidRPr="00C35083">
              <w:rPr>
                <w:b/>
                <w:bCs/>
              </w:rPr>
              <w:t>Replication</w:t>
            </w:r>
          </w:p>
        </w:tc>
        <w:tc>
          <w:tcPr>
            <w:tcW w:w="6520" w:type="dxa"/>
            <w:tcBorders>
              <w:top w:val="single" w:sz="4" w:space="0" w:color="auto"/>
              <w:left w:val="single" w:sz="4" w:space="0" w:color="auto"/>
              <w:bottom w:val="single" w:sz="4" w:space="0" w:color="auto"/>
              <w:right w:val="single" w:sz="4" w:space="0" w:color="auto"/>
            </w:tcBorders>
          </w:tcPr>
          <w:p w14:paraId="015420EC" w14:textId="77777777" w:rsidR="00476D57" w:rsidRPr="00C35083" w:rsidRDefault="00476D57" w:rsidP="00711CA1">
            <w:pPr>
              <w:jc w:val="left"/>
              <w:rPr>
                <w:u w:val="single"/>
              </w:rPr>
            </w:pPr>
            <w:r w:rsidRPr="00C35083">
              <w:rPr>
                <w:u w:val="single"/>
              </w:rPr>
              <w:t>Created GID record will be replicated from MDG to:</w:t>
            </w:r>
          </w:p>
          <w:p w14:paraId="3491197A" w14:textId="2CB4E718" w:rsidR="0039666D" w:rsidRPr="00C35083" w:rsidRDefault="00476D57" w:rsidP="009E7A72">
            <w:pPr>
              <w:pStyle w:val="Odstavecseseznamem"/>
              <w:numPr>
                <w:ilvl w:val="0"/>
                <w:numId w:val="39"/>
              </w:numPr>
            </w:pPr>
            <w:r w:rsidRPr="00C35083">
              <w:t>TPRM – integrated with MDG</w:t>
            </w:r>
          </w:p>
          <w:p w14:paraId="61E06AC3" w14:textId="03A5CD18" w:rsidR="00BF523D" w:rsidRPr="00C35083" w:rsidRDefault="00BF523D" w:rsidP="00BD08F6">
            <w:pPr>
              <w:pStyle w:val="Odstavecseseznamem"/>
            </w:pPr>
          </w:p>
        </w:tc>
      </w:tr>
      <w:tr w:rsidR="00476D57" w:rsidRPr="003411C5" w14:paraId="60069243" w14:textId="77777777" w:rsidTr="00711CA1">
        <w:tc>
          <w:tcPr>
            <w:tcW w:w="3261" w:type="dxa"/>
            <w:tcBorders>
              <w:top w:val="single" w:sz="4" w:space="0" w:color="auto"/>
              <w:left w:val="single" w:sz="4" w:space="0" w:color="auto"/>
              <w:bottom w:val="single" w:sz="4" w:space="0" w:color="auto"/>
              <w:right w:val="single" w:sz="4" w:space="0" w:color="auto"/>
            </w:tcBorders>
          </w:tcPr>
          <w:p w14:paraId="55B04776" w14:textId="5D7CB712" w:rsidR="00476D57" w:rsidRPr="00BD08F6" w:rsidRDefault="009E7A72" w:rsidP="00711CA1">
            <w:pPr>
              <w:rPr>
                <w:b/>
                <w:highlight w:val="yellow"/>
              </w:rPr>
            </w:pPr>
            <w:r w:rsidRPr="00E03656">
              <w:rPr>
                <w:b/>
              </w:rPr>
              <w:t>Note</w:t>
            </w:r>
            <w:r w:rsidR="00AA1653" w:rsidRPr="00E03656">
              <w:rPr>
                <w:b/>
              </w:rPr>
              <w:t>s</w:t>
            </w:r>
          </w:p>
        </w:tc>
        <w:tc>
          <w:tcPr>
            <w:tcW w:w="6520" w:type="dxa"/>
            <w:tcBorders>
              <w:top w:val="single" w:sz="4" w:space="0" w:color="auto"/>
              <w:left w:val="single" w:sz="4" w:space="0" w:color="auto"/>
              <w:bottom w:val="single" w:sz="4" w:space="0" w:color="auto"/>
              <w:right w:val="single" w:sz="4" w:space="0" w:color="auto"/>
            </w:tcBorders>
          </w:tcPr>
          <w:p w14:paraId="30E671C7" w14:textId="6A5ACFFA" w:rsidR="009524ED" w:rsidRPr="00BD08F6" w:rsidRDefault="009524ED" w:rsidP="009B0147">
            <w:pPr>
              <w:pStyle w:val="Odstavecseseznamem"/>
              <w:numPr>
                <w:ilvl w:val="0"/>
                <w:numId w:val="39"/>
              </w:numPr>
            </w:pPr>
            <w:r w:rsidRPr="00D8354D">
              <w:t xml:space="preserve">Visualization of relations </w:t>
            </w:r>
            <w:r w:rsidR="00385772" w:rsidRPr="00BD08F6">
              <w:t xml:space="preserve">between BP </w:t>
            </w:r>
            <w:r w:rsidRPr="00D8354D">
              <w:t>is not expected.</w:t>
            </w:r>
          </w:p>
          <w:p w14:paraId="1FBB085E" w14:textId="77777777" w:rsidR="00476D57" w:rsidRDefault="009B0147" w:rsidP="009B0147">
            <w:pPr>
              <w:pStyle w:val="Odstavecseseznamem"/>
              <w:numPr>
                <w:ilvl w:val="0"/>
                <w:numId w:val="39"/>
              </w:numPr>
              <w:rPr>
                <w:ins w:id="63" w:author="Nicol Pěčková" w:date="2026-05-13T09:00:00Z" w16du:dateUtc="2026-05-13T07:00:00Z"/>
                <w:highlight w:val="yellow"/>
              </w:rPr>
            </w:pPr>
            <w:r w:rsidRPr="00BD08F6">
              <w:rPr>
                <w:highlight w:val="yellow"/>
              </w:rPr>
              <w:lastRenderedPageBreak/>
              <w:t xml:space="preserve">When the BP (with </w:t>
            </w:r>
            <w:r w:rsidR="008A60D2" w:rsidRPr="00BD08F6">
              <w:rPr>
                <w:highlight w:val="yellow"/>
              </w:rPr>
              <w:t>assigned ultimate parent</w:t>
            </w:r>
            <w:r w:rsidRPr="00BD08F6">
              <w:rPr>
                <w:highlight w:val="yellow"/>
              </w:rPr>
              <w:t>) is replicated into TPRM, the ultimate parent for replication will be determined like the “highest” ultimate parent from MDG.</w:t>
            </w:r>
          </w:p>
          <w:p w14:paraId="3083087F" w14:textId="1E8C33F6" w:rsidR="00961F5C" w:rsidRPr="00BD08F6" w:rsidRDefault="00961F5C" w:rsidP="009B0147">
            <w:pPr>
              <w:pStyle w:val="Odstavecseseznamem"/>
              <w:numPr>
                <w:ilvl w:val="0"/>
                <w:numId w:val="39"/>
              </w:numPr>
              <w:rPr>
                <w:highlight w:val="yellow"/>
              </w:rPr>
            </w:pPr>
            <w:ins w:id="64" w:author="Nicol Pěčková" w:date="2026-05-13T09:00:00Z" w16du:dateUtc="2026-05-13T07:00:00Z">
              <w:r w:rsidRPr="00961F5C">
                <w:t xml:space="preserve">The processes </w:t>
              </w:r>
            </w:ins>
            <w:ins w:id="65" w:author="Nicol Pěčková" w:date="2026-05-13T09:01:00Z" w16du:dateUtc="2026-05-13T07:01:00Z">
              <w:r w:rsidR="004B54B7">
                <w:t>for creation of subcontractors</w:t>
              </w:r>
            </w:ins>
            <w:ins w:id="66" w:author="Nicol Pěčková" w:date="2026-05-13T09:02:00Z" w16du:dateUtc="2026-05-13T07:02:00Z">
              <w:r w:rsidR="004B54B7">
                <w:t xml:space="preserve"> </w:t>
              </w:r>
            </w:ins>
            <w:ins w:id="67" w:author="Nicol Pěčková" w:date="2026-05-13T09:00:00Z" w16du:dateUtc="2026-05-13T07:00:00Z">
              <w:r w:rsidRPr="00961F5C">
                <w:t xml:space="preserve">are the same as for the </w:t>
              </w:r>
            </w:ins>
            <w:ins w:id="68" w:author="Jiří Langšádl" w:date="2026-05-13T10:31:00Z" w16du:dateUtc="2026-05-13T08:31:00Z">
              <w:r w:rsidR="00CC1E2F">
                <w:t xml:space="preserve">ultimate </w:t>
              </w:r>
            </w:ins>
            <w:ins w:id="69" w:author="Nicol Pěčková" w:date="2026-05-13T09:00:00Z" w16du:dateUtc="2026-05-13T07:00:00Z">
              <w:r w:rsidRPr="00961F5C">
                <w:t>parent, but no links are to be foreseen in MDG</w:t>
              </w:r>
            </w:ins>
            <w:ins w:id="70" w:author="Nicol Pěčková" w:date="2026-05-13T09:02:00Z" w16du:dateUtc="2026-05-13T07:02:00Z">
              <w:r w:rsidR="004B54B7">
                <w:t>.</w:t>
              </w:r>
            </w:ins>
          </w:p>
          <w:p w14:paraId="65BB5DB3" w14:textId="2B3D9238" w:rsidR="00BF523D" w:rsidRPr="00BD08F6" w:rsidRDefault="00BF523D" w:rsidP="00BD08F6">
            <w:pPr>
              <w:pStyle w:val="Odstavecseseznamem"/>
              <w:rPr>
                <w:highlight w:val="yellow"/>
              </w:rPr>
            </w:pPr>
          </w:p>
        </w:tc>
      </w:tr>
    </w:tbl>
    <w:p w14:paraId="306C1685" w14:textId="77777777" w:rsidR="000A2061" w:rsidRDefault="000A2061" w:rsidP="002F4164"/>
    <w:p w14:paraId="2C99A096" w14:textId="624754F9" w:rsidR="00AC4917" w:rsidRPr="003411C5" w:rsidRDefault="00AC4917" w:rsidP="00AC4917">
      <w:pPr>
        <w:pStyle w:val="Nadpis2"/>
      </w:pPr>
      <w:bookmarkStart w:id="71" w:name="_Toc225332672"/>
      <w:bookmarkStart w:id="72" w:name="_Toc225514191"/>
      <w:bookmarkStart w:id="73" w:name="_Toc225332673"/>
      <w:bookmarkStart w:id="74" w:name="_Toc225514192"/>
      <w:bookmarkStart w:id="75" w:name="_Toc225332674"/>
      <w:bookmarkStart w:id="76" w:name="_Toc225514193"/>
      <w:bookmarkStart w:id="77" w:name="_Ref225505927"/>
      <w:bookmarkStart w:id="78" w:name="_Toc229586677"/>
      <w:bookmarkEnd w:id="71"/>
      <w:bookmarkEnd w:id="72"/>
      <w:bookmarkEnd w:id="73"/>
      <w:bookmarkEnd w:id="74"/>
      <w:bookmarkEnd w:id="75"/>
      <w:bookmarkEnd w:id="76"/>
      <w:r w:rsidRPr="003411C5">
        <w:t>Change of BP</w:t>
      </w:r>
      <w:bookmarkEnd w:id="77"/>
      <w:bookmarkEnd w:id="78"/>
    </w:p>
    <w:p w14:paraId="0C6013F7" w14:textId="69BFFBDD" w:rsidR="004475F0" w:rsidRPr="004475F0" w:rsidRDefault="004475F0" w:rsidP="00CA0534">
      <w:pPr>
        <w:pStyle w:val="cpNormal1"/>
      </w:pPr>
    </w:p>
    <w:p w14:paraId="4D65FE02" w14:textId="365802D7" w:rsidR="00F23461" w:rsidRPr="005C25E0" w:rsidRDefault="00896308" w:rsidP="00F23461">
      <w:pPr>
        <w:pStyle w:val="Nadpis3"/>
        <w:rPr>
          <w:lang w:val="en-GB"/>
        </w:rPr>
      </w:pPr>
      <w:bookmarkStart w:id="79" w:name="_Toc224906228"/>
      <w:bookmarkStart w:id="80" w:name="_Toc224906328"/>
      <w:bookmarkStart w:id="81" w:name="_Toc224906429"/>
      <w:bookmarkEnd w:id="79"/>
      <w:bookmarkEnd w:id="80"/>
      <w:bookmarkEnd w:id="81"/>
      <w:r>
        <w:rPr>
          <w:lang w:val="en-GB"/>
        </w:rPr>
        <w:t xml:space="preserve"> </w:t>
      </w:r>
      <w:bookmarkStart w:id="82" w:name="_Ref225322464"/>
      <w:bookmarkStart w:id="83" w:name="_Toc229586678"/>
      <w:r w:rsidR="00F23461" w:rsidRPr="00D44C60">
        <w:rPr>
          <w:lang w:val="en-GB"/>
        </w:rPr>
        <w:t>Change of BP</w:t>
      </w:r>
      <w:r w:rsidR="00854F4D" w:rsidRPr="00D44C60">
        <w:rPr>
          <w:lang w:val="en-GB"/>
        </w:rPr>
        <w:t xml:space="preserve"> from CZ</w:t>
      </w:r>
      <w:r w:rsidR="00EB4247">
        <w:rPr>
          <w:lang w:val="en-GB"/>
        </w:rPr>
        <w:t>/SK</w:t>
      </w:r>
      <w:bookmarkEnd w:id="82"/>
      <w:bookmarkEnd w:id="83"/>
    </w:p>
    <w:p w14:paraId="7892C13F" w14:textId="468D9C81" w:rsidR="00EC1D2B" w:rsidRPr="00B425D9" w:rsidRDefault="00EC1D2B" w:rsidP="00EC1D2B">
      <w:r>
        <w:t>The following scheme illustrates the process of chang</w:t>
      </w:r>
      <w:r w:rsidR="00175AC2">
        <w:t>ing</w:t>
      </w:r>
      <w:r>
        <w:t xml:space="preserve"> CZ</w:t>
      </w:r>
      <w:r w:rsidR="00EB4247">
        <w:t>/SK</w:t>
      </w:r>
      <w:r>
        <w:t xml:space="preserve"> BP</w:t>
      </w:r>
      <w:r w:rsidR="00CF0C60">
        <w:t xml:space="preserve">, </w:t>
      </w:r>
      <w:r w:rsidR="0023313C" w:rsidRPr="00CA0534">
        <w:t>wh</w:t>
      </w:r>
      <w:r w:rsidR="00C838C7">
        <w:t>ich</w:t>
      </w:r>
      <w:r w:rsidR="006C054E" w:rsidRPr="006C1784">
        <w:t xml:space="preserve"> </w:t>
      </w:r>
      <w:r w:rsidR="0023313C" w:rsidRPr="00CA0534">
        <w:t>does</w:t>
      </w:r>
      <w:r w:rsidR="006C054E" w:rsidRPr="00CA0534">
        <w:t xml:space="preserve"> not </w:t>
      </w:r>
      <w:r w:rsidR="0023313C" w:rsidRPr="00CA0534">
        <w:t>exist</w:t>
      </w:r>
      <w:r w:rsidR="006C054E" w:rsidRPr="006C1784">
        <w:t xml:space="preserve"> in another country.</w:t>
      </w:r>
    </w:p>
    <w:p w14:paraId="17B4B501" w14:textId="77777777" w:rsidR="00EC1D2B" w:rsidRPr="00EC1D2B" w:rsidRDefault="00EC1D2B" w:rsidP="00CA0534"/>
    <w:p w14:paraId="4A016E5E" w14:textId="77777777" w:rsidR="00EE7377" w:rsidRDefault="00EE7377" w:rsidP="00CA0534">
      <w:pPr>
        <w:keepNext/>
        <w:rPr>
          <w:noProof/>
        </w:rPr>
      </w:pPr>
    </w:p>
    <w:p w14:paraId="4CAAF9F4" w14:textId="68103B28" w:rsidR="00EC1D2B" w:rsidRDefault="00A56FA0" w:rsidP="00CA0534">
      <w:pPr>
        <w:keepNext/>
      </w:pPr>
      <w:r>
        <w:rPr>
          <w:noProof/>
        </w:rPr>
        <w:drawing>
          <wp:inline distT="0" distB="0" distL="0" distR="0" wp14:anchorId="1A90BC19" wp14:editId="0C2F1DEA">
            <wp:extent cx="4723130" cy="3024607"/>
            <wp:effectExtent l="0" t="0" r="1270" b="4445"/>
            <wp:docPr id="300403081"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38496" cy="3034447"/>
                    </a:xfrm>
                    <a:prstGeom prst="rect">
                      <a:avLst/>
                    </a:prstGeom>
                    <a:noFill/>
                  </pic:spPr>
                </pic:pic>
              </a:graphicData>
            </a:graphic>
          </wp:inline>
        </w:drawing>
      </w:r>
    </w:p>
    <w:p w14:paraId="3A3C3FF5" w14:textId="7947AD06" w:rsidR="00EC1D2B" w:rsidRPr="00EC1D2B" w:rsidRDefault="00EC1D2B" w:rsidP="00CA0534">
      <w:pPr>
        <w:pStyle w:val="Titulek"/>
        <w:jc w:val="both"/>
      </w:pPr>
      <w:r>
        <w:t xml:space="preserve">Figure </w:t>
      </w:r>
      <w:r>
        <w:fldChar w:fldCharType="begin"/>
      </w:r>
      <w:r>
        <w:instrText xml:space="preserve"> SEQ Figure \* ARABIC </w:instrText>
      </w:r>
      <w:r>
        <w:fldChar w:fldCharType="separate"/>
      </w:r>
      <w:r w:rsidR="00850D8E">
        <w:rPr>
          <w:noProof/>
        </w:rPr>
        <w:t>9</w:t>
      </w:r>
      <w:r>
        <w:fldChar w:fldCharType="end"/>
      </w:r>
      <w:r>
        <w:t>: Change of CZ BP</w:t>
      </w:r>
    </w:p>
    <w:p w14:paraId="781B50CA" w14:textId="77777777" w:rsidR="004475F0" w:rsidRPr="004475F0" w:rsidRDefault="004475F0" w:rsidP="00CA0534"/>
    <w:tbl>
      <w:tblPr>
        <w:tblStyle w:val="Mkatabulky"/>
        <w:tblW w:w="9781" w:type="dxa"/>
        <w:tblInd w:w="108" w:type="dxa"/>
        <w:tblLook w:val="01E0" w:firstRow="1" w:lastRow="1" w:firstColumn="1" w:lastColumn="1" w:noHBand="0" w:noVBand="0"/>
      </w:tblPr>
      <w:tblGrid>
        <w:gridCol w:w="3261"/>
        <w:gridCol w:w="6520"/>
      </w:tblGrid>
      <w:tr w:rsidR="00F23461" w:rsidRPr="003411C5" w14:paraId="39C0C772" w14:textId="77777777" w:rsidTr="00CA0534">
        <w:trPr>
          <w:tblHeader/>
        </w:trPr>
        <w:tc>
          <w:tcPr>
            <w:tcW w:w="3261" w:type="dxa"/>
            <w:tcBorders>
              <w:top w:val="single" w:sz="4" w:space="0" w:color="auto"/>
              <w:left w:val="single" w:sz="4" w:space="0" w:color="auto"/>
              <w:bottom w:val="single" w:sz="4" w:space="0" w:color="auto"/>
              <w:right w:val="single" w:sz="4" w:space="0" w:color="auto"/>
            </w:tcBorders>
            <w:hideMark/>
          </w:tcPr>
          <w:p w14:paraId="7A01E75F" w14:textId="77777777" w:rsidR="00F23461" w:rsidRPr="00CA0534" w:rsidRDefault="00F23461">
            <w:pPr>
              <w:rPr>
                <w:b/>
              </w:rPr>
            </w:pPr>
            <w:r w:rsidRPr="00CA0534">
              <w:rPr>
                <w:b/>
              </w:rPr>
              <w:t>Steps in process</w:t>
            </w:r>
          </w:p>
        </w:tc>
        <w:tc>
          <w:tcPr>
            <w:tcW w:w="6520" w:type="dxa"/>
            <w:tcBorders>
              <w:top w:val="single" w:sz="4" w:space="0" w:color="auto"/>
              <w:left w:val="single" w:sz="4" w:space="0" w:color="auto"/>
              <w:bottom w:val="single" w:sz="4" w:space="0" w:color="auto"/>
              <w:right w:val="single" w:sz="4" w:space="0" w:color="auto"/>
            </w:tcBorders>
            <w:hideMark/>
          </w:tcPr>
          <w:p w14:paraId="361622FF" w14:textId="77777777" w:rsidR="00F23461" w:rsidRPr="00CA0534" w:rsidRDefault="00F23461">
            <w:pPr>
              <w:rPr>
                <w:b/>
              </w:rPr>
            </w:pPr>
            <w:r w:rsidRPr="00CA0534">
              <w:rPr>
                <w:b/>
              </w:rPr>
              <w:t>Description of steps</w:t>
            </w:r>
          </w:p>
          <w:p w14:paraId="0A49514E" w14:textId="77777777" w:rsidR="00F23461" w:rsidRPr="00CA0534" w:rsidRDefault="00F23461">
            <w:pPr>
              <w:rPr>
                <w:b/>
              </w:rPr>
            </w:pPr>
          </w:p>
        </w:tc>
      </w:tr>
      <w:tr w:rsidR="00F23461" w:rsidRPr="003411C5" w14:paraId="1C3E9941" w14:textId="77777777">
        <w:tc>
          <w:tcPr>
            <w:tcW w:w="3261" w:type="dxa"/>
            <w:tcBorders>
              <w:top w:val="single" w:sz="4" w:space="0" w:color="auto"/>
              <w:left w:val="single" w:sz="4" w:space="0" w:color="auto"/>
              <w:bottom w:val="single" w:sz="4" w:space="0" w:color="auto"/>
              <w:right w:val="single" w:sz="4" w:space="0" w:color="auto"/>
            </w:tcBorders>
          </w:tcPr>
          <w:p w14:paraId="33B03D67" w14:textId="77777777" w:rsidR="00F23461" w:rsidRPr="003411C5" w:rsidRDefault="00F23461">
            <w:pPr>
              <w:rPr>
                <w:b/>
                <w:bCs/>
              </w:rPr>
            </w:pPr>
            <w:r w:rsidRPr="003411C5">
              <w:rPr>
                <w:b/>
                <w:bCs/>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0B305BDB" w14:textId="77777777" w:rsidR="00F23461" w:rsidRPr="00CA0534" w:rsidRDefault="00F23461">
            <w:pPr>
              <w:jc w:val="left"/>
              <w:rPr>
                <w:u w:val="single"/>
              </w:rPr>
            </w:pPr>
            <w:r w:rsidRPr="00CA0534">
              <w:rPr>
                <w:u w:val="single"/>
              </w:rPr>
              <w:t>Process users:</w:t>
            </w:r>
          </w:p>
          <w:p w14:paraId="5940A651" w14:textId="77777777" w:rsidR="00F23461" w:rsidRPr="003411C5" w:rsidRDefault="00F23461" w:rsidP="00F23461">
            <w:pPr>
              <w:pStyle w:val="Odstavecseseznamem"/>
              <w:numPr>
                <w:ilvl w:val="0"/>
                <w:numId w:val="24"/>
              </w:numPr>
              <w:rPr>
                <w:szCs w:val="24"/>
              </w:rPr>
            </w:pPr>
            <w:r w:rsidRPr="003411C5">
              <w:rPr>
                <w:szCs w:val="24"/>
              </w:rPr>
              <w:t>User from HK department (CZ)</w:t>
            </w:r>
          </w:p>
          <w:p w14:paraId="20394F63" w14:textId="77777777" w:rsidR="00F23461" w:rsidRPr="003411C5" w:rsidRDefault="00F23461" w:rsidP="00F23461">
            <w:pPr>
              <w:pStyle w:val="Odstavecseseznamem"/>
              <w:numPr>
                <w:ilvl w:val="0"/>
                <w:numId w:val="24"/>
              </w:numPr>
              <w:rPr>
                <w:szCs w:val="24"/>
              </w:rPr>
            </w:pPr>
            <w:r w:rsidRPr="003411C5">
              <w:rPr>
                <w:szCs w:val="24"/>
              </w:rPr>
              <w:t>User from SK accounting department</w:t>
            </w:r>
          </w:p>
          <w:p w14:paraId="11B4E304" w14:textId="57650B18" w:rsidR="003809E0" w:rsidRPr="003411C5" w:rsidRDefault="00F23461" w:rsidP="00F23461">
            <w:pPr>
              <w:pStyle w:val="Odstavecseseznamem"/>
              <w:numPr>
                <w:ilvl w:val="0"/>
                <w:numId w:val="24"/>
              </w:numPr>
              <w:rPr>
                <w:szCs w:val="24"/>
              </w:rPr>
            </w:pPr>
            <w:r w:rsidRPr="003411C5">
              <w:rPr>
                <w:szCs w:val="24"/>
              </w:rPr>
              <w:t>Technical users (Robot</w:t>
            </w:r>
            <w:r w:rsidR="00B753CD" w:rsidRPr="003411C5">
              <w:rPr>
                <w:szCs w:val="24"/>
              </w:rPr>
              <w:t>)</w:t>
            </w:r>
          </w:p>
          <w:p w14:paraId="1EA683AE" w14:textId="17931FBB" w:rsidR="003809E0" w:rsidRDefault="003809E0" w:rsidP="00CA0534">
            <w:pPr>
              <w:pStyle w:val="Odstavecseseznamem"/>
              <w:numPr>
                <w:ilvl w:val="0"/>
                <w:numId w:val="24"/>
              </w:numPr>
            </w:pPr>
            <w:r w:rsidRPr="003809E0">
              <w:t>MDG central administrator</w:t>
            </w:r>
          </w:p>
          <w:p w14:paraId="51A75A43" w14:textId="5F21F09A" w:rsidR="00B753CD" w:rsidRPr="008B4A10" w:rsidRDefault="00B753CD" w:rsidP="003809E0">
            <w:pPr>
              <w:pStyle w:val="Odstavecseseznamem"/>
            </w:pPr>
          </w:p>
        </w:tc>
      </w:tr>
      <w:tr w:rsidR="00085E54" w:rsidRPr="003411C5" w14:paraId="49F13CB7" w14:textId="77777777">
        <w:tc>
          <w:tcPr>
            <w:tcW w:w="3261" w:type="dxa"/>
            <w:tcBorders>
              <w:top w:val="single" w:sz="4" w:space="0" w:color="auto"/>
              <w:left w:val="single" w:sz="4" w:space="0" w:color="auto"/>
              <w:bottom w:val="single" w:sz="4" w:space="0" w:color="auto"/>
              <w:right w:val="single" w:sz="4" w:space="0" w:color="auto"/>
            </w:tcBorders>
          </w:tcPr>
          <w:p w14:paraId="4FFF8086" w14:textId="448EFCBA" w:rsidR="00085E54" w:rsidRPr="003411C5" w:rsidRDefault="00085E54">
            <w:pPr>
              <w:rPr>
                <w:b/>
                <w:bCs/>
              </w:rPr>
            </w:pPr>
            <w:r w:rsidRPr="00085E54">
              <w:rPr>
                <w:b/>
                <w:bCs/>
              </w:rPr>
              <w:lastRenderedPageBreak/>
              <w:t>Initial process outside MDG</w:t>
            </w:r>
          </w:p>
        </w:tc>
        <w:tc>
          <w:tcPr>
            <w:tcW w:w="6520" w:type="dxa"/>
            <w:tcBorders>
              <w:top w:val="single" w:sz="4" w:space="0" w:color="auto"/>
              <w:left w:val="single" w:sz="4" w:space="0" w:color="auto"/>
              <w:bottom w:val="single" w:sz="4" w:space="0" w:color="auto"/>
              <w:right w:val="single" w:sz="4" w:space="0" w:color="auto"/>
            </w:tcBorders>
          </w:tcPr>
          <w:p w14:paraId="67377491" w14:textId="77777777" w:rsidR="00085E54" w:rsidRPr="003411C5" w:rsidRDefault="00085E54" w:rsidP="00085E54">
            <w:pPr>
              <w:jc w:val="left"/>
            </w:pPr>
            <w:r w:rsidRPr="003411C5">
              <w:t xml:space="preserve">Process outside of MDG system will remain the same as for creation. </w:t>
            </w:r>
          </w:p>
          <w:p w14:paraId="17F26AA0" w14:textId="77777777" w:rsidR="00085E54" w:rsidRPr="003411C5" w:rsidRDefault="00085E54">
            <w:pPr>
              <w:jc w:val="left"/>
            </w:pPr>
          </w:p>
        </w:tc>
      </w:tr>
      <w:tr w:rsidR="00F23461" w:rsidRPr="003411C5" w14:paraId="75ED6306" w14:textId="77777777">
        <w:tc>
          <w:tcPr>
            <w:tcW w:w="3261" w:type="dxa"/>
            <w:tcBorders>
              <w:top w:val="single" w:sz="4" w:space="0" w:color="auto"/>
              <w:left w:val="single" w:sz="4" w:space="0" w:color="auto"/>
              <w:bottom w:val="single" w:sz="4" w:space="0" w:color="auto"/>
              <w:right w:val="single" w:sz="4" w:space="0" w:color="auto"/>
            </w:tcBorders>
          </w:tcPr>
          <w:p w14:paraId="288A0F15" w14:textId="7772C3CD" w:rsidR="00F23461" w:rsidRPr="003411C5" w:rsidRDefault="00F23461">
            <w:pPr>
              <w:rPr>
                <w:b/>
                <w:bCs/>
              </w:rPr>
            </w:pPr>
            <w:r w:rsidRPr="003411C5">
              <w:rPr>
                <w:b/>
                <w:bCs/>
              </w:rPr>
              <w:t xml:space="preserve">MDG </w:t>
            </w:r>
            <w:r w:rsidR="00085E54">
              <w:rPr>
                <w:b/>
                <w:bCs/>
              </w:rPr>
              <w:t>process</w:t>
            </w:r>
          </w:p>
        </w:tc>
        <w:tc>
          <w:tcPr>
            <w:tcW w:w="6520" w:type="dxa"/>
            <w:tcBorders>
              <w:top w:val="single" w:sz="4" w:space="0" w:color="auto"/>
              <w:left w:val="single" w:sz="4" w:space="0" w:color="auto"/>
              <w:bottom w:val="single" w:sz="4" w:space="0" w:color="auto"/>
              <w:right w:val="single" w:sz="4" w:space="0" w:color="auto"/>
            </w:tcBorders>
          </w:tcPr>
          <w:p w14:paraId="3E43AB02" w14:textId="0A230A7D" w:rsidR="009A3686" w:rsidRPr="00CA0534" w:rsidRDefault="009A3686" w:rsidP="009A3686">
            <w:pPr>
              <w:jc w:val="left"/>
              <w:rPr>
                <w:u w:val="single"/>
              </w:rPr>
            </w:pPr>
            <w:r w:rsidRPr="00CA0534">
              <w:rPr>
                <w:u w:val="single"/>
              </w:rPr>
              <w:t>Creating MDG</w:t>
            </w:r>
            <w:r w:rsidR="00AD30C0">
              <w:rPr>
                <w:u w:val="single"/>
              </w:rPr>
              <w:t xml:space="preserve"> </w:t>
            </w:r>
            <w:r w:rsidRPr="00CA0534">
              <w:rPr>
                <w:u w:val="single"/>
              </w:rPr>
              <w:t>request:</w:t>
            </w:r>
          </w:p>
          <w:p w14:paraId="76355BCC" w14:textId="0B7AF905" w:rsidR="00CB1E5F" w:rsidRPr="00CA0534" w:rsidRDefault="00CB1E5F" w:rsidP="00CB1E5F">
            <w:pPr>
              <w:jc w:val="left"/>
              <w:rPr>
                <w:bCs/>
              </w:rPr>
            </w:pPr>
            <w:r w:rsidRPr="00CA0534">
              <w:rPr>
                <w:bCs/>
              </w:rPr>
              <w:t>A request to</w:t>
            </w:r>
            <w:r>
              <w:rPr>
                <w:bCs/>
              </w:rPr>
              <w:t xml:space="preserve"> </w:t>
            </w:r>
            <w:r w:rsidR="00F22C1E">
              <w:rPr>
                <w:bCs/>
              </w:rPr>
              <w:t>modify</w:t>
            </w:r>
            <w:r w:rsidRPr="00CA0534">
              <w:rPr>
                <w:bCs/>
              </w:rPr>
              <w:t xml:space="preserve"> a BP will allow </w:t>
            </w:r>
            <w:r>
              <w:t>t</w:t>
            </w:r>
            <w:r w:rsidRPr="00CA0534">
              <w:rPr>
                <w:bCs/>
              </w:rPr>
              <w:t>o change fields in the MDG system that are editable; these may be either optional or required. Filling in an empty field will also be considered a</w:t>
            </w:r>
            <w:r w:rsidR="009474FA">
              <w:rPr>
                <w:bCs/>
              </w:rPr>
              <w:t xml:space="preserve">s </w:t>
            </w:r>
            <w:r>
              <w:t>a</w:t>
            </w:r>
            <w:r w:rsidRPr="00CA0534">
              <w:rPr>
                <w:bCs/>
              </w:rPr>
              <w:t xml:space="preserve"> </w:t>
            </w:r>
            <w:r w:rsidR="00C77CB0">
              <w:rPr>
                <w:bCs/>
              </w:rPr>
              <w:t>change</w:t>
            </w:r>
            <w:r w:rsidR="0023313C">
              <w:t>.</w:t>
            </w:r>
          </w:p>
          <w:p w14:paraId="780F9BD7" w14:textId="77777777" w:rsidR="00CB1E5F" w:rsidRPr="00CA0534" w:rsidRDefault="00CB1E5F" w:rsidP="00CB1E5F">
            <w:pPr>
              <w:jc w:val="left"/>
              <w:rPr>
                <w:bCs/>
              </w:rPr>
            </w:pPr>
          </w:p>
          <w:p w14:paraId="254CE294" w14:textId="63D95A06" w:rsidR="00D52090" w:rsidRDefault="00CB1E5F" w:rsidP="009A3686">
            <w:pPr>
              <w:jc w:val="left"/>
            </w:pPr>
            <w:r w:rsidRPr="00CA0534">
              <w:rPr>
                <w:bCs/>
              </w:rPr>
              <w:t>The following</w:t>
            </w:r>
            <w:r w:rsidR="007C5C30">
              <w:rPr>
                <w:bCs/>
              </w:rPr>
              <w:t xml:space="preserve"> unique</w:t>
            </w:r>
            <w:r w:rsidRPr="00CA0534">
              <w:rPr>
                <w:bCs/>
              </w:rPr>
              <w:t xml:space="preserve"> </w:t>
            </w:r>
            <w:r w:rsidR="00994EFD">
              <w:rPr>
                <w:bCs/>
              </w:rPr>
              <w:t>mandatory</w:t>
            </w:r>
            <w:r w:rsidRPr="00CA0534">
              <w:rPr>
                <w:bCs/>
              </w:rPr>
              <w:t xml:space="preserve"> fields will not be subject to modification and will </w:t>
            </w:r>
            <w:r w:rsidR="00947B94">
              <w:rPr>
                <w:bCs/>
              </w:rPr>
              <w:t>be only displayed</w:t>
            </w:r>
            <w:r>
              <w:t xml:space="preserve"> </w:t>
            </w:r>
            <w:r w:rsidR="005126C1">
              <w:rPr>
                <w:bCs/>
              </w:rPr>
              <w:t>in</w:t>
            </w:r>
            <w:r w:rsidRPr="00CA0534">
              <w:rPr>
                <w:bCs/>
              </w:rPr>
              <w:t xml:space="preserve"> the </w:t>
            </w:r>
            <w:r w:rsidR="004C3CFC">
              <w:rPr>
                <w:bCs/>
              </w:rPr>
              <w:t>change request</w:t>
            </w:r>
            <w:r w:rsidR="00FF3B77">
              <w:rPr>
                <w:bCs/>
              </w:rPr>
              <w:t>:</w:t>
            </w:r>
          </w:p>
          <w:p w14:paraId="527560D7" w14:textId="6900CF93" w:rsidR="00FF3B77" w:rsidRPr="00C03CC4" w:rsidRDefault="00C03CC4" w:rsidP="00FF3B77">
            <w:pPr>
              <w:pStyle w:val="Odstavecseseznamem"/>
              <w:numPr>
                <w:ilvl w:val="0"/>
                <w:numId w:val="101"/>
              </w:numPr>
            </w:pPr>
            <w:r w:rsidRPr="00C03CC4">
              <w:t>Business partner grouping</w:t>
            </w:r>
            <w:r w:rsidR="008F6FEC" w:rsidRPr="00CA0534">
              <w:t xml:space="preserve"> (</w:t>
            </w:r>
            <w:r w:rsidR="00FF3B77" w:rsidRPr="00C03CC4">
              <w:t>BU_GROUP</w:t>
            </w:r>
            <w:r w:rsidR="008F6FEC" w:rsidRPr="00CA0534">
              <w:t>)</w:t>
            </w:r>
          </w:p>
          <w:p w14:paraId="7C10E906" w14:textId="23EEB116" w:rsidR="00FF3B77" w:rsidRDefault="00E50327" w:rsidP="00FF3B77">
            <w:pPr>
              <w:pStyle w:val="Odstavecseseznamem"/>
              <w:numPr>
                <w:ilvl w:val="0"/>
                <w:numId w:val="101"/>
              </w:numPr>
            </w:pPr>
            <w:r w:rsidRPr="00E50327">
              <w:t xml:space="preserve">Business Partner Category </w:t>
            </w:r>
            <w:r w:rsidR="008F6FEC">
              <w:t>(</w:t>
            </w:r>
            <w:r w:rsidR="00FF3B77">
              <w:t>TYPE</w:t>
            </w:r>
            <w:r w:rsidR="008F6FEC">
              <w:t>)</w:t>
            </w:r>
          </w:p>
          <w:p w14:paraId="2FC891FA" w14:textId="21B2D4B9" w:rsidR="00FF3B77" w:rsidRDefault="00972AC4" w:rsidP="00FF3B77">
            <w:pPr>
              <w:pStyle w:val="Odstavecseseznamem"/>
              <w:numPr>
                <w:ilvl w:val="0"/>
                <w:numId w:val="101"/>
              </w:numPr>
            </w:pPr>
            <w:r>
              <w:t>Country</w:t>
            </w:r>
            <w:r w:rsidR="005E225A" w:rsidRPr="005E225A">
              <w:t>/Region Key</w:t>
            </w:r>
            <w:r w:rsidR="00F64E31">
              <w:t xml:space="preserve"> (</w:t>
            </w:r>
            <w:r w:rsidR="00FF3B77" w:rsidRPr="00A6307F">
              <w:t>COUNTRY</w:t>
            </w:r>
            <w:r w:rsidR="00F64E31">
              <w:t>)</w:t>
            </w:r>
          </w:p>
          <w:p w14:paraId="3C94F4F8" w14:textId="688C8864" w:rsidR="00FF3B77" w:rsidRDefault="001F6EFF" w:rsidP="00FF3B77">
            <w:pPr>
              <w:pStyle w:val="Odstavecseseznamem"/>
              <w:numPr>
                <w:ilvl w:val="0"/>
                <w:numId w:val="101"/>
              </w:numPr>
            </w:pPr>
            <w:r>
              <w:t>Roles</w:t>
            </w:r>
            <w:r w:rsidR="00F64E31">
              <w:t xml:space="preserve"> (</w:t>
            </w:r>
            <w:r w:rsidR="00FF3B77">
              <w:t xml:space="preserve">VENDOR </w:t>
            </w:r>
            <w:r>
              <w:t>–</w:t>
            </w:r>
            <w:r w:rsidR="00F64E31">
              <w:t xml:space="preserve"> </w:t>
            </w:r>
            <w:r w:rsidR="00FF3B77">
              <w:t>if filled)</w:t>
            </w:r>
          </w:p>
          <w:p w14:paraId="39869D12" w14:textId="1E46A76D" w:rsidR="00FF3B77" w:rsidRDefault="001F6EFF" w:rsidP="00FF3B77">
            <w:pPr>
              <w:pStyle w:val="Odstavecseseznamem"/>
              <w:numPr>
                <w:ilvl w:val="0"/>
                <w:numId w:val="101"/>
              </w:numPr>
            </w:pPr>
            <w:r>
              <w:t>Roles (Customer – if</w:t>
            </w:r>
            <w:r w:rsidR="00FF3B77">
              <w:t xml:space="preserve"> filled)</w:t>
            </w:r>
          </w:p>
          <w:p w14:paraId="7C44803F" w14:textId="4FCDBF8F" w:rsidR="00FF3B77" w:rsidRDefault="00BC59A6" w:rsidP="00FF3B77">
            <w:pPr>
              <w:pStyle w:val="Odstavecseseznamem"/>
              <w:numPr>
                <w:ilvl w:val="0"/>
                <w:numId w:val="101"/>
              </w:numPr>
            </w:pPr>
            <w:r w:rsidRPr="00BC59A6">
              <w:t xml:space="preserve">Dun &amp; Bradstreet number </w:t>
            </w:r>
            <w:r w:rsidR="00BE7B33">
              <w:t>– (</w:t>
            </w:r>
            <w:r w:rsidR="00FF3B77">
              <w:t xml:space="preserve">DUNS </w:t>
            </w:r>
            <w:r w:rsidR="001F6EFF">
              <w:t xml:space="preserve">– </w:t>
            </w:r>
            <w:r w:rsidR="00FF3B77">
              <w:t>if filled)</w:t>
            </w:r>
          </w:p>
          <w:p w14:paraId="6AF8E061" w14:textId="5B9C5E28" w:rsidR="00FF3B77" w:rsidRDefault="003D76E2" w:rsidP="00FF3B77">
            <w:pPr>
              <w:pStyle w:val="Odstavecseseznamem"/>
              <w:numPr>
                <w:ilvl w:val="0"/>
                <w:numId w:val="101"/>
              </w:numPr>
            </w:pPr>
            <w:r w:rsidRPr="006864AF">
              <w:t>LEI Code</w:t>
            </w:r>
            <w:r w:rsidR="006864AF">
              <w:t xml:space="preserve"> (</w:t>
            </w:r>
            <w:r w:rsidR="00FF3B77">
              <w:t xml:space="preserve">LEI_CODE </w:t>
            </w:r>
            <w:r w:rsidR="006864AF">
              <w:t xml:space="preserve">– </w:t>
            </w:r>
            <w:r w:rsidR="00FF3B77">
              <w:t>if filled)</w:t>
            </w:r>
          </w:p>
          <w:p w14:paraId="152A3249" w14:textId="2B53618D" w:rsidR="00FF3B77" w:rsidRDefault="00FF3B77" w:rsidP="00FF3B77">
            <w:pPr>
              <w:pStyle w:val="Odstavecseseznamem"/>
              <w:numPr>
                <w:ilvl w:val="0"/>
                <w:numId w:val="101"/>
              </w:numPr>
            </w:pPr>
            <w:r>
              <w:t>EUID (</w:t>
            </w:r>
            <w:r w:rsidR="006864AF">
              <w:t xml:space="preserve">EUID </w:t>
            </w:r>
            <w:r>
              <w:t>if filled)</w:t>
            </w:r>
          </w:p>
          <w:p w14:paraId="3BD48520" w14:textId="7DDCA81C" w:rsidR="00FF3B77" w:rsidRPr="00CA0534" w:rsidRDefault="00FF3B77" w:rsidP="00CA0534">
            <w:pPr>
              <w:pStyle w:val="Odstavecseseznamem"/>
              <w:numPr>
                <w:ilvl w:val="0"/>
                <w:numId w:val="101"/>
              </w:numPr>
            </w:pPr>
            <w:r w:rsidRPr="00511B78">
              <w:t>TAXNUM_TAB (0..n)</w:t>
            </w:r>
            <w:r>
              <w:t xml:space="preserve"> (create new allowed, no change of existing)</w:t>
            </w:r>
          </w:p>
          <w:p w14:paraId="62B49E27" w14:textId="77777777" w:rsidR="00994EFD" w:rsidRPr="009C41C1" w:rsidRDefault="00994EFD" w:rsidP="009A3686">
            <w:pPr>
              <w:jc w:val="left"/>
              <w:rPr>
                <w:b/>
                <w:u w:val="single"/>
              </w:rPr>
            </w:pPr>
          </w:p>
          <w:p w14:paraId="053D3B52" w14:textId="5EA95049" w:rsidR="00C02273" w:rsidRDefault="00A3559D" w:rsidP="00C32050">
            <w:pPr>
              <w:rPr>
                <w:u w:val="single"/>
              </w:rPr>
            </w:pPr>
            <w:r>
              <w:rPr>
                <w:u w:val="single"/>
              </w:rPr>
              <w:t>Request</w:t>
            </w:r>
            <w:r w:rsidR="00DA769A">
              <w:rPr>
                <w:u w:val="single"/>
              </w:rPr>
              <w:t xml:space="preserve"> will be created</w:t>
            </w:r>
            <w:r w:rsidR="00C02273">
              <w:rPr>
                <w:u w:val="single"/>
              </w:rPr>
              <w:t>:</w:t>
            </w:r>
          </w:p>
          <w:p w14:paraId="6982BDD3" w14:textId="59B767A7" w:rsidR="00C32050" w:rsidRPr="003411C5" w:rsidRDefault="00DA769A" w:rsidP="00CA0534">
            <w:pPr>
              <w:pStyle w:val="Odstavecseseznamem"/>
              <w:numPr>
                <w:ilvl w:val="0"/>
                <w:numId w:val="107"/>
              </w:numPr>
            </w:pPr>
            <w:r>
              <w:t xml:space="preserve">Automatically by </w:t>
            </w:r>
            <w:r w:rsidR="00C32050" w:rsidRPr="003411C5">
              <w:t>Robot</w:t>
            </w:r>
          </w:p>
          <w:p w14:paraId="2678724C" w14:textId="04F7D4F0" w:rsidR="008B4A10" w:rsidRPr="003411C5" w:rsidRDefault="008B4A10" w:rsidP="00CA0534">
            <w:pPr>
              <w:pStyle w:val="Odstavecseseznamem"/>
              <w:rPr>
                <w:szCs w:val="24"/>
              </w:rPr>
            </w:pPr>
          </w:p>
          <w:p w14:paraId="78E41B4A" w14:textId="32B0A36D" w:rsidR="00C32050" w:rsidRPr="00CA0534" w:rsidRDefault="00C32050" w:rsidP="00CA0534">
            <w:pPr>
              <w:pStyle w:val="Odstavecseseznamem"/>
              <w:numPr>
                <w:ilvl w:val="0"/>
                <w:numId w:val="107"/>
              </w:numPr>
              <w:rPr>
                <w:u w:val="single"/>
              </w:rPr>
            </w:pPr>
            <w:r w:rsidRPr="00CA0534">
              <w:rPr>
                <w:u w:val="single"/>
              </w:rPr>
              <w:t>Manual</w:t>
            </w:r>
            <w:r w:rsidR="00DA769A" w:rsidRPr="00CA0534">
              <w:rPr>
                <w:u w:val="single"/>
              </w:rPr>
              <w:t xml:space="preserve"> by users</w:t>
            </w:r>
            <w:r w:rsidR="00CA546D" w:rsidRPr="00CA0534">
              <w:rPr>
                <w:u w:val="single"/>
              </w:rPr>
              <w:t>:</w:t>
            </w:r>
          </w:p>
          <w:p w14:paraId="61F7DFDD" w14:textId="77777777" w:rsidR="00C32050" w:rsidRPr="003411C5" w:rsidRDefault="00C32050" w:rsidP="00CA0534">
            <w:pPr>
              <w:pStyle w:val="Odstavecseseznamem"/>
              <w:numPr>
                <w:ilvl w:val="1"/>
                <w:numId w:val="107"/>
              </w:numPr>
              <w:rPr>
                <w:szCs w:val="24"/>
              </w:rPr>
            </w:pPr>
            <w:r w:rsidRPr="003411C5">
              <w:rPr>
                <w:szCs w:val="24"/>
              </w:rPr>
              <w:t>HK Department</w:t>
            </w:r>
          </w:p>
          <w:p w14:paraId="1DEC1D3A" w14:textId="77777777" w:rsidR="00C32050" w:rsidRPr="003411C5" w:rsidRDefault="00C32050" w:rsidP="00CA0534">
            <w:pPr>
              <w:pStyle w:val="Odstavecseseznamem"/>
              <w:numPr>
                <w:ilvl w:val="1"/>
                <w:numId w:val="107"/>
              </w:numPr>
              <w:rPr>
                <w:szCs w:val="24"/>
              </w:rPr>
            </w:pPr>
            <w:r w:rsidRPr="003411C5">
              <w:rPr>
                <w:szCs w:val="24"/>
              </w:rPr>
              <w:t>SK accounting department</w:t>
            </w:r>
          </w:p>
          <w:p w14:paraId="3879ED7A" w14:textId="77777777" w:rsidR="00E90DAB" w:rsidRDefault="00E90DAB" w:rsidP="00E90DAB"/>
          <w:p w14:paraId="5C8A12BE" w14:textId="63F537C6" w:rsidR="00E90DAB" w:rsidRDefault="00E90DAB" w:rsidP="00E90DAB">
            <w:pPr>
              <w:rPr>
                <w:u w:val="single"/>
              </w:rPr>
            </w:pPr>
            <w:r w:rsidRPr="00EF52C5">
              <w:rPr>
                <w:u w:val="single"/>
              </w:rPr>
              <w:t>Processing MDG</w:t>
            </w:r>
            <w:r w:rsidR="00AD30C0">
              <w:rPr>
                <w:u w:val="single"/>
              </w:rPr>
              <w:t xml:space="preserve"> </w:t>
            </w:r>
            <w:r w:rsidRPr="00EF52C5">
              <w:rPr>
                <w:u w:val="single"/>
              </w:rPr>
              <w:t>request</w:t>
            </w:r>
            <w:r w:rsidR="00041F7D">
              <w:rPr>
                <w:u w:val="single"/>
              </w:rPr>
              <w:t>:</w:t>
            </w:r>
          </w:p>
          <w:p w14:paraId="1AB3103D" w14:textId="6C105A6A" w:rsidR="00E90DAB" w:rsidRPr="00E90DAB" w:rsidRDefault="00E90DAB" w:rsidP="00CA0534">
            <w:r>
              <w:t xml:space="preserve">It </w:t>
            </w:r>
            <w:r w:rsidRPr="00CA0534">
              <w:t>will be the same as in Creation process</w:t>
            </w:r>
            <w:r w:rsidR="007F1F32">
              <w:t>,</w:t>
            </w:r>
            <w:r w:rsidRPr="00CA0534">
              <w:t xml:space="preserve"> see chapter </w:t>
            </w:r>
            <w:r w:rsidR="001622DF" w:rsidRPr="002D095C">
              <w:rPr>
                <w:rFonts w:eastAsia="Calibri"/>
                <w:color w:val="0000FF"/>
                <w:szCs w:val="22"/>
                <w:u w:val="single"/>
                <w:lang w:bidi="te-IN"/>
              </w:rPr>
              <w:fldChar w:fldCharType="begin"/>
            </w:r>
            <w:r w:rsidR="001622DF" w:rsidRPr="002D095C">
              <w:rPr>
                <w:rFonts w:eastAsia="Calibri"/>
                <w:color w:val="0000FF"/>
                <w:szCs w:val="22"/>
                <w:u w:val="single"/>
                <w:lang w:bidi="te-IN"/>
              </w:rPr>
              <w:instrText xml:space="preserve"> REF _Ref225505818 \r \h </w:instrText>
            </w:r>
            <w:r w:rsidR="00D25D48" w:rsidRPr="002D095C">
              <w:rPr>
                <w:rFonts w:eastAsia="Calibri"/>
                <w:color w:val="0000FF"/>
                <w:szCs w:val="22"/>
                <w:u w:val="single"/>
                <w:lang w:bidi="te-IN"/>
              </w:rPr>
              <w:instrText xml:space="preserve"> \* MERGEFORMA</w:instrText>
            </w:r>
            <w:r w:rsidR="00D25D48" w:rsidRPr="002D095C">
              <w:rPr>
                <w:rFonts w:eastAsia="Calibri"/>
                <w:iCs/>
                <w:color w:val="0000FF"/>
                <w:szCs w:val="22"/>
                <w:u w:val="single"/>
                <w:lang w:bidi="te-IN"/>
              </w:rPr>
              <w:instrText xml:space="preserve">T </w:instrText>
            </w:r>
            <w:r w:rsidR="001622DF" w:rsidRPr="002D095C">
              <w:rPr>
                <w:rFonts w:eastAsia="Calibri"/>
                <w:color w:val="0000FF"/>
                <w:szCs w:val="22"/>
                <w:u w:val="single"/>
                <w:lang w:bidi="te-IN"/>
              </w:rPr>
            </w:r>
            <w:r w:rsidR="001622DF" w:rsidRPr="002D095C">
              <w:rPr>
                <w:rFonts w:eastAsia="Calibri"/>
                <w:color w:val="0000FF"/>
                <w:szCs w:val="22"/>
                <w:u w:val="single"/>
                <w:lang w:bidi="te-IN"/>
              </w:rPr>
              <w:fldChar w:fldCharType="separate"/>
            </w:r>
            <w:r w:rsidR="003D7A01" w:rsidRPr="002D095C">
              <w:rPr>
                <w:rFonts w:eastAsia="Calibri"/>
                <w:color w:val="0000FF"/>
                <w:szCs w:val="22"/>
                <w:u w:val="single"/>
                <w:lang w:bidi="te-IN"/>
              </w:rPr>
              <w:t>4.3.</w:t>
            </w:r>
            <w:r w:rsidR="001622DF" w:rsidRPr="002D095C">
              <w:rPr>
                <w:rFonts w:eastAsia="Calibri"/>
                <w:color w:val="0000FF"/>
                <w:szCs w:val="22"/>
                <w:u w:val="single"/>
                <w:lang w:bidi="te-IN"/>
              </w:rPr>
              <w:t>1</w:t>
            </w:r>
            <w:r w:rsidR="001622DF" w:rsidRPr="002D095C">
              <w:rPr>
                <w:rFonts w:eastAsia="Calibri"/>
                <w:color w:val="0000FF"/>
                <w:szCs w:val="22"/>
                <w:u w:val="single"/>
                <w:lang w:bidi="te-IN"/>
              </w:rPr>
              <w:fldChar w:fldCharType="end"/>
            </w:r>
            <w:r w:rsidR="007F1F32" w:rsidRPr="002D095C">
              <w:rPr>
                <w:rFonts w:eastAsia="Calibri"/>
                <w:iCs/>
                <w:color w:val="0000FF"/>
                <w:szCs w:val="22"/>
                <w:u w:val="single"/>
                <w:lang w:bidi="te-IN"/>
              </w:rPr>
              <w:t>.</w:t>
            </w:r>
          </w:p>
          <w:p w14:paraId="2C2DD912" w14:textId="2612686A" w:rsidR="006C260B" w:rsidRPr="003411C5" w:rsidRDefault="006C260B" w:rsidP="00CA0534"/>
        </w:tc>
      </w:tr>
      <w:tr w:rsidR="00F23461" w:rsidRPr="003411C5" w14:paraId="17B0F03E" w14:textId="77777777">
        <w:tc>
          <w:tcPr>
            <w:tcW w:w="3261" w:type="dxa"/>
            <w:tcBorders>
              <w:top w:val="single" w:sz="4" w:space="0" w:color="auto"/>
              <w:left w:val="single" w:sz="4" w:space="0" w:color="auto"/>
              <w:bottom w:val="single" w:sz="4" w:space="0" w:color="auto"/>
              <w:right w:val="single" w:sz="4" w:space="0" w:color="auto"/>
            </w:tcBorders>
          </w:tcPr>
          <w:p w14:paraId="064DDE1F" w14:textId="77777777" w:rsidR="00F23461" w:rsidRPr="003411C5" w:rsidRDefault="00F23461">
            <w:pPr>
              <w:rPr>
                <w:b/>
                <w:bCs/>
              </w:rPr>
            </w:pPr>
            <w:r w:rsidRPr="003411C5">
              <w:rPr>
                <w:b/>
                <w:bCs/>
              </w:rPr>
              <w:t>Replication</w:t>
            </w:r>
          </w:p>
        </w:tc>
        <w:tc>
          <w:tcPr>
            <w:tcW w:w="6520" w:type="dxa"/>
            <w:tcBorders>
              <w:top w:val="single" w:sz="4" w:space="0" w:color="auto"/>
              <w:left w:val="single" w:sz="4" w:space="0" w:color="auto"/>
              <w:bottom w:val="single" w:sz="4" w:space="0" w:color="auto"/>
              <w:right w:val="single" w:sz="4" w:space="0" w:color="auto"/>
            </w:tcBorders>
          </w:tcPr>
          <w:p w14:paraId="768B7E75" w14:textId="20C2CE4E" w:rsidR="0002213C" w:rsidRPr="003411C5" w:rsidRDefault="0002213C" w:rsidP="0002213C">
            <w:pPr>
              <w:jc w:val="left"/>
              <w:rPr>
                <w:u w:val="single"/>
              </w:rPr>
            </w:pPr>
            <w:r w:rsidRPr="003411C5">
              <w:rPr>
                <w:u w:val="single"/>
              </w:rPr>
              <w:t>C</w:t>
            </w:r>
            <w:r>
              <w:rPr>
                <w:u w:val="single"/>
              </w:rPr>
              <w:t>hanged</w:t>
            </w:r>
            <w:r w:rsidRPr="003411C5">
              <w:rPr>
                <w:u w:val="single"/>
              </w:rPr>
              <w:t xml:space="preserve"> </w:t>
            </w:r>
            <w:r>
              <w:rPr>
                <w:u w:val="single"/>
              </w:rPr>
              <w:t>GID record</w:t>
            </w:r>
            <w:r w:rsidRPr="003411C5">
              <w:rPr>
                <w:u w:val="single"/>
              </w:rPr>
              <w:t xml:space="preserve"> will be replicated </w:t>
            </w:r>
            <w:r>
              <w:rPr>
                <w:u w:val="single"/>
              </w:rPr>
              <w:t>from MDG</w:t>
            </w:r>
            <w:r w:rsidRPr="003411C5">
              <w:rPr>
                <w:u w:val="single"/>
              </w:rPr>
              <w:t xml:space="preserve"> to:</w:t>
            </w:r>
          </w:p>
          <w:p w14:paraId="143399FC" w14:textId="7429DBDD" w:rsidR="00F23461" w:rsidRPr="003411C5" w:rsidRDefault="00F23461" w:rsidP="00F23461">
            <w:pPr>
              <w:pStyle w:val="Odstavecseseznamem"/>
              <w:numPr>
                <w:ilvl w:val="0"/>
                <w:numId w:val="33"/>
              </w:numPr>
              <w:rPr>
                <w:szCs w:val="24"/>
              </w:rPr>
            </w:pPr>
            <w:r w:rsidRPr="003411C5">
              <w:rPr>
                <w:szCs w:val="24"/>
              </w:rPr>
              <w:t>CLM</w:t>
            </w:r>
            <w:r w:rsidR="009D1AE0" w:rsidRPr="003411C5">
              <w:rPr>
                <w:szCs w:val="24"/>
              </w:rPr>
              <w:t xml:space="preserve"> - will be integrated with MDG</w:t>
            </w:r>
          </w:p>
          <w:p w14:paraId="1AA70B93" w14:textId="4398C136" w:rsidR="00F23461" w:rsidRPr="003411C5" w:rsidRDefault="00F23461" w:rsidP="00F23461">
            <w:pPr>
              <w:pStyle w:val="Odstavecseseznamem"/>
              <w:numPr>
                <w:ilvl w:val="0"/>
                <w:numId w:val="33"/>
              </w:numPr>
              <w:rPr>
                <w:szCs w:val="24"/>
              </w:rPr>
            </w:pPr>
            <w:r w:rsidRPr="003411C5">
              <w:rPr>
                <w:szCs w:val="24"/>
              </w:rPr>
              <w:t xml:space="preserve">TPRM </w:t>
            </w:r>
            <w:r w:rsidR="009D1AE0" w:rsidRPr="003411C5">
              <w:rPr>
                <w:szCs w:val="24"/>
              </w:rPr>
              <w:t xml:space="preserve">- </w:t>
            </w:r>
            <w:r w:rsidR="00FD57B1" w:rsidRPr="003411C5">
              <w:rPr>
                <w:szCs w:val="24"/>
              </w:rPr>
              <w:t>will be integrated with MDG</w:t>
            </w:r>
          </w:p>
          <w:p w14:paraId="625710AB" w14:textId="2877EED8" w:rsidR="00F23461" w:rsidRPr="003411C5" w:rsidRDefault="00F23461" w:rsidP="00F23461">
            <w:pPr>
              <w:pStyle w:val="Odstavecseseznamem"/>
              <w:numPr>
                <w:ilvl w:val="0"/>
                <w:numId w:val="33"/>
              </w:numPr>
              <w:rPr>
                <w:szCs w:val="24"/>
              </w:rPr>
            </w:pPr>
            <w:r w:rsidRPr="003411C5">
              <w:rPr>
                <w:szCs w:val="24"/>
              </w:rPr>
              <w:t>SAP CZ</w:t>
            </w:r>
            <w:r w:rsidR="009D1AE0" w:rsidRPr="003411C5">
              <w:rPr>
                <w:szCs w:val="24"/>
              </w:rPr>
              <w:t xml:space="preserve"> - will be integrated with MDG</w:t>
            </w:r>
          </w:p>
          <w:p w14:paraId="1573D4A1" w14:textId="04180A1B" w:rsidR="003C4821" w:rsidRPr="003411C5" w:rsidRDefault="003C4821" w:rsidP="003C4821"/>
        </w:tc>
      </w:tr>
      <w:tr w:rsidR="007127C6" w:rsidRPr="003411C5" w14:paraId="2CAAC15B" w14:textId="77777777">
        <w:tc>
          <w:tcPr>
            <w:tcW w:w="3261" w:type="dxa"/>
            <w:tcBorders>
              <w:top w:val="single" w:sz="4" w:space="0" w:color="auto"/>
              <w:left w:val="single" w:sz="4" w:space="0" w:color="auto"/>
              <w:bottom w:val="single" w:sz="4" w:space="0" w:color="auto"/>
              <w:right w:val="single" w:sz="4" w:space="0" w:color="auto"/>
            </w:tcBorders>
          </w:tcPr>
          <w:p w14:paraId="7649AD58" w14:textId="677D08FC" w:rsidR="007127C6" w:rsidRPr="003411C5" w:rsidRDefault="007127C6">
            <w:pPr>
              <w:rPr>
                <w:b/>
                <w:bCs/>
              </w:rPr>
            </w:pPr>
            <w:r>
              <w:rPr>
                <w:b/>
                <w:bCs/>
              </w:rPr>
              <w:t>Notice</w:t>
            </w:r>
          </w:p>
        </w:tc>
        <w:tc>
          <w:tcPr>
            <w:tcW w:w="6520" w:type="dxa"/>
            <w:tcBorders>
              <w:top w:val="single" w:sz="4" w:space="0" w:color="auto"/>
              <w:left w:val="single" w:sz="4" w:space="0" w:color="auto"/>
              <w:bottom w:val="single" w:sz="4" w:space="0" w:color="auto"/>
              <w:right w:val="single" w:sz="4" w:space="0" w:color="auto"/>
            </w:tcBorders>
          </w:tcPr>
          <w:p w14:paraId="5CB9621A" w14:textId="7F0BA6F0" w:rsidR="007127C6" w:rsidRPr="003411C5" w:rsidRDefault="007127C6" w:rsidP="007127C6">
            <w:r>
              <w:t xml:space="preserve">The role of </w:t>
            </w:r>
            <w:r w:rsidR="004F2F69">
              <w:t xml:space="preserve">MDG central administrator </w:t>
            </w:r>
            <w:r w:rsidRPr="003411C5">
              <w:t xml:space="preserve">user will have the possibility to edit non-changeable data or disconnect local ID from </w:t>
            </w:r>
            <w:r w:rsidR="003A66B3">
              <w:t xml:space="preserve">GID </w:t>
            </w:r>
            <w:r w:rsidRPr="003411C5">
              <w:t>record</w:t>
            </w:r>
            <w:r w:rsidR="001C09D7">
              <w:t>.</w:t>
            </w:r>
          </w:p>
          <w:p w14:paraId="038BFE63" w14:textId="77777777" w:rsidR="007127C6" w:rsidRPr="00D44C60" w:rsidRDefault="007127C6">
            <w:pPr>
              <w:jc w:val="left"/>
            </w:pPr>
          </w:p>
        </w:tc>
      </w:tr>
    </w:tbl>
    <w:p w14:paraId="09CD1F21" w14:textId="77777777" w:rsidR="00C6117C" w:rsidRPr="003411C5" w:rsidRDefault="00C6117C" w:rsidP="00C6117C"/>
    <w:p w14:paraId="064A9C7E" w14:textId="77777777" w:rsidR="00CD329F" w:rsidRPr="003411C5" w:rsidRDefault="00CD329F" w:rsidP="00CD329F"/>
    <w:p w14:paraId="18469E6F" w14:textId="25EF51F1" w:rsidR="003F1EA7" w:rsidRPr="00B31AE9" w:rsidRDefault="00182441" w:rsidP="003F1EA7">
      <w:pPr>
        <w:pStyle w:val="Nadpis3"/>
        <w:rPr>
          <w:lang w:val="en-US"/>
        </w:rPr>
      </w:pPr>
      <w:r>
        <w:rPr>
          <w:lang w:val="en-GB"/>
        </w:rPr>
        <w:t xml:space="preserve"> </w:t>
      </w:r>
      <w:bookmarkStart w:id="84" w:name="_Toc229586679"/>
      <w:r w:rsidR="0033518D" w:rsidRPr="00B31AE9">
        <w:rPr>
          <w:lang w:val="en-GB"/>
        </w:rPr>
        <w:t>cVerify validation</w:t>
      </w:r>
      <w:r w:rsidR="003F1EA7" w:rsidRPr="00B31AE9">
        <w:rPr>
          <w:lang w:val="en-GB"/>
        </w:rPr>
        <w:t xml:space="preserve"> </w:t>
      </w:r>
      <w:r w:rsidR="003F1EA7" w:rsidRPr="00B31AE9">
        <w:rPr>
          <w:lang w:val="en-US"/>
        </w:rPr>
        <w:t>process</w:t>
      </w:r>
      <w:bookmarkEnd w:id="84"/>
      <w:r w:rsidR="003F1EA7" w:rsidRPr="00B31AE9">
        <w:rPr>
          <w:lang w:val="en-US"/>
        </w:rPr>
        <w:t xml:space="preserve"> </w:t>
      </w:r>
    </w:p>
    <w:p w14:paraId="731E5E15" w14:textId="77777777" w:rsidR="004F1DF2" w:rsidRPr="003411C5" w:rsidRDefault="004F1DF2" w:rsidP="0033518D"/>
    <w:tbl>
      <w:tblPr>
        <w:tblStyle w:val="Mkatabulky"/>
        <w:tblW w:w="9781" w:type="dxa"/>
        <w:tblInd w:w="108" w:type="dxa"/>
        <w:tblLook w:val="01E0" w:firstRow="1" w:lastRow="1" w:firstColumn="1" w:lastColumn="1" w:noHBand="0" w:noVBand="0"/>
      </w:tblPr>
      <w:tblGrid>
        <w:gridCol w:w="3261"/>
        <w:gridCol w:w="6520"/>
      </w:tblGrid>
      <w:tr w:rsidR="007B3E59" w:rsidRPr="003411C5" w14:paraId="7FCBF560" w14:textId="77777777">
        <w:trPr>
          <w:tblHeader/>
        </w:trPr>
        <w:tc>
          <w:tcPr>
            <w:tcW w:w="3261" w:type="dxa"/>
            <w:tcBorders>
              <w:top w:val="single" w:sz="4" w:space="0" w:color="auto"/>
              <w:left w:val="single" w:sz="4" w:space="0" w:color="auto"/>
              <w:bottom w:val="single" w:sz="4" w:space="0" w:color="auto"/>
              <w:right w:val="single" w:sz="4" w:space="0" w:color="auto"/>
            </w:tcBorders>
            <w:hideMark/>
          </w:tcPr>
          <w:p w14:paraId="29ABED88" w14:textId="77777777" w:rsidR="007B3E59" w:rsidRPr="00EF52C5" w:rsidRDefault="007B3E59">
            <w:pPr>
              <w:rPr>
                <w:b/>
              </w:rPr>
            </w:pPr>
            <w:r w:rsidRPr="00EF52C5">
              <w:rPr>
                <w:b/>
              </w:rPr>
              <w:t>Steps in process</w:t>
            </w:r>
          </w:p>
        </w:tc>
        <w:tc>
          <w:tcPr>
            <w:tcW w:w="6520" w:type="dxa"/>
            <w:tcBorders>
              <w:top w:val="single" w:sz="4" w:space="0" w:color="auto"/>
              <w:left w:val="single" w:sz="4" w:space="0" w:color="auto"/>
              <w:bottom w:val="single" w:sz="4" w:space="0" w:color="auto"/>
              <w:right w:val="single" w:sz="4" w:space="0" w:color="auto"/>
            </w:tcBorders>
            <w:hideMark/>
          </w:tcPr>
          <w:p w14:paraId="43C447E2" w14:textId="77777777" w:rsidR="007B3E59" w:rsidRPr="00EF52C5" w:rsidRDefault="007B3E59">
            <w:pPr>
              <w:rPr>
                <w:b/>
              </w:rPr>
            </w:pPr>
            <w:r w:rsidRPr="00EF52C5">
              <w:rPr>
                <w:b/>
              </w:rPr>
              <w:t>Description of steps</w:t>
            </w:r>
          </w:p>
          <w:p w14:paraId="5C067BE5" w14:textId="77777777" w:rsidR="007B3E59" w:rsidRPr="00EF52C5" w:rsidRDefault="007B3E59">
            <w:pPr>
              <w:rPr>
                <w:b/>
              </w:rPr>
            </w:pPr>
          </w:p>
        </w:tc>
      </w:tr>
      <w:tr w:rsidR="007B3E59" w:rsidRPr="003411C5" w14:paraId="498607F8" w14:textId="77777777">
        <w:tc>
          <w:tcPr>
            <w:tcW w:w="3261" w:type="dxa"/>
            <w:tcBorders>
              <w:top w:val="single" w:sz="4" w:space="0" w:color="auto"/>
              <w:left w:val="single" w:sz="4" w:space="0" w:color="auto"/>
              <w:bottom w:val="single" w:sz="4" w:space="0" w:color="auto"/>
              <w:right w:val="single" w:sz="4" w:space="0" w:color="auto"/>
            </w:tcBorders>
          </w:tcPr>
          <w:p w14:paraId="4E916760" w14:textId="55CA1417" w:rsidR="007B3E59" w:rsidRPr="00641D79" w:rsidRDefault="003C739B">
            <w:pPr>
              <w:rPr>
                <w:b/>
                <w:bCs/>
              </w:rPr>
            </w:pPr>
            <w:r w:rsidRPr="00641D79">
              <w:rPr>
                <w:b/>
                <w:bCs/>
              </w:rPr>
              <w:t>Users</w:t>
            </w:r>
          </w:p>
        </w:tc>
        <w:tc>
          <w:tcPr>
            <w:tcW w:w="6520" w:type="dxa"/>
            <w:tcBorders>
              <w:top w:val="single" w:sz="4" w:space="0" w:color="auto"/>
              <w:left w:val="single" w:sz="4" w:space="0" w:color="auto"/>
              <w:bottom w:val="single" w:sz="4" w:space="0" w:color="auto"/>
              <w:right w:val="single" w:sz="4" w:space="0" w:color="auto"/>
            </w:tcBorders>
          </w:tcPr>
          <w:p w14:paraId="29B4C9C3" w14:textId="77777777" w:rsidR="00CC56B7" w:rsidRPr="003411C5" w:rsidRDefault="00CC56B7" w:rsidP="00CC56B7">
            <w:pPr>
              <w:jc w:val="left"/>
              <w:rPr>
                <w:rFonts w:eastAsia="Calibri"/>
                <w:szCs w:val="22"/>
                <w:u w:val="single"/>
              </w:rPr>
            </w:pPr>
            <w:r w:rsidRPr="003411C5">
              <w:rPr>
                <w:u w:val="single"/>
              </w:rPr>
              <w:t>Process users:</w:t>
            </w:r>
          </w:p>
          <w:p w14:paraId="5BFCFF7B" w14:textId="19716485" w:rsidR="007B3E59" w:rsidRDefault="00CC56B7" w:rsidP="00CA0534">
            <w:pPr>
              <w:pStyle w:val="Odstavecseseznamem"/>
              <w:numPr>
                <w:ilvl w:val="0"/>
                <w:numId w:val="113"/>
              </w:numPr>
            </w:pPr>
            <w:r>
              <w:lastRenderedPageBreak/>
              <w:t>Current u</w:t>
            </w:r>
            <w:r w:rsidR="00265D46">
              <w:t xml:space="preserve">sers in SAP CZ </w:t>
            </w:r>
          </w:p>
          <w:p w14:paraId="0D1ADF77" w14:textId="5D562969" w:rsidR="00265D46" w:rsidRDefault="00C66559" w:rsidP="00CA0534">
            <w:pPr>
              <w:pStyle w:val="Odstavecseseznamem"/>
              <w:numPr>
                <w:ilvl w:val="0"/>
                <w:numId w:val="113"/>
              </w:numPr>
            </w:pPr>
            <w:r>
              <w:t>User in MDG – technical user</w:t>
            </w:r>
          </w:p>
          <w:p w14:paraId="57B157E6" w14:textId="6160BA56" w:rsidR="007B3E59" w:rsidRPr="008B4A10" w:rsidRDefault="007B3E59">
            <w:pPr>
              <w:pStyle w:val="Odstavecseseznamem"/>
            </w:pPr>
          </w:p>
        </w:tc>
      </w:tr>
      <w:tr w:rsidR="007B3E59" w:rsidRPr="003411C5" w14:paraId="7353EC81" w14:textId="77777777">
        <w:tc>
          <w:tcPr>
            <w:tcW w:w="3261" w:type="dxa"/>
            <w:tcBorders>
              <w:top w:val="single" w:sz="4" w:space="0" w:color="auto"/>
              <w:left w:val="single" w:sz="4" w:space="0" w:color="auto"/>
              <w:bottom w:val="single" w:sz="4" w:space="0" w:color="auto"/>
              <w:right w:val="single" w:sz="4" w:space="0" w:color="auto"/>
            </w:tcBorders>
          </w:tcPr>
          <w:p w14:paraId="35EC80C6" w14:textId="67155053" w:rsidR="007B3E59" w:rsidRPr="00641D79" w:rsidRDefault="00C66559">
            <w:pPr>
              <w:rPr>
                <w:b/>
                <w:bCs/>
              </w:rPr>
            </w:pPr>
            <w:r w:rsidRPr="00CA0534">
              <w:rPr>
                <w:b/>
                <w:bCs/>
              </w:rPr>
              <w:lastRenderedPageBreak/>
              <w:t>Process in SAP CZ</w:t>
            </w:r>
          </w:p>
        </w:tc>
        <w:tc>
          <w:tcPr>
            <w:tcW w:w="6520" w:type="dxa"/>
            <w:tcBorders>
              <w:top w:val="single" w:sz="4" w:space="0" w:color="auto"/>
              <w:left w:val="single" w:sz="4" w:space="0" w:color="auto"/>
              <w:bottom w:val="single" w:sz="4" w:space="0" w:color="auto"/>
              <w:right w:val="single" w:sz="4" w:space="0" w:color="auto"/>
            </w:tcBorders>
          </w:tcPr>
          <w:p w14:paraId="312FEA9B" w14:textId="5E8FE156" w:rsidR="007B3E59" w:rsidRPr="00AD3973" w:rsidRDefault="00536A5A" w:rsidP="007571EC">
            <w:r w:rsidRPr="00B31AE9">
              <w:t>SAP CZ will continue to use the existing functionality. cVerify will log changes to customer tables</w:t>
            </w:r>
            <w:r w:rsidR="0046166A" w:rsidRPr="00AD3973">
              <w:t xml:space="preserve"> and </w:t>
            </w:r>
            <w:r w:rsidRPr="00B31AE9">
              <w:t xml:space="preserve">will take effect only after user approval. The program-driven transfer of updated data to BP will </w:t>
            </w:r>
            <w:r w:rsidR="00592833" w:rsidRPr="00AD3973">
              <w:t>remain in its current state</w:t>
            </w:r>
            <w:r w:rsidR="00387BF5" w:rsidRPr="00B31AE9">
              <w:t>.</w:t>
            </w:r>
          </w:p>
          <w:p w14:paraId="79D4C9F0" w14:textId="123EF35E" w:rsidR="007B3E59" w:rsidRPr="00AD3973" w:rsidRDefault="007B3E59" w:rsidP="00CA0534"/>
        </w:tc>
      </w:tr>
      <w:tr w:rsidR="007B3E59" w:rsidRPr="003411C5" w14:paraId="242D73EA" w14:textId="77777777">
        <w:tc>
          <w:tcPr>
            <w:tcW w:w="3261" w:type="dxa"/>
            <w:tcBorders>
              <w:top w:val="single" w:sz="4" w:space="0" w:color="auto"/>
              <w:left w:val="single" w:sz="4" w:space="0" w:color="auto"/>
              <w:bottom w:val="single" w:sz="4" w:space="0" w:color="auto"/>
              <w:right w:val="single" w:sz="4" w:space="0" w:color="auto"/>
            </w:tcBorders>
          </w:tcPr>
          <w:p w14:paraId="75A4F57D" w14:textId="336EBDA7" w:rsidR="007B3E59" w:rsidRPr="00641D79" w:rsidRDefault="00C66559">
            <w:pPr>
              <w:rPr>
                <w:b/>
                <w:bCs/>
              </w:rPr>
            </w:pPr>
            <w:r w:rsidRPr="00CA0534">
              <w:rPr>
                <w:b/>
                <w:bCs/>
              </w:rPr>
              <w:t>Interface</w:t>
            </w:r>
          </w:p>
        </w:tc>
        <w:tc>
          <w:tcPr>
            <w:tcW w:w="6520" w:type="dxa"/>
            <w:tcBorders>
              <w:top w:val="single" w:sz="4" w:space="0" w:color="auto"/>
              <w:left w:val="single" w:sz="4" w:space="0" w:color="auto"/>
              <w:bottom w:val="single" w:sz="4" w:space="0" w:color="auto"/>
              <w:right w:val="single" w:sz="4" w:space="0" w:color="auto"/>
            </w:tcBorders>
          </w:tcPr>
          <w:p w14:paraId="73907766" w14:textId="73292BBF" w:rsidR="007B3E59" w:rsidRPr="00AD3973" w:rsidRDefault="00252BC9">
            <w:pPr>
              <w:jc w:val="left"/>
            </w:pPr>
            <w:r w:rsidRPr="00AD3973">
              <w:t>I</w:t>
            </w:r>
            <w:r w:rsidR="00882F48" w:rsidRPr="00AD3973">
              <w:t>nterface</w:t>
            </w:r>
            <w:r w:rsidRPr="00AD3973">
              <w:t xml:space="preserve"> –</w:t>
            </w:r>
            <w:r w:rsidR="00882F48" w:rsidRPr="00AD3973">
              <w:t xml:space="preserve"> see chapter </w:t>
            </w:r>
            <w:r w:rsidR="001622DF" w:rsidRPr="002D095C">
              <w:rPr>
                <w:rFonts w:eastAsia="Calibri"/>
                <w:color w:val="0000FF"/>
                <w:szCs w:val="22"/>
                <w:u w:val="single"/>
                <w:lang w:bidi="te-IN"/>
              </w:rPr>
              <w:fldChar w:fldCharType="begin"/>
            </w:r>
            <w:r w:rsidR="001622DF" w:rsidRPr="002D095C">
              <w:rPr>
                <w:rFonts w:eastAsia="Calibri"/>
                <w:color w:val="0000FF"/>
                <w:szCs w:val="22"/>
                <w:u w:val="single"/>
                <w:lang w:bidi="te-IN"/>
              </w:rPr>
              <w:instrText xml:space="preserve"> REF _Ref225505849 \r \h </w:instrText>
            </w:r>
            <w:r w:rsidR="00D25D48" w:rsidRPr="002D095C">
              <w:rPr>
                <w:rFonts w:eastAsia="Calibri"/>
                <w:color w:val="0000FF"/>
                <w:szCs w:val="22"/>
                <w:u w:val="single"/>
                <w:lang w:bidi="te-IN"/>
              </w:rPr>
              <w:instrText xml:space="preserve"> \* MERGEFORMA</w:instrText>
            </w:r>
            <w:r w:rsidR="00D25D48" w:rsidRPr="002D095C">
              <w:rPr>
                <w:rFonts w:eastAsia="Calibri"/>
                <w:iCs/>
                <w:color w:val="0000FF"/>
                <w:szCs w:val="22"/>
                <w:u w:val="single"/>
                <w:lang w:bidi="te-IN"/>
              </w:rPr>
              <w:instrText xml:space="preserve">T </w:instrText>
            </w:r>
            <w:r w:rsidR="001622DF" w:rsidRPr="002D095C">
              <w:rPr>
                <w:rFonts w:eastAsia="Calibri"/>
                <w:color w:val="0000FF"/>
                <w:szCs w:val="22"/>
                <w:u w:val="single"/>
                <w:lang w:bidi="te-IN"/>
              </w:rPr>
            </w:r>
            <w:r w:rsidR="001622DF" w:rsidRPr="002D095C">
              <w:rPr>
                <w:rFonts w:eastAsia="Calibri"/>
                <w:color w:val="0000FF"/>
                <w:szCs w:val="22"/>
                <w:u w:val="single"/>
                <w:lang w:bidi="te-IN"/>
              </w:rPr>
              <w:fldChar w:fldCharType="separate"/>
            </w:r>
            <w:r w:rsidR="008C59D9" w:rsidRPr="002D095C">
              <w:rPr>
                <w:rFonts w:eastAsia="Calibri"/>
                <w:color w:val="0000FF"/>
                <w:szCs w:val="22"/>
                <w:u w:val="single"/>
                <w:lang w:bidi="te-IN"/>
              </w:rPr>
              <w:t>5.3.</w:t>
            </w:r>
            <w:r w:rsidR="001622DF" w:rsidRPr="002D095C">
              <w:rPr>
                <w:rFonts w:eastAsia="Calibri"/>
                <w:color w:val="0000FF"/>
                <w:szCs w:val="22"/>
                <w:u w:val="single"/>
                <w:lang w:bidi="te-IN"/>
              </w:rPr>
              <w:t>1</w:t>
            </w:r>
            <w:r w:rsidR="001622DF" w:rsidRPr="002D095C">
              <w:rPr>
                <w:rFonts w:eastAsia="Calibri"/>
                <w:color w:val="0000FF"/>
                <w:szCs w:val="22"/>
                <w:u w:val="single"/>
                <w:lang w:bidi="te-IN"/>
              </w:rPr>
              <w:fldChar w:fldCharType="end"/>
            </w:r>
            <w:r w:rsidR="008D3986" w:rsidRPr="002D095C">
              <w:rPr>
                <w:rFonts w:eastAsia="Calibri"/>
                <w:color w:val="0000FF"/>
                <w:szCs w:val="22"/>
                <w:u w:val="single"/>
                <w:lang w:bidi="te-IN"/>
              </w:rPr>
              <w:t>.</w:t>
            </w:r>
          </w:p>
          <w:p w14:paraId="45172684" w14:textId="2F816958" w:rsidR="007B3E59" w:rsidRPr="00AD3973" w:rsidRDefault="007B3E59">
            <w:pPr>
              <w:jc w:val="left"/>
            </w:pPr>
          </w:p>
        </w:tc>
      </w:tr>
      <w:tr w:rsidR="007B3E59" w:rsidRPr="003411C5" w14:paraId="3081BE4F" w14:textId="77777777">
        <w:tc>
          <w:tcPr>
            <w:tcW w:w="3261" w:type="dxa"/>
            <w:tcBorders>
              <w:top w:val="single" w:sz="4" w:space="0" w:color="auto"/>
              <w:left w:val="single" w:sz="4" w:space="0" w:color="auto"/>
              <w:bottom w:val="single" w:sz="4" w:space="0" w:color="auto"/>
              <w:right w:val="single" w:sz="4" w:space="0" w:color="auto"/>
            </w:tcBorders>
          </w:tcPr>
          <w:p w14:paraId="7EC4A94D" w14:textId="4C346744" w:rsidR="007B3E59" w:rsidRPr="00641D79" w:rsidRDefault="00C66559">
            <w:pPr>
              <w:rPr>
                <w:b/>
                <w:bCs/>
              </w:rPr>
            </w:pPr>
            <w:r w:rsidRPr="00CA0534">
              <w:rPr>
                <w:b/>
                <w:bCs/>
              </w:rPr>
              <w:t>Proces</w:t>
            </w:r>
            <w:r w:rsidR="007E3153" w:rsidRPr="00CA0534">
              <w:rPr>
                <w:b/>
                <w:bCs/>
              </w:rPr>
              <w:t>s in MDG</w:t>
            </w:r>
          </w:p>
        </w:tc>
        <w:tc>
          <w:tcPr>
            <w:tcW w:w="6520" w:type="dxa"/>
            <w:tcBorders>
              <w:top w:val="single" w:sz="4" w:space="0" w:color="auto"/>
              <w:left w:val="single" w:sz="4" w:space="0" w:color="auto"/>
              <w:bottom w:val="single" w:sz="4" w:space="0" w:color="auto"/>
              <w:right w:val="single" w:sz="4" w:space="0" w:color="auto"/>
            </w:tcBorders>
          </w:tcPr>
          <w:p w14:paraId="6A6CB000" w14:textId="07E69F95" w:rsidR="00882F48" w:rsidRPr="00AD3973" w:rsidRDefault="00882F48" w:rsidP="00882F48">
            <w:pPr>
              <w:jc w:val="left"/>
              <w:rPr>
                <w:u w:val="single"/>
              </w:rPr>
            </w:pPr>
            <w:r w:rsidRPr="00AD3973">
              <w:rPr>
                <w:u w:val="single"/>
              </w:rPr>
              <w:t>Creating MDG request:</w:t>
            </w:r>
          </w:p>
          <w:p w14:paraId="5A9D974A" w14:textId="77777777" w:rsidR="00B74522" w:rsidRPr="00AD3973" w:rsidRDefault="00B74522"/>
          <w:p w14:paraId="1D02F047" w14:textId="736A046C" w:rsidR="00136C87" w:rsidRPr="00AD3973" w:rsidRDefault="00030995">
            <w:r w:rsidRPr="00AD3973">
              <w:t>After BP save in SAP CZ</w:t>
            </w:r>
            <w:r w:rsidR="0085571D" w:rsidRPr="00AD3973">
              <w:t xml:space="preserve">, data </w:t>
            </w:r>
            <w:r w:rsidR="007E3153" w:rsidRPr="00AD3973">
              <w:t>will be routed to SAP MDG, where individual requests will be generated and automatically approved</w:t>
            </w:r>
            <w:r w:rsidR="00954B7B" w:rsidRPr="00AD3973">
              <w:t xml:space="preserve"> or </w:t>
            </w:r>
            <w:r w:rsidR="003F3041" w:rsidRPr="00AD3973">
              <w:t xml:space="preserve">follow process </w:t>
            </w:r>
            <w:r w:rsidR="00954B7B" w:rsidRPr="00AD3973">
              <w:t xml:space="preserve">according </w:t>
            </w:r>
            <w:r w:rsidR="007170E1" w:rsidRPr="00AD3973">
              <w:t>to</w:t>
            </w:r>
            <w:r w:rsidR="00954B7B" w:rsidRPr="00AD3973">
              <w:t xml:space="preserve"> </w:t>
            </w:r>
            <w:r w:rsidR="003F3041" w:rsidRPr="00AD3973">
              <w:t>chapter</w:t>
            </w:r>
            <w:r w:rsidR="00954B7B" w:rsidRPr="00AD3973">
              <w:t xml:space="preserve"> </w:t>
            </w:r>
            <w:r w:rsidR="00FB0001" w:rsidRPr="002D095C">
              <w:rPr>
                <w:rFonts w:eastAsia="Calibri"/>
                <w:color w:val="0000FF"/>
                <w:szCs w:val="22"/>
                <w:u w:val="single"/>
                <w:lang w:bidi="te-IN"/>
              </w:rPr>
              <w:fldChar w:fldCharType="begin"/>
            </w:r>
            <w:r w:rsidR="00FB0001" w:rsidRPr="002D095C">
              <w:rPr>
                <w:rFonts w:eastAsia="Calibri"/>
                <w:color w:val="0000FF"/>
                <w:szCs w:val="22"/>
                <w:u w:val="single"/>
                <w:lang w:bidi="te-IN"/>
              </w:rPr>
              <w:instrText xml:space="preserve"> REF _Ref225505885 \r \h </w:instrText>
            </w:r>
            <w:r w:rsidR="00D25D48" w:rsidRPr="002D095C">
              <w:rPr>
                <w:rFonts w:eastAsia="Calibri"/>
                <w:color w:val="0000FF"/>
                <w:szCs w:val="22"/>
                <w:u w:val="single"/>
                <w:lang w:bidi="te-IN"/>
              </w:rPr>
              <w:instrText xml:space="preserve"> \* MERGEFORMA</w:instrText>
            </w:r>
            <w:r w:rsidR="00D25D48" w:rsidRPr="002D095C">
              <w:rPr>
                <w:rFonts w:eastAsia="Calibri"/>
                <w:iCs/>
                <w:color w:val="0000FF"/>
                <w:szCs w:val="22"/>
                <w:u w:val="single"/>
                <w:lang w:bidi="te-IN"/>
              </w:rPr>
              <w:instrText xml:space="preserve">T </w:instrText>
            </w:r>
            <w:r w:rsidR="00FB0001" w:rsidRPr="002D095C">
              <w:rPr>
                <w:rFonts w:eastAsia="Calibri"/>
                <w:color w:val="0000FF"/>
                <w:szCs w:val="22"/>
                <w:u w:val="single"/>
                <w:lang w:bidi="te-IN"/>
              </w:rPr>
            </w:r>
            <w:r w:rsidR="00FB0001" w:rsidRPr="002D095C">
              <w:rPr>
                <w:rFonts w:eastAsia="Calibri"/>
                <w:color w:val="0000FF"/>
                <w:szCs w:val="22"/>
                <w:u w:val="single"/>
                <w:lang w:bidi="te-IN"/>
              </w:rPr>
              <w:fldChar w:fldCharType="separate"/>
            </w:r>
            <w:r w:rsidR="008C59D9" w:rsidRPr="002D095C">
              <w:rPr>
                <w:rFonts w:eastAsia="Calibri"/>
                <w:color w:val="0000FF"/>
                <w:szCs w:val="22"/>
                <w:u w:val="single"/>
                <w:lang w:bidi="te-IN"/>
              </w:rPr>
              <w:t>4.4.</w:t>
            </w:r>
            <w:r w:rsidR="00FB0001" w:rsidRPr="002D095C">
              <w:rPr>
                <w:rFonts w:eastAsia="Calibri"/>
                <w:color w:val="0000FF"/>
                <w:szCs w:val="22"/>
                <w:u w:val="single"/>
                <w:lang w:bidi="te-IN"/>
              </w:rPr>
              <w:t>4</w:t>
            </w:r>
            <w:r w:rsidR="00FB0001" w:rsidRPr="002D095C">
              <w:rPr>
                <w:rFonts w:eastAsia="Calibri"/>
                <w:color w:val="0000FF"/>
                <w:szCs w:val="22"/>
                <w:u w:val="single"/>
                <w:lang w:bidi="te-IN"/>
              </w:rPr>
              <w:fldChar w:fldCharType="end"/>
            </w:r>
            <w:r w:rsidR="000103C3" w:rsidRPr="002D095C">
              <w:rPr>
                <w:rFonts w:eastAsia="Calibri"/>
                <w:iCs/>
                <w:color w:val="0000FF"/>
                <w:szCs w:val="22"/>
                <w:u w:val="single"/>
                <w:lang w:bidi="te-IN"/>
              </w:rPr>
              <w:t>.</w:t>
            </w:r>
            <w:r w:rsidR="007E3153" w:rsidRPr="00AD3973">
              <w:t xml:space="preserve"> </w:t>
            </w:r>
          </w:p>
          <w:p w14:paraId="26204F71" w14:textId="77777777" w:rsidR="00882F48" w:rsidRPr="00AD3973" w:rsidRDefault="00882F48"/>
          <w:p w14:paraId="07438AD5" w14:textId="275C011A" w:rsidR="00882F48" w:rsidRPr="00AD3973" w:rsidRDefault="00882F48" w:rsidP="00882F48">
            <w:pPr>
              <w:rPr>
                <w:u w:val="single"/>
              </w:rPr>
            </w:pPr>
            <w:r w:rsidRPr="00AD3973">
              <w:rPr>
                <w:u w:val="single"/>
              </w:rPr>
              <w:t>Processing MDG</w:t>
            </w:r>
            <w:r w:rsidR="00041F7D" w:rsidRPr="00AD3973">
              <w:rPr>
                <w:u w:val="single"/>
              </w:rPr>
              <w:t xml:space="preserve"> </w:t>
            </w:r>
            <w:r w:rsidRPr="00AD3973">
              <w:rPr>
                <w:u w:val="single"/>
              </w:rPr>
              <w:t>request</w:t>
            </w:r>
            <w:r w:rsidR="0001495C" w:rsidRPr="00AD3973">
              <w:rPr>
                <w:u w:val="single"/>
              </w:rPr>
              <w:t>:</w:t>
            </w:r>
          </w:p>
          <w:p w14:paraId="4531B0AC" w14:textId="0A334C86" w:rsidR="00882F48" w:rsidRPr="00AD3973" w:rsidRDefault="0001495C" w:rsidP="00882F48">
            <w:r w:rsidRPr="00AD3973">
              <w:t>W</w:t>
            </w:r>
            <w:r w:rsidR="00882F48" w:rsidRPr="00AD3973">
              <w:t xml:space="preserve">ill be the same as in Creation process, see chapter </w:t>
            </w:r>
            <w:r w:rsidR="00FB0001" w:rsidRPr="002D095C">
              <w:rPr>
                <w:rFonts w:eastAsia="Calibri"/>
                <w:color w:val="0000FF"/>
                <w:szCs w:val="22"/>
                <w:u w:val="single"/>
                <w:lang w:bidi="te-IN"/>
              </w:rPr>
              <w:fldChar w:fldCharType="begin"/>
            </w:r>
            <w:r w:rsidR="00FB0001" w:rsidRPr="002D095C">
              <w:rPr>
                <w:rFonts w:eastAsia="Calibri"/>
                <w:color w:val="0000FF"/>
                <w:szCs w:val="22"/>
                <w:u w:val="single"/>
                <w:lang w:bidi="te-IN"/>
              </w:rPr>
              <w:instrText xml:space="preserve"> REF _Ref225505896 \r \h </w:instrText>
            </w:r>
            <w:r w:rsidR="00D25D48" w:rsidRPr="002D095C">
              <w:rPr>
                <w:rFonts w:eastAsia="Calibri"/>
                <w:color w:val="0000FF"/>
                <w:szCs w:val="22"/>
                <w:u w:val="single"/>
                <w:lang w:bidi="te-IN"/>
              </w:rPr>
              <w:instrText xml:space="preserve"> \* MERGEFORMA</w:instrText>
            </w:r>
            <w:r w:rsidR="00D25D48" w:rsidRPr="002D095C">
              <w:rPr>
                <w:rFonts w:eastAsia="Calibri"/>
                <w:iCs/>
                <w:color w:val="0000FF"/>
                <w:szCs w:val="22"/>
                <w:u w:val="single"/>
                <w:lang w:bidi="te-IN"/>
              </w:rPr>
              <w:instrText xml:space="preserve">T </w:instrText>
            </w:r>
            <w:r w:rsidR="00FB0001" w:rsidRPr="002D095C">
              <w:rPr>
                <w:rFonts w:eastAsia="Calibri"/>
                <w:color w:val="0000FF"/>
                <w:szCs w:val="22"/>
                <w:u w:val="single"/>
                <w:lang w:bidi="te-IN"/>
              </w:rPr>
            </w:r>
            <w:r w:rsidR="00FB0001" w:rsidRPr="002D095C">
              <w:rPr>
                <w:rFonts w:eastAsia="Calibri"/>
                <w:color w:val="0000FF"/>
                <w:szCs w:val="22"/>
                <w:u w:val="single"/>
                <w:lang w:bidi="te-IN"/>
              </w:rPr>
              <w:fldChar w:fldCharType="separate"/>
            </w:r>
            <w:r w:rsidR="008C59D9" w:rsidRPr="002D095C">
              <w:rPr>
                <w:rFonts w:eastAsia="Calibri"/>
                <w:color w:val="0000FF"/>
                <w:szCs w:val="22"/>
                <w:u w:val="single"/>
                <w:lang w:bidi="te-IN"/>
              </w:rPr>
              <w:t>4.3.</w:t>
            </w:r>
            <w:r w:rsidR="00FB0001" w:rsidRPr="002D095C">
              <w:rPr>
                <w:rFonts w:eastAsia="Calibri"/>
                <w:color w:val="0000FF"/>
                <w:szCs w:val="22"/>
                <w:u w:val="single"/>
                <w:lang w:bidi="te-IN"/>
              </w:rPr>
              <w:t>1</w:t>
            </w:r>
            <w:r w:rsidR="00FB0001" w:rsidRPr="002D095C">
              <w:rPr>
                <w:rFonts w:eastAsia="Calibri"/>
                <w:color w:val="0000FF"/>
                <w:szCs w:val="22"/>
                <w:u w:val="single"/>
                <w:lang w:bidi="te-IN"/>
              </w:rPr>
              <w:fldChar w:fldCharType="end"/>
            </w:r>
            <w:r w:rsidR="00882F48" w:rsidRPr="002D095C">
              <w:rPr>
                <w:rFonts w:eastAsia="Calibri"/>
                <w:iCs/>
                <w:color w:val="0000FF"/>
                <w:szCs w:val="22"/>
                <w:u w:val="single"/>
                <w:lang w:bidi="te-IN"/>
              </w:rPr>
              <w:t>.</w:t>
            </w:r>
          </w:p>
          <w:p w14:paraId="3FB686D4" w14:textId="77777777" w:rsidR="00387BF5" w:rsidRPr="00AD3973" w:rsidRDefault="00387BF5"/>
          <w:p w14:paraId="6E2C31DC" w14:textId="628AF4AF" w:rsidR="007B3E59" w:rsidRPr="00AD3973" w:rsidRDefault="007B3E59"/>
        </w:tc>
      </w:tr>
    </w:tbl>
    <w:p w14:paraId="6DD59866" w14:textId="77777777" w:rsidR="0033518D" w:rsidRPr="0033518D" w:rsidRDefault="0033518D" w:rsidP="00CA0534"/>
    <w:p w14:paraId="1E494E56" w14:textId="6BF3469A" w:rsidR="00E07054" w:rsidRPr="00D44C60" w:rsidRDefault="009A0716" w:rsidP="00E07054">
      <w:pPr>
        <w:pStyle w:val="Nadpis3"/>
        <w:rPr>
          <w:lang w:val="en-GB"/>
        </w:rPr>
      </w:pPr>
      <w:r>
        <w:rPr>
          <w:lang w:val="en-GB"/>
        </w:rPr>
        <w:t xml:space="preserve"> </w:t>
      </w:r>
      <w:bookmarkStart w:id="85" w:name="_Ref227677637"/>
      <w:bookmarkStart w:id="86" w:name="_Toc229586680"/>
      <w:r w:rsidR="00E07054" w:rsidRPr="00D44C60">
        <w:rPr>
          <w:lang w:val="en-GB"/>
        </w:rPr>
        <w:t xml:space="preserve">Change of BP </w:t>
      </w:r>
      <w:r w:rsidR="00A04CC5">
        <w:rPr>
          <w:lang w:val="en-GB"/>
        </w:rPr>
        <w:t>from BE</w:t>
      </w:r>
      <w:bookmarkEnd w:id="85"/>
      <w:bookmarkEnd w:id="86"/>
    </w:p>
    <w:p w14:paraId="0819402D" w14:textId="03910D03" w:rsidR="00CF0C60" w:rsidRPr="00B425D9" w:rsidRDefault="00A04CC5" w:rsidP="00CF0C60">
      <w:r>
        <w:t>The following scheme illustrates the process of changing BE BP</w:t>
      </w:r>
      <w:r w:rsidR="00CF0C60">
        <w:t xml:space="preserve">, </w:t>
      </w:r>
      <w:r w:rsidR="001155EE" w:rsidRPr="00CA0534">
        <w:t>wh</w:t>
      </w:r>
      <w:r w:rsidR="00C838C7">
        <w:t>ich</w:t>
      </w:r>
      <w:r w:rsidR="001155EE" w:rsidRPr="00CA0534">
        <w:t xml:space="preserve"> does not exist </w:t>
      </w:r>
      <w:r w:rsidR="008C1CE1" w:rsidRPr="00CA0534">
        <w:t>in</w:t>
      </w:r>
      <w:r w:rsidR="001155EE" w:rsidRPr="00CA0534">
        <w:t xml:space="preserve"> another country.</w:t>
      </w:r>
    </w:p>
    <w:p w14:paraId="4BBFAC6E" w14:textId="77777777" w:rsidR="00CF0C60" w:rsidRPr="00EC1D2B" w:rsidRDefault="00CF0C60" w:rsidP="00CF0C60"/>
    <w:p w14:paraId="7B95FA13" w14:textId="77777777" w:rsidR="00BF35AF" w:rsidRDefault="0042788F" w:rsidP="00A04CC5">
      <w:pPr>
        <w:keepNext/>
        <w:rPr>
          <w:noProof/>
        </w:rPr>
      </w:pPr>
      <w:r w:rsidRPr="0042788F">
        <w:rPr>
          <w:noProof/>
        </w:rPr>
        <w:t xml:space="preserve"> </w:t>
      </w:r>
    </w:p>
    <w:p w14:paraId="0812DB09" w14:textId="0E283B7E" w:rsidR="00A04CC5" w:rsidRDefault="00BF35AF" w:rsidP="00A04CC5">
      <w:pPr>
        <w:keepNext/>
      </w:pPr>
      <w:r>
        <w:rPr>
          <w:noProof/>
        </w:rPr>
        <w:drawing>
          <wp:inline distT="0" distB="0" distL="0" distR="0" wp14:anchorId="26FAD8E8" wp14:editId="4D6A9050">
            <wp:extent cx="4572635" cy="2923075"/>
            <wp:effectExtent l="0" t="0" r="0" b="0"/>
            <wp:docPr id="58941113"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02393" cy="2942098"/>
                    </a:xfrm>
                    <a:prstGeom prst="rect">
                      <a:avLst/>
                    </a:prstGeom>
                    <a:noFill/>
                  </pic:spPr>
                </pic:pic>
              </a:graphicData>
            </a:graphic>
          </wp:inline>
        </w:drawing>
      </w:r>
    </w:p>
    <w:p w14:paraId="5669A1D0" w14:textId="3A285386" w:rsidR="00A04CC5" w:rsidRPr="00C21334" w:rsidRDefault="00A04CC5" w:rsidP="00A04CC5">
      <w:pPr>
        <w:pStyle w:val="Titulek"/>
        <w:jc w:val="both"/>
      </w:pPr>
      <w:r>
        <w:t xml:space="preserve">Figure </w:t>
      </w:r>
      <w:r>
        <w:fldChar w:fldCharType="begin"/>
      </w:r>
      <w:r>
        <w:instrText xml:space="preserve"> SEQ Figure \* ARABIC </w:instrText>
      </w:r>
      <w:r>
        <w:fldChar w:fldCharType="separate"/>
      </w:r>
      <w:r w:rsidR="00850D8E">
        <w:rPr>
          <w:noProof/>
        </w:rPr>
        <w:t>11</w:t>
      </w:r>
      <w:r>
        <w:fldChar w:fldCharType="end"/>
      </w:r>
      <w:r>
        <w:t xml:space="preserve">: Change of </w:t>
      </w:r>
      <w:r w:rsidRPr="005452C3">
        <w:t xml:space="preserve">BE </w:t>
      </w:r>
      <w:r>
        <w:t>BP</w:t>
      </w:r>
    </w:p>
    <w:p w14:paraId="2D719596" w14:textId="77777777" w:rsidR="00A04CC5" w:rsidRPr="004475F0" w:rsidRDefault="00A04CC5" w:rsidP="00A04CC5"/>
    <w:tbl>
      <w:tblPr>
        <w:tblStyle w:val="Mkatabulky"/>
        <w:tblW w:w="9781" w:type="dxa"/>
        <w:tblInd w:w="108" w:type="dxa"/>
        <w:tblLook w:val="01E0" w:firstRow="1" w:lastRow="1" w:firstColumn="1" w:lastColumn="1" w:noHBand="0" w:noVBand="0"/>
      </w:tblPr>
      <w:tblGrid>
        <w:gridCol w:w="3261"/>
        <w:gridCol w:w="6520"/>
      </w:tblGrid>
      <w:tr w:rsidR="00A04CC5" w:rsidRPr="003411C5" w14:paraId="2EB1741F" w14:textId="77777777">
        <w:trPr>
          <w:tblHeader/>
        </w:trPr>
        <w:tc>
          <w:tcPr>
            <w:tcW w:w="3261" w:type="dxa"/>
            <w:tcBorders>
              <w:top w:val="single" w:sz="4" w:space="0" w:color="auto"/>
              <w:left w:val="single" w:sz="4" w:space="0" w:color="auto"/>
              <w:bottom w:val="single" w:sz="4" w:space="0" w:color="auto"/>
              <w:right w:val="single" w:sz="4" w:space="0" w:color="auto"/>
            </w:tcBorders>
            <w:hideMark/>
          </w:tcPr>
          <w:p w14:paraId="798459FB" w14:textId="77777777" w:rsidR="00A04CC5" w:rsidRPr="00EF52C5" w:rsidRDefault="00A04CC5">
            <w:pPr>
              <w:rPr>
                <w:b/>
              </w:rPr>
            </w:pPr>
            <w:r w:rsidRPr="00EF52C5">
              <w:rPr>
                <w:b/>
              </w:rPr>
              <w:lastRenderedPageBreak/>
              <w:t>Steps in process</w:t>
            </w:r>
          </w:p>
        </w:tc>
        <w:tc>
          <w:tcPr>
            <w:tcW w:w="6520" w:type="dxa"/>
            <w:tcBorders>
              <w:top w:val="single" w:sz="4" w:space="0" w:color="auto"/>
              <w:left w:val="single" w:sz="4" w:space="0" w:color="auto"/>
              <w:bottom w:val="single" w:sz="4" w:space="0" w:color="auto"/>
              <w:right w:val="single" w:sz="4" w:space="0" w:color="auto"/>
            </w:tcBorders>
            <w:hideMark/>
          </w:tcPr>
          <w:p w14:paraId="657CDEC1" w14:textId="77777777" w:rsidR="00A04CC5" w:rsidRPr="00EF52C5" w:rsidRDefault="00A04CC5">
            <w:pPr>
              <w:rPr>
                <w:b/>
              </w:rPr>
            </w:pPr>
            <w:r w:rsidRPr="00EF52C5">
              <w:rPr>
                <w:b/>
              </w:rPr>
              <w:t>Description of steps</w:t>
            </w:r>
          </w:p>
          <w:p w14:paraId="027A7399" w14:textId="77777777" w:rsidR="00A04CC5" w:rsidRPr="00EF52C5" w:rsidRDefault="00A04CC5">
            <w:pPr>
              <w:rPr>
                <w:b/>
              </w:rPr>
            </w:pPr>
          </w:p>
        </w:tc>
      </w:tr>
      <w:tr w:rsidR="00A04CC5" w:rsidRPr="003411C5" w14:paraId="3E6C8103" w14:textId="77777777">
        <w:tc>
          <w:tcPr>
            <w:tcW w:w="3261" w:type="dxa"/>
            <w:tcBorders>
              <w:top w:val="single" w:sz="4" w:space="0" w:color="auto"/>
              <w:left w:val="single" w:sz="4" w:space="0" w:color="auto"/>
              <w:bottom w:val="single" w:sz="4" w:space="0" w:color="auto"/>
              <w:right w:val="single" w:sz="4" w:space="0" w:color="auto"/>
            </w:tcBorders>
          </w:tcPr>
          <w:p w14:paraId="68C0A44D" w14:textId="77777777" w:rsidR="00A04CC5" w:rsidRPr="003411C5" w:rsidRDefault="00A04CC5">
            <w:pPr>
              <w:rPr>
                <w:b/>
                <w:bCs/>
              </w:rPr>
            </w:pPr>
            <w:r w:rsidRPr="003411C5">
              <w:rPr>
                <w:b/>
                <w:bCs/>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416C030D" w14:textId="77777777" w:rsidR="00A04CC5" w:rsidRPr="003411C5" w:rsidRDefault="00A04CC5">
            <w:pPr>
              <w:jc w:val="left"/>
              <w:rPr>
                <w:rFonts w:eastAsia="Calibri"/>
                <w:szCs w:val="22"/>
                <w:u w:val="single"/>
              </w:rPr>
            </w:pPr>
            <w:r w:rsidRPr="003411C5">
              <w:rPr>
                <w:u w:val="single"/>
              </w:rPr>
              <w:t>Process users:</w:t>
            </w:r>
          </w:p>
          <w:p w14:paraId="67BDE4D5" w14:textId="77777777" w:rsidR="00A04CC5" w:rsidRPr="003411C5" w:rsidRDefault="00A04CC5">
            <w:pPr>
              <w:pStyle w:val="Odstavecseseznamem"/>
              <w:numPr>
                <w:ilvl w:val="0"/>
                <w:numId w:val="36"/>
              </w:numPr>
            </w:pPr>
            <w:r w:rsidRPr="003411C5">
              <w:t>User from BE (for manual check in MDG)</w:t>
            </w:r>
          </w:p>
          <w:p w14:paraId="7B00BAC8" w14:textId="77777777" w:rsidR="00A04CC5" w:rsidRPr="003411C5" w:rsidRDefault="00A04CC5">
            <w:pPr>
              <w:pStyle w:val="Odstavecseseznamem"/>
              <w:numPr>
                <w:ilvl w:val="0"/>
                <w:numId w:val="24"/>
              </w:numPr>
            </w:pPr>
            <w:r w:rsidRPr="003411C5">
              <w:t>Technical user from SAP BE</w:t>
            </w:r>
          </w:p>
          <w:p w14:paraId="21085423" w14:textId="77777777" w:rsidR="00A04CC5" w:rsidRDefault="00A04CC5">
            <w:pPr>
              <w:pStyle w:val="Odstavecseseznamem"/>
              <w:numPr>
                <w:ilvl w:val="0"/>
                <w:numId w:val="24"/>
              </w:numPr>
            </w:pPr>
            <w:r w:rsidRPr="003411C5">
              <w:t>MDG central administrator</w:t>
            </w:r>
          </w:p>
          <w:p w14:paraId="660A9113" w14:textId="129A2C4C" w:rsidR="00903343" w:rsidRPr="003411C5" w:rsidRDefault="00903343" w:rsidP="00CA0534">
            <w:pPr>
              <w:pStyle w:val="Odstavecseseznamem"/>
            </w:pPr>
          </w:p>
        </w:tc>
      </w:tr>
      <w:tr w:rsidR="00882F48" w:rsidRPr="003411C5" w14:paraId="6755E4C7" w14:textId="77777777">
        <w:tc>
          <w:tcPr>
            <w:tcW w:w="3261" w:type="dxa"/>
            <w:tcBorders>
              <w:top w:val="single" w:sz="4" w:space="0" w:color="auto"/>
              <w:left w:val="single" w:sz="4" w:space="0" w:color="auto"/>
              <w:bottom w:val="single" w:sz="4" w:space="0" w:color="auto"/>
              <w:right w:val="single" w:sz="4" w:space="0" w:color="auto"/>
            </w:tcBorders>
          </w:tcPr>
          <w:p w14:paraId="611FFA1E" w14:textId="29D6C6C5" w:rsidR="00882F48" w:rsidRPr="003411C5" w:rsidRDefault="00882F48" w:rsidP="00882F48">
            <w:pPr>
              <w:rPr>
                <w:b/>
                <w:bCs/>
              </w:rPr>
            </w:pPr>
            <w:r w:rsidRPr="00085E54">
              <w:rPr>
                <w:b/>
                <w:bCs/>
              </w:rPr>
              <w:t>Initial process outside MDG</w:t>
            </w:r>
          </w:p>
        </w:tc>
        <w:tc>
          <w:tcPr>
            <w:tcW w:w="6520" w:type="dxa"/>
            <w:tcBorders>
              <w:top w:val="single" w:sz="4" w:space="0" w:color="auto"/>
              <w:left w:val="single" w:sz="4" w:space="0" w:color="auto"/>
              <w:bottom w:val="single" w:sz="4" w:space="0" w:color="auto"/>
              <w:right w:val="single" w:sz="4" w:space="0" w:color="auto"/>
            </w:tcBorders>
          </w:tcPr>
          <w:p w14:paraId="2947DCAF" w14:textId="33A5B8C3" w:rsidR="00882F48" w:rsidRDefault="00882F48" w:rsidP="00882F48">
            <w:pPr>
              <w:jc w:val="left"/>
            </w:pPr>
            <w:r w:rsidRPr="003411C5">
              <w:t>Process outside of MDG system will remain the same</w:t>
            </w:r>
            <w:r w:rsidR="00041F7D">
              <w:t>.</w:t>
            </w:r>
          </w:p>
          <w:p w14:paraId="22CB2BA4" w14:textId="598ADDFF" w:rsidR="00882F48" w:rsidRPr="003411C5" w:rsidRDefault="00882F48" w:rsidP="00882F48">
            <w:pPr>
              <w:jc w:val="left"/>
            </w:pPr>
          </w:p>
        </w:tc>
      </w:tr>
      <w:tr w:rsidR="00A04CC5" w:rsidRPr="003411C5" w14:paraId="20A7ECC2" w14:textId="77777777">
        <w:tc>
          <w:tcPr>
            <w:tcW w:w="3261" w:type="dxa"/>
            <w:tcBorders>
              <w:top w:val="single" w:sz="4" w:space="0" w:color="auto"/>
              <w:left w:val="single" w:sz="4" w:space="0" w:color="auto"/>
              <w:bottom w:val="single" w:sz="4" w:space="0" w:color="auto"/>
              <w:right w:val="single" w:sz="4" w:space="0" w:color="auto"/>
            </w:tcBorders>
          </w:tcPr>
          <w:p w14:paraId="639E1446" w14:textId="41B9FE0C" w:rsidR="00A04CC5" w:rsidRPr="003411C5" w:rsidRDefault="00A04CC5">
            <w:pPr>
              <w:rPr>
                <w:b/>
                <w:bCs/>
              </w:rPr>
            </w:pPr>
            <w:r w:rsidRPr="003411C5">
              <w:rPr>
                <w:b/>
                <w:bCs/>
              </w:rPr>
              <w:t xml:space="preserve">MDG </w:t>
            </w:r>
            <w:r w:rsidR="00185400" w:rsidRPr="003411C5">
              <w:rPr>
                <w:b/>
                <w:bCs/>
              </w:rPr>
              <w:t>process</w:t>
            </w:r>
          </w:p>
        </w:tc>
        <w:tc>
          <w:tcPr>
            <w:tcW w:w="6520" w:type="dxa"/>
            <w:tcBorders>
              <w:top w:val="single" w:sz="4" w:space="0" w:color="auto"/>
              <w:left w:val="single" w:sz="4" w:space="0" w:color="auto"/>
              <w:bottom w:val="single" w:sz="4" w:space="0" w:color="auto"/>
              <w:right w:val="single" w:sz="4" w:space="0" w:color="auto"/>
            </w:tcBorders>
          </w:tcPr>
          <w:p w14:paraId="570972A6" w14:textId="7E3748A8" w:rsidR="00A04CC5" w:rsidRPr="00CA0534" w:rsidRDefault="00A04CC5">
            <w:pPr>
              <w:jc w:val="left"/>
              <w:rPr>
                <w:u w:val="single"/>
              </w:rPr>
            </w:pPr>
            <w:r w:rsidRPr="00CA0534">
              <w:rPr>
                <w:u w:val="single"/>
              </w:rPr>
              <w:t>Creating MDG request:</w:t>
            </w:r>
          </w:p>
          <w:p w14:paraId="6FE60660" w14:textId="04725AAD" w:rsidR="00A04CC5" w:rsidRDefault="00F14771">
            <w:r>
              <w:t xml:space="preserve"> Automatically created request by technical user via</w:t>
            </w:r>
            <w:r w:rsidR="00882F48" w:rsidRPr="003411C5">
              <w:t xml:space="preserve"> integration.</w:t>
            </w:r>
          </w:p>
          <w:p w14:paraId="2F3EBE18" w14:textId="77777777" w:rsidR="00D77913" w:rsidRDefault="00D77913" w:rsidP="00F14771"/>
          <w:p w14:paraId="09E4A9DF" w14:textId="433168B8" w:rsidR="0002213C" w:rsidRDefault="0025228B" w:rsidP="007571EC">
            <w:pPr>
              <w:rPr>
                <w:u w:val="single"/>
              </w:rPr>
            </w:pPr>
            <w:r w:rsidRPr="009C41C1">
              <w:rPr>
                <w:u w:val="single"/>
              </w:rPr>
              <w:t>Processing MDG request</w:t>
            </w:r>
            <w:r w:rsidR="0002213C">
              <w:rPr>
                <w:u w:val="single"/>
              </w:rPr>
              <w:t>:</w:t>
            </w:r>
          </w:p>
          <w:p w14:paraId="07C99757" w14:textId="67679736" w:rsidR="00D77913" w:rsidRPr="00CA0534" w:rsidRDefault="0001495C">
            <w:pPr>
              <w:rPr>
                <w:rStyle w:val="Zdraznnintenzivn"/>
                <w:i w:val="0"/>
                <w:u w:val="single"/>
              </w:rPr>
            </w:pPr>
            <w:r>
              <w:t>W</w:t>
            </w:r>
            <w:r w:rsidR="0025228B" w:rsidRPr="00CA0534">
              <w:t xml:space="preserve">ill be the same as in chapter </w:t>
            </w:r>
            <w:r w:rsidR="005326D0" w:rsidRPr="002D095C">
              <w:rPr>
                <w:rFonts w:eastAsia="Calibri"/>
                <w:color w:val="0000FF"/>
                <w:szCs w:val="22"/>
                <w:u w:val="single"/>
                <w:lang w:bidi="te-IN"/>
              </w:rPr>
              <w:fldChar w:fldCharType="begin"/>
            </w:r>
            <w:r w:rsidR="005326D0" w:rsidRPr="002D095C">
              <w:rPr>
                <w:rFonts w:eastAsia="Calibri"/>
                <w:color w:val="0000FF"/>
                <w:szCs w:val="22"/>
                <w:u w:val="single"/>
                <w:lang w:bidi="te-IN"/>
              </w:rPr>
              <w:instrText xml:space="preserve"> REF _Ref225505913 \r \h </w:instrText>
            </w:r>
            <w:r w:rsidR="00D25D48" w:rsidRPr="002D095C">
              <w:rPr>
                <w:rFonts w:eastAsia="Calibri"/>
                <w:color w:val="0000FF"/>
                <w:szCs w:val="22"/>
                <w:u w:val="single"/>
                <w:lang w:bidi="te-IN"/>
              </w:rPr>
              <w:instrText xml:space="preserve"> \* MERGEFORMA</w:instrText>
            </w:r>
            <w:r w:rsidR="00D25D48" w:rsidRPr="002D095C">
              <w:rPr>
                <w:rFonts w:eastAsia="Calibri"/>
                <w:iCs/>
                <w:color w:val="0000FF"/>
                <w:szCs w:val="22"/>
                <w:u w:val="single"/>
                <w:lang w:bidi="te-IN"/>
              </w:rPr>
              <w:instrText xml:space="preserve">T </w:instrText>
            </w:r>
            <w:r w:rsidR="005326D0" w:rsidRPr="002D095C">
              <w:rPr>
                <w:rFonts w:eastAsia="Calibri"/>
                <w:color w:val="0000FF"/>
                <w:szCs w:val="22"/>
                <w:u w:val="single"/>
                <w:lang w:bidi="te-IN"/>
              </w:rPr>
            </w:r>
            <w:r w:rsidR="005326D0" w:rsidRPr="002D095C">
              <w:rPr>
                <w:rFonts w:eastAsia="Calibri"/>
                <w:color w:val="0000FF"/>
                <w:szCs w:val="22"/>
                <w:u w:val="single"/>
                <w:lang w:bidi="te-IN"/>
              </w:rPr>
              <w:fldChar w:fldCharType="separate"/>
            </w:r>
            <w:r w:rsidR="00EE5EBC" w:rsidRPr="002D095C">
              <w:rPr>
                <w:rFonts w:eastAsia="Calibri"/>
                <w:color w:val="0000FF"/>
                <w:szCs w:val="22"/>
                <w:u w:val="single"/>
                <w:lang w:bidi="te-IN"/>
              </w:rPr>
              <w:t>4.3.</w:t>
            </w:r>
            <w:r w:rsidR="005326D0" w:rsidRPr="002D095C">
              <w:rPr>
                <w:rFonts w:eastAsia="Calibri"/>
                <w:color w:val="0000FF"/>
                <w:szCs w:val="22"/>
                <w:u w:val="single"/>
                <w:lang w:bidi="te-IN"/>
              </w:rPr>
              <w:t>2</w:t>
            </w:r>
            <w:r w:rsidR="005326D0" w:rsidRPr="002D095C">
              <w:rPr>
                <w:rFonts w:eastAsia="Calibri"/>
                <w:color w:val="0000FF"/>
                <w:szCs w:val="22"/>
                <w:u w:val="single"/>
                <w:lang w:bidi="te-IN"/>
              </w:rPr>
              <w:fldChar w:fldCharType="end"/>
            </w:r>
          </w:p>
          <w:p w14:paraId="7A7FA0B5" w14:textId="1D1AA6F8" w:rsidR="00822322" w:rsidRPr="003411C5" w:rsidRDefault="00822322" w:rsidP="00CA0534">
            <w:r w:rsidRPr="00822322">
              <w:t xml:space="preserve">Notification about process errors will be sent to shared mail: </w:t>
            </w:r>
            <w:hyperlink r:id="rId22" w:history="1">
              <w:r w:rsidR="00116179" w:rsidRPr="00E9023A">
                <w:rPr>
                  <w:rStyle w:val="Hypertextovodkaz"/>
                </w:rPr>
                <w:t>stamdatabeheer@kbc.be</w:t>
              </w:r>
            </w:hyperlink>
            <w:r w:rsidR="00116179">
              <w:t xml:space="preserve"> and </w:t>
            </w:r>
            <w:r w:rsidR="00116179" w:rsidRPr="00116179">
              <w:t>to the API GW.</w:t>
            </w:r>
          </w:p>
          <w:p w14:paraId="7DD6487D" w14:textId="77777777" w:rsidR="00A04CC5" w:rsidRPr="003411C5" w:rsidRDefault="00A04CC5"/>
        </w:tc>
      </w:tr>
      <w:tr w:rsidR="00A04CC5" w:rsidRPr="003411C5" w14:paraId="3A11E6A9" w14:textId="77777777">
        <w:trPr>
          <w:trHeight w:val="20"/>
        </w:trPr>
        <w:tc>
          <w:tcPr>
            <w:tcW w:w="3261" w:type="dxa"/>
            <w:tcBorders>
              <w:top w:val="single" w:sz="4" w:space="0" w:color="auto"/>
              <w:left w:val="single" w:sz="4" w:space="0" w:color="auto"/>
              <w:bottom w:val="single" w:sz="4" w:space="0" w:color="auto"/>
              <w:right w:val="single" w:sz="4" w:space="0" w:color="auto"/>
            </w:tcBorders>
          </w:tcPr>
          <w:p w14:paraId="5FC9F39C" w14:textId="77777777" w:rsidR="00A04CC5" w:rsidRPr="003411C5" w:rsidRDefault="00A04CC5">
            <w:pPr>
              <w:rPr>
                <w:b/>
                <w:bCs/>
              </w:rPr>
            </w:pPr>
            <w:r w:rsidRPr="003411C5">
              <w:rPr>
                <w:b/>
                <w:bCs/>
              </w:rPr>
              <w:t>Replication</w:t>
            </w:r>
          </w:p>
        </w:tc>
        <w:tc>
          <w:tcPr>
            <w:tcW w:w="6520" w:type="dxa"/>
            <w:tcBorders>
              <w:top w:val="single" w:sz="4" w:space="0" w:color="auto"/>
              <w:left w:val="single" w:sz="4" w:space="0" w:color="auto"/>
              <w:bottom w:val="single" w:sz="4" w:space="0" w:color="auto"/>
              <w:right w:val="single" w:sz="4" w:space="0" w:color="auto"/>
            </w:tcBorders>
          </w:tcPr>
          <w:p w14:paraId="643FC30F" w14:textId="10AD1CDC" w:rsidR="0002213C" w:rsidRPr="003411C5" w:rsidRDefault="0002213C" w:rsidP="0002213C">
            <w:pPr>
              <w:jc w:val="left"/>
              <w:rPr>
                <w:u w:val="single"/>
              </w:rPr>
            </w:pPr>
            <w:r w:rsidRPr="003411C5">
              <w:rPr>
                <w:u w:val="single"/>
              </w:rPr>
              <w:t>C</w:t>
            </w:r>
            <w:r>
              <w:rPr>
                <w:u w:val="single"/>
              </w:rPr>
              <w:t>hanged</w:t>
            </w:r>
            <w:r w:rsidRPr="003411C5">
              <w:rPr>
                <w:u w:val="single"/>
              </w:rPr>
              <w:t xml:space="preserve"> </w:t>
            </w:r>
            <w:r>
              <w:rPr>
                <w:u w:val="single"/>
              </w:rPr>
              <w:t>GID record</w:t>
            </w:r>
            <w:r w:rsidRPr="003411C5">
              <w:rPr>
                <w:u w:val="single"/>
              </w:rPr>
              <w:t xml:space="preserve"> will be replicated </w:t>
            </w:r>
            <w:r>
              <w:rPr>
                <w:u w:val="single"/>
              </w:rPr>
              <w:t>from MDG</w:t>
            </w:r>
            <w:r w:rsidRPr="003411C5">
              <w:rPr>
                <w:u w:val="single"/>
              </w:rPr>
              <w:t xml:space="preserve"> to:</w:t>
            </w:r>
          </w:p>
          <w:p w14:paraId="471FE9E4" w14:textId="77777777" w:rsidR="00A04CC5" w:rsidRPr="003411C5" w:rsidRDefault="00A04CC5" w:rsidP="004F7A15">
            <w:pPr>
              <w:pStyle w:val="Odstavecseseznamem"/>
              <w:numPr>
                <w:ilvl w:val="0"/>
                <w:numId w:val="32"/>
              </w:numPr>
            </w:pPr>
            <w:r w:rsidRPr="003411C5">
              <w:t>CLM - will be integrated with MDG</w:t>
            </w:r>
          </w:p>
          <w:p w14:paraId="31FDFC41" w14:textId="77777777" w:rsidR="00925F33" w:rsidRPr="00FB5D75" w:rsidRDefault="00A04CC5" w:rsidP="00925F33">
            <w:pPr>
              <w:pStyle w:val="Odstavecseseznamem"/>
              <w:numPr>
                <w:ilvl w:val="0"/>
                <w:numId w:val="32"/>
              </w:numPr>
            </w:pPr>
            <w:r w:rsidRPr="00BD08F6">
              <w:t xml:space="preserve">TPRM - </w:t>
            </w:r>
            <w:r w:rsidR="00925F33" w:rsidRPr="00BD08F6">
              <w:t>will be integrated with MDG</w:t>
            </w:r>
          </w:p>
          <w:p w14:paraId="5C550C27" w14:textId="204EE3BE" w:rsidR="004F7A15" w:rsidRPr="00B31AE9" w:rsidRDefault="004F7A15" w:rsidP="004F7A15">
            <w:pPr>
              <w:pStyle w:val="Odstavecseseznamem"/>
              <w:numPr>
                <w:ilvl w:val="0"/>
                <w:numId w:val="32"/>
              </w:numPr>
            </w:pPr>
            <w:r w:rsidRPr="00B31AE9">
              <w:t>API</w:t>
            </w:r>
            <w:r w:rsidR="004B7F26" w:rsidRPr="00B31AE9">
              <w:t xml:space="preserve"> </w:t>
            </w:r>
            <w:r w:rsidRPr="00B31AE9">
              <w:t>GW – send data from MDG</w:t>
            </w:r>
          </w:p>
          <w:p w14:paraId="7492AD5E" w14:textId="74465D8D" w:rsidR="00A04CC5" w:rsidRPr="005F54FA" w:rsidRDefault="00A04CC5" w:rsidP="00BD08F6">
            <w:pPr>
              <w:rPr>
                <w:i/>
              </w:rPr>
            </w:pPr>
          </w:p>
        </w:tc>
      </w:tr>
    </w:tbl>
    <w:p w14:paraId="7FAC0095" w14:textId="0C2F61D7" w:rsidR="007468C6" w:rsidRPr="00F51AD7" w:rsidRDefault="00C04DD4" w:rsidP="00CA0534">
      <w:r>
        <w:t xml:space="preserve"> </w:t>
      </w:r>
    </w:p>
    <w:p w14:paraId="469CB3C0" w14:textId="1190DD82" w:rsidR="00F23461" w:rsidRPr="00B9298F" w:rsidRDefault="004A60D5" w:rsidP="00F23461">
      <w:pPr>
        <w:pStyle w:val="Nadpis3"/>
        <w:rPr>
          <w:lang w:val="en-GB"/>
        </w:rPr>
      </w:pPr>
      <w:r>
        <w:rPr>
          <w:lang w:val="en-GB"/>
        </w:rPr>
        <w:t xml:space="preserve"> </w:t>
      </w:r>
      <w:bookmarkStart w:id="87" w:name="_Ref225505885"/>
      <w:bookmarkStart w:id="88" w:name="_Toc229586681"/>
      <w:r w:rsidR="00F23461" w:rsidRPr="00B9298F">
        <w:rPr>
          <w:lang w:val="en-GB"/>
        </w:rPr>
        <w:t>Change of BP</w:t>
      </w:r>
      <w:r w:rsidR="009C61BF">
        <w:rPr>
          <w:lang w:val="en-GB"/>
        </w:rPr>
        <w:t>s</w:t>
      </w:r>
      <w:r w:rsidR="00854F4D" w:rsidRPr="00B9298F">
        <w:rPr>
          <w:lang w:val="en-GB"/>
        </w:rPr>
        <w:t xml:space="preserve"> </w:t>
      </w:r>
      <w:r w:rsidR="0062247B" w:rsidRPr="00B9298F">
        <w:rPr>
          <w:lang w:val="en-GB"/>
        </w:rPr>
        <w:t xml:space="preserve">which </w:t>
      </w:r>
      <w:r w:rsidR="0062247B" w:rsidRPr="009C61BF">
        <w:rPr>
          <w:lang w:val="en-GB"/>
        </w:rPr>
        <w:t>are</w:t>
      </w:r>
      <w:r w:rsidR="0062247B" w:rsidRPr="00B9298F">
        <w:rPr>
          <w:lang w:val="en-GB"/>
        </w:rPr>
        <w:t xml:space="preserve"> </w:t>
      </w:r>
      <w:r w:rsidR="00E80452" w:rsidRPr="00B9298F">
        <w:rPr>
          <w:lang w:val="en-GB"/>
        </w:rPr>
        <w:t>shared between</w:t>
      </w:r>
      <w:r w:rsidR="0062247B" w:rsidRPr="00B9298F">
        <w:rPr>
          <w:lang w:val="en-GB"/>
        </w:rPr>
        <w:t xml:space="preserve"> CZ/SK and BE</w:t>
      </w:r>
      <w:bookmarkEnd w:id="87"/>
      <w:bookmarkEnd w:id="88"/>
    </w:p>
    <w:p w14:paraId="613471C5" w14:textId="2E04A0E6" w:rsidR="0055179A" w:rsidRDefault="00C21334" w:rsidP="00721997">
      <w:r>
        <w:t>The following scheme illustrates the process of c</w:t>
      </w:r>
      <w:r w:rsidR="00EC7434">
        <w:t>hang</w:t>
      </w:r>
      <w:r w:rsidR="0013202F">
        <w:t>e</w:t>
      </w:r>
      <w:r>
        <w:t xml:space="preserve"> </w:t>
      </w:r>
      <w:r w:rsidR="00E23B31">
        <w:t>initiated in CZ</w:t>
      </w:r>
      <w:r w:rsidR="007C79CE">
        <w:t xml:space="preserve"> for CZ/SK and BE BP.</w:t>
      </w:r>
    </w:p>
    <w:p w14:paraId="14E0B8C5" w14:textId="77777777" w:rsidR="00DE7DD6" w:rsidRDefault="00DE7DD6" w:rsidP="00721997"/>
    <w:p w14:paraId="799766AD" w14:textId="1235CE18" w:rsidR="00494FD2" w:rsidRDefault="00DF6D88" w:rsidP="00CA0534">
      <w:pPr>
        <w:keepNext/>
      </w:pPr>
      <w:r>
        <w:rPr>
          <w:noProof/>
        </w:rPr>
        <w:drawing>
          <wp:inline distT="0" distB="0" distL="0" distR="0" wp14:anchorId="55F0C324" wp14:editId="32C1BC89">
            <wp:extent cx="5839460" cy="3509141"/>
            <wp:effectExtent l="0" t="0" r="8890" b="0"/>
            <wp:docPr id="1921365494"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1062" cy="3516113"/>
                    </a:xfrm>
                    <a:prstGeom prst="rect">
                      <a:avLst/>
                    </a:prstGeom>
                    <a:noFill/>
                  </pic:spPr>
                </pic:pic>
              </a:graphicData>
            </a:graphic>
          </wp:inline>
        </w:drawing>
      </w:r>
    </w:p>
    <w:p w14:paraId="2C390F97" w14:textId="6B0F3E2A" w:rsidR="00C21334" w:rsidRDefault="00494FD2" w:rsidP="00CA0534">
      <w:pPr>
        <w:pStyle w:val="Titulek"/>
        <w:jc w:val="both"/>
      </w:pPr>
      <w:r>
        <w:t xml:space="preserve">Figure </w:t>
      </w:r>
      <w:r>
        <w:fldChar w:fldCharType="begin"/>
      </w:r>
      <w:r>
        <w:instrText xml:space="preserve"> SEQ Figure \* ARABIC </w:instrText>
      </w:r>
      <w:r>
        <w:fldChar w:fldCharType="separate"/>
      </w:r>
      <w:r w:rsidR="00850D8E">
        <w:rPr>
          <w:noProof/>
        </w:rPr>
        <w:t>12</w:t>
      </w:r>
      <w:r>
        <w:fldChar w:fldCharType="end"/>
      </w:r>
      <w:r>
        <w:t xml:space="preserve">: Change </w:t>
      </w:r>
      <w:r w:rsidR="002F730E">
        <w:t>of</w:t>
      </w:r>
      <w:r>
        <w:t xml:space="preserve"> </w:t>
      </w:r>
      <w:r w:rsidR="00393DD5">
        <w:t xml:space="preserve">BP </w:t>
      </w:r>
      <w:r>
        <w:t xml:space="preserve">for both </w:t>
      </w:r>
      <w:r w:rsidR="00393DD5">
        <w:t xml:space="preserve">countries </w:t>
      </w:r>
      <w:r w:rsidR="002B4DAD">
        <w:t xml:space="preserve">initiated </w:t>
      </w:r>
      <w:r>
        <w:t>from CZ</w:t>
      </w:r>
    </w:p>
    <w:p w14:paraId="18F0AB39" w14:textId="77777777" w:rsidR="00DE7DD6" w:rsidRDefault="00DE7DD6" w:rsidP="00DE7DD6"/>
    <w:p w14:paraId="5BC53EA3" w14:textId="4B8E9649" w:rsidR="007C79CE" w:rsidRDefault="007C79CE" w:rsidP="007C79CE">
      <w:r>
        <w:lastRenderedPageBreak/>
        <w:t>The following scheme illustrates the process of chang</w:t>
      </w:r>
      <w:r w:rsidR="00EE5E99">
        <w:t>e</w:t>
      </w:r>
      <w:r>
        <w:t xml:space="preserve"> initiated in BE for CZ/SK and BE BP.</w:t>
      </w:r>
    </w:p>
    <w:p w14:paraId="3C55A0C2" w14:textId="77777777" w:rsidR="00DE7DD6" w:rsidRDefault="00DE7DD6" w:rsidP="00721997"/>
    <w:p w14:paraId="2B17FC37" w14:textId="1ACB5093" w:rsidR="00494FD2" w:rsidRDefault="00EB7CDD" w:rsidP="00CA0534">
      <w:pPr>
        <w:keepNext/>
      </w:pPr>
      <w:r>
        <w:rPr>
          <w:noProof/>
        </w:rPr>
        <w:drawing>
          <wp:inline distT="0" distB="0" distL="0" distR="0" wp14:anchorId="0E680C9A" wp14:editId="100F371B">
            <wp:extent cx="5796501" cy="3418402"/>
            <wp:effectExtent l="0" t="0" r="0" b="0"/>
            <wp:docPr id="10020240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23228" cy="3434164"/>
                    </a:xfrm>
                    <a:prstGeom prst="rect">
                      <a:avLst/>
                    </a:prstGeom>
                    <a:noFill/>
                  </pic:spPr>
                </pic:pic>
              </a:graphicData>
            </a:graphic>
          </wp:inline>
        </w:drawing>
      </w:r>
    </w:p>
    <w:p w14:paraId="5D442274" w14:textId="0E44A8AB" w:rsidR="0055179A" w:rsidRPr="00C21334" w:rsidRDefault="00494FD2" w:rsidP="00CA0534">
      <w:pPr>
        <w:pStyle w:val="Titulek"/>
        <w:jc w:val="both"/>
      </w:pPr>
      <w:r>
        <w:t xml:space="preserve">Figure </w:t>
      </w:r>
      <w:r>
        <w:fldChar w:fldCharType="begin"/>
      </w:r>
      <w:r>
        <w:instrText xml:space="preserve"> SEQ Figure \* ARABIC </w:instrText>
      </w:r>
      <w:r>
        <w:fldChar w:fldCharType="separate"/>
      </w:r>
      <w:r w:rsidR="00850D8E">
        <w:rPr>
          <w:noProof/>
        </w:rPr>
        <w:t>13</w:t>
      </w:r>
      <w:r>
        <w:fldChar w:fldCharType="end"/>
      </w:r>
      <w:r>
        <w:t xml:space="preserve">: </w:t>
      </w:r>
      <w:r w:rsidR="002B4DAD">
        <w:t xml:space="preserve">Change </w:t>
      </w:r>
      <w:r w:rsidR="002F730E">
        <w:t>of</w:t>
      </w:r>
      <w:r w:rsidR="002B4DAD">
        <w:t xml:space="preserve"> BP for both countries initiated from BE</w:t>
      </w:r>
      <w:r w:rsidR="002B4DAD" w:rsidRPr="003D4703" w:rsidDel="002B4DAD">
        <w:t xml:space="preserve"> </w:t>
      </w:r>
    </w:p>
    <w:p w14:paraId="4D34D6B4" w14:textId="11042655" w:rsidR="00C21334" w:rsidRDefault="00C21334" w:rsidP="00CA0534">
      <w:pPr>
        <w:keepNext/>
      </w:pPr>
    </w:p>
    <w:p w14:paraId="2052624D" w14:textId="77777777" w:rsidR="004475F0" w:rsidRPr="004475F0" w:rsidRDefault="004475F0" w:rsidP="00CA0534"/>
    <w:tbl>
      <w:tblPr>
        <w:tblStyle w:val="Mkatabulky"/>
        <w:tblW w:w="9781" w:type="dxa"/>
        <w:tblInd w:w="108" w:type="dxa"/>
        <w:tblLook w:val="01E0" w:firstRow="1" w:lastRow="1" w:firstColumn="1" w:lastColumn="1" w:noHBand="0" w:noVBand="0"/>
      </w:tblPr>
      <w:tblGrid>
        <w:gridCol w:w="3261"/>
        <w:gridCol w:w="6520"/>
      </w:tblGrid>
      <w:tr w:rsidR="00F23461" w:rsidRPr="003411C5" w14:paraId="158AFD6B" w14:textId="77777777" w:rsidTr="00CA0534">
        <w:trPr>
          <w:tblHeader/>
        </w:trPr>
        <w:tc>
          <w:tcPr>
            <w:tcW w:w="3261" w:type="dxa"/>
            <w:tcBorders>
              <w:top w:val="single" w:sz="4" w:space="0" w:color="auto"/>
              <w:left w:val="single" w:sz="4" w:space="0" w:color="auto"/>
              <w:bottom w:val="single" w:sz="4" w:space="0" w:color="auto"/>
              <w:right w:val="single" w:sz="4" w:space="0" w:color="auto"/>
            </w:tcBorders>
            <w:hideMark/>
          </w:tcPr>
          <w:p w14:paraId="04A89822" w14:textId="77777777" w:rsidR="00F23461" w:rsidRPr="00CA0534" w:rsidRDefault="00F23461">
            <w:pPr>
              <w:rPr>
                <w:b/>
              </w:rPr>
            </w:pPr>
            <w:r w:rsidRPr="00CA0534">
              <w:rPr>
                <w:b/>
              </w:rPr>
              <w:t>Steps in process</w:t>
            </w:r>
          </w:p>
        </w:tc>
        <w:tc>
          <w:tcPr>
            <w:tcW w:w="6520" w:type="dxa"/>
            <w:tcBorders>
              <w:top w:val="single" w:sz="4" w:space="0" w:color="auto"/>
              <w:left w:val="single" w:sz="4" w:space="0" w:color="auto"/>
              <w:bottom w:val="single" w:sz="4" w:space="0" w:color="auto"/>
              <w:right w:val="single" w:sz="4" w:space="0" w:color="auto"/>
            </w:tcBorders>
            <w:hideMark/>
          </w:tcPr>
          <w:p w14:paraId="1BCFFF89" w14:textId="179C6774" w:rsidR="00F23461" w:rsidRPr="00CA0534" w:rsidRDefault="00F23461">
            <w:pPr>
              <w:rPr>
                <w:b/>
              </w:rPr>
            </w:pPr>
            <w:r w:rsidRPr="00CA0534">
              <w:rPr>
                <w:b/>
              </w:rPr>
              <w:t>Description of steps</w:t>
            </w:r>
          </w:p>
        </w:tc>
      </w:tr>
      <w:tr w:rsidR="00F23461" w:rsidRPr="003411C5" w14:paraId="7E20B268" w14:textId="77777777">
        <w:tc>
          <w:tcPr>
            <w:tcW w:w="3261" w:type="dxa"/>
            <w:tcBorders>
              <w:top w:val="single" w:sz="4" w:space="0" w:color="auto"/>
              <w:left w:val="single" w:sz="4" w:space="0" w:color="auto"/>
              <w:bottom w:val="single" w:sz="4" w:space="0" w:color="auto"/>
              <w:right w:val="single" w:sz="4" w:space="0" w:color="auto"/>
            </w:tcBorders>
          </w:tcPr>
          <w:p w14:paraId="1028B2C3" w14:textId="77777777" w:rsidR="00F23461" w:rsidRPr="003411C5" w:rsidRDefault="00F23461">
            <w:pPr>
              <w:rPr>
                <w:b/>
                <w:bCs/>
              </w:rPr>
            </w:pPr>
            <w:r w:rsidRPr="003411C5">
              <w:rPr>
                <w:b/>
                <w:bCs/>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045EA1DC" w14:textId="77777777" w:rsidR="00F23461" w:rsidRPr="003411C5" w:rsidRDefault="00F23461">
            <w:pPr>
              <w:jc w:val="left"/>
              <w:rPr>
                <w:rFonts w:eastAsia="Calibri"/>
                <w:szCs w:val="22"/>
                <w:u w:val="single"/>
              </w:rPr>
            </w:pPr>
            <w:r w:rsidRPr="003411C5">
              <w:rPr>
                <w:u w:val="single"/>
              </w:rPr>
              <w:t>Process users:</w:t>
            </w:r>
          </w:p>
          <w:p w14:paraId="3D741F2F" w14:textId="77777777" w:rsidR="00F23461" w:rsidRPr="003411C5" w:rsidRDefault="00F23461" w:rsidP="00F23461">
            <w:pPr>
              <w:pStyle w:val="Odstavecseseznamem"/>
              <w:numPr>
                <w:ilvl w:val="0"/>
                <w:numId w:val="36"/>
              </w:numPr>
            </w:pPr>
            <w:r w:rsidRPr="003411C5">
              <w:t>User from BE (for manual check in MDG)</w:t>
            </w:r>
          </w:p>
          <w:p w14:paraId="336F6D26" w14:textId="77777777" w:rsidR="00F23461" w:rsidRPr="003411C5" w:rsidRDefault="00F23461" w:rsidP="00F23461">
            <w:pPr>
              <w:pStyle w:val="Odstavecseseznamem"/>
              <w:numPr>
                <w:ilvl w:val="0"/>
                <w:numId w:val="24"/>
              </w:numPr>
            </w:pPr>
            <w:r w:rsidRPr="003411C5">
              <w:t>Technical user from SAP BE</w:t>
            </w:r>
          </w:p>
          <w:p w14:paraId="4CF74173" w14:textId="77777777" w:rsidR="00937B2B" w:rsidRDefault="00937B2B" w:rsidP="00937B2B">
            <w:pPr>
              <w:pStyle w:val="Odstavecseseznamem"/>
              <w:numPr>
                <w:ilvl w:val="0"/>
                <w:numId w:val="24"/>
              </w:numPr>
            </w:pPr>
            <w:r w:rsidRPr="003411C5">
              <w:t>MDG central administrator</w:t>
            </w:r>
          </w:p>
          <w:p w14:paraId="15563AC6" w14:textId="77777777" w:rsidR="00337343" w:rsidRDefault="00337343" w:rsidP="00337343">
            <w:pPr>
              <w:pStyle w:val="Odstavecseseznamem"/>
              <w:numPr>
                <w:ilvl w:val="0"/>
                <w:numId w:val="24"/>
              </w:numPr>
            </w:pPr>
            <w:r>
              <w:t>User from HK department (CZ)</w:t>
            </w:r>
          </w:p>
          <w:p w14:paraId="28196E09" w14:textId="77777777" w:rsidR="00337343" w:rsidRDefault="00337343" w:rsidP="00337343">
            <w:pPr>
              <w:pStyle w:val="Odstavecseseznamem"/>
              <w:numPr>
                <w:ilvl w:val="0"/>
                <w:numId w:val="24"/>
              </w:numPr>
            </w:pPr>
            <w:r>
              <w:t>User from SK accounting department</w:t>
            </w:r>
          </w:p>
          <w:p w14:paraId="080808C8" w14:textId="77777777" w:rsidR="001B40AE" w:rsidRDefault="00337343" w:rsidP="00337343">
            <w:pPr>
              <w:pStyle w:val="Odstavecseseznamem"/>
              <w:numPr>
                <w:ilvl w:val="0"/>
                <w:numId w:val="24"/>
              </w:numPr>
            </w:pPr>
            <w:r>
              <w:t>Technical users (Robot)</w:t>
            </w:r>
          </w:p>
          <w:p w14:paraId="2ADD12A3" w14:textId="729F1A45" w:rsidR="00903343" w:rsidRPr="003411C5" w:rsidRDefault="00903343" w:rsidP="00CA0534">
            <w:pPr>
              <w:pStyle w:val="Odstavecseseznamem"/>
            </w:pPr>
          </w:p>
        </w:tc>
      </w:tr>
      <w:tr w:rsidR="00F23461" w:rsidRPr="003411C5" w14:paraId="4DA2AACF" w14:textId="77777777">
        <w:tc>
          <w:tcPr>
            <w:tcW w:w="3261" w:type="dxa"/>
            <w:tcBorders>
              <w:top w:val="single" w:sz="4" w:space="0" w:color="auto"/>
              <w:left w:val="single" w:sz="4" w:space="0" w:color="auto"/>
              <w:bottom w:val="single" w:sz="4" w:space="0" w:color="auto"/>
              <w:right w:val="single" w:sz="4" w:space="0" w:color="auto"/>
            </w:tcBorders>
          </w:tcPr>
          <w:p w14:paraId="47692CA7" w14:textId="66398D34" w:rsidR="00F23461" w:rsidRPr="003411C5" w:rsidRDefault="00F23461">
            <w:pPr>
              <w:rPr>
                <w:b/>
                <w:bCs/>
              </w:rPr>
            </w:pPr>
            <w:r w:rsidRPr="003411C5">
              <w:rPr>
                <w:b/>
                <w:bCs/>
              </w:rPr>
              <w:t xml:space="preserve">MDG </w:t>
            </w:r>
            <w:r w:rsidR="00337343">
              <w:rPr>
                <w:b/>
                <w:bCs/>
              </w:rPr>
              <w:t>process</w:t>
            </w:r>
          </w:p>
        </w:tc>
        <w:tc>
          <w:tcPr>
            <w:tcW w:w="6520" w:type="dxa"/>
            <w:tcBorders>
              <w:top w:val="single" w:sz="4" w:space="0" w:color="auto"/>
              <w:left w:val="single" w:sz="4" w:space="0" w:color="auto"/>
              <w:bottom w:val="single" w:sz="4" w:space="0" w:color="auto"/>
              <w:right w:val="single" w:sz="4" w:space="0" w:color="auto"/>
            </w:tcBorders>
          </w:tcPr>
          <w:p w14:paraId="16BA3DE0" w14:textId="55CED0D1" w:rsidR="009A3686" w:rsidRDefault="009A3686" w:rsidP="009A3686">
            <w:pPr>
              <w:jc w:val="left"/>
            </w:pPr>
            <w:r w:rsidRPr="00CA0534">
              <w:t>Creating MDG request</w:t>
            </w:r>
            <w:r w:rsidR="00337343" w:rsidRPr="00CA0534">
              <w:t xml:space="preserve"> for change will be done </w:t>
            </w:r>
            <w:r w:rsidR="002E76D6" w:rsidRPr="002E76D6">
              <w:t>according to</w:t>
            </w:r>
            <w:r w:rsidR="00337343" w:rsidRPr="00CA0534">
              <w:t xml:space="preserve"> the description in </w:t>
            </w:r>
            <w:r w:rsidR="002E76D6">
              <w:t xml:space="preserve">above </w:t>
            </w:r>
            <w:r w:rsidR="00337343" w:rsidRPr="00CA0534">
              <w:t>chapter</w:t>
            </w:r>
            <w:r w:rsidR="002E76D6">
              <w:t xml:space="preserve">s </w:t>
            </w:r>
            <w:r w:rsidR="00D032F1" w:rsidRPr="002D095C">
              <w:rPr>
                <w:rFonts w:eastAsia="Calibri"/>
                <w:color w:val="0000FF"/>
                <w:szCs w:val="22"/>
                <w:u w:val="single"/>
                <w:lang w:bidi="te-IN"/>
              </w:rPr>
              <w:fldChar w:fldCharType="begin"/>
            </w:r>
            <w:r w:rsidR="00D032F1" w:rsidRPr="002D095C">
              <w:rPr>
                <w:rFonts w:eastAsia="Calibri"/>
                <w:color w:val="0000FF"/>
                <w:szCs w:val="22"/>
                <w:u w:val="single"/>
                <w:lang w:bidi="te-IN"/>
              </w:rPr>
              <w:instrText xml:space="preserve"> REF _Ref225505927 \r \h </w:instrText>
            </w:r>
            <w:r w:rsidR="00D25D48" w:rsidRPr="002D095C">
              <w:rPr>
                <w:rFonts w:eastAsia="Calibri"/>
                <w:color w:val="0000FF"/>
                <w:szCs w:val="22"/>
                <w:u w:val="single"/>
                <w:lang w:bidi="te-IN"/>
              </w:rPr>
              <w:instrText xml:space="preserve"> \* MERGEFORMAT </w:instrText>
            </w:r>
            <w:r w:rsidR="00D032F1" w:rsidRPr="002D095C">
              <w:rPr>
                <w:rFonts w:eastAsia="Calibri"/>
                <w:color w:val="0000FF"/>
                <w:szCs w:val="22"/>
                <w:u w:val="single"/>
                <w:lang w:bidi="te-IN"/>
              </w:rPr>
            </w:r>
            <w:r w:rsidR="00D032F1" w:rsidRPr="002D095C">
              <w:rPr>
                <w:rFonts w:eastAsia="Calibri"/>
                <w:color w:val="0000FF"/>
                <w:szCs w:val="22"/>
                <w:u w:val="single"/>
                <w:lang w:bidi="te-IN"/>
              </w:rPr>
              <w:fldChar w:fldCharType="separate"/>
            </w:r>
            <w:r w:rsidR="00351A36" w:rsidRPr="002D095C">
              <w:rPr>
                <w:rFonts w:eastAsia="Calibri"/>
                <w:color w:val="0000FF"/>
                <w:szCs w:val="22"/>
                <w:u w:val="single"/>
                <w:lang w:bidi="te-IN"/>
              </w:rPr>
              <w:t>4.</w:t>
            </w:r>
            <w:r w:rsidR="00D032F1" w:rsidRPr="002D095C">
              <w:rPr>
                <w:rFonts w:eastAsia="Calibri"/>
                <w:color w:val="0000FF"/>
                <w:szCs w:val="22"/>
                <w:u w:val="single"/>
                <w:lang w:bidi="te-IN"/>
              </w:rPr>
              <w:t>4</w:t>
            </w:r>
            <w:r w:rsidR="00D032F1" w:rsidRPr="002D095C">
              <w:rPr>
                <w:rFonts w:eastAsia="Calibri"/>
                <w:color w:val="0000FF"/>
                <w:szCs w:val="22"/>
                <w:u w:val="single"/>
                <w:lang w:bidi="te-IN"/>
              </w:rPr>
              <w:fldChar w:fldCharType="end"/>
            </w:r>
            <w:r w:rsidR="00D81884" w:rsidRPr="002D095C">
              <w:rPr>
                <w:rFonts w:eastAsia="Calibri"/>
                <w:color w:val="0000FF"/>
                <w:szCs w:val="22"/>
                <w:u w:val="single"/>
                <w:lang w:bidi="te-IN"/>
              </w:rPr>
              <w:t>.</w:t>
            </w:r>
            <w:r w:rsidR="00337343" w:rsidRPr="00CA0534">
              <w:t xml:space="preserve"> </w:t>
            </w:r>
          </w:p>
          <w:p w14:paraId="02F04F8E" w14:textId="77777777" w:rsidR="00097FB7" w:rsidRPr="00CA0534" w:rsidRDefault="00097FB7" w:rsidP="009A3686">
            <w:pPr>
              <w:jc w:val="left"/>
            </w:pPr>
          </w:p>
          <w:p w14:paraId="08264724" w14:textId="77777777" w:rsidR="00097FB7" w:rsidRDefault="00097FB7" w:rsidP="00097FB7">
            <w:pPr>
              <w:jc w:val="left"/>
            </w:pPr>
            <w:r>
              <w:t>The change may concern a business partner (BP) that is common to CZ/SK and BE. This scenario applies if the BP in question exists in the local systems of these countries and is classified under a GID.</w:t>
            </w:r>
          </w:p>
          <w:p w14:paraId="1178B98E" w14:textId="77777777" w:rsidR="00097FB7" w:rsidRDefault="00097FB7" w:rsidP="00097FB7">
            <w:pPr>
              <w:jc w:val="left"/>
            </w:pPr>
          </w:p>
          <w:p w14:paraId="763AD330" w14:textId="77777777" w:rsidR="00317EB1" w:rsidRPr="00CA0534" w:rsidRDefault="00097FB7" w:rsidP="00097FB7">
            <w:pPr>
              <w:jc w:val="left"/>
            </w:pPr>
            <w:r>
              <w:t>The following steps will determine whether the change affects KID data or local data. If the change affects local data, no further action is required</w:t>
            </w:r>
            <w:r w:rsidRPr="00B9298F">
              <w:t xml:space="preserve">. </w:t>
            </w:r>
          </w:p>
          <w:p w14:paraId="6EFCD1AA" w14:textId="77777777" w:rsidR="00317EB1" w:rsidRPr="00CA0534" w:rsidRDefault="00317EB1" w:rsidP="00097FB7">
            <w:pPr>
              <w:jc w:val="left"/>
            </w:pPr>
          </w:p>
          <w:p w14:paraId="0926E2C7" w14:textId="7736CC69" w:rsidR="00097FB7" w:rsidRDefault="00097FB7" w:rsidP="00097FB7">
            <w:pPr>
              <w:jc w:val="left"/>
            </w:pPr>
            <w:r w:rsidRPr="00B9298F">
              <w:t>If the change affects KID data, it is recommended to involve an approver from the country that is not the initiator of the request.</w:t>
            </w:r>
          </w:p>
          <w:p w14:paraId="4C4F83DB" w14:textId="77777777" w:rsidR="00317EB1" w:rsidRDefault="00317EB1" w:rsidP="00317EB1">
            <w:pPr>
              <w:jc w:val="left"/>
            </w:pPr>
          </w:p>
          <w:p w14:paraId="44F7E5A6" w14:textId="0C4CCED6" w:rsidR="00317EB1" w:rsidRPr="00B31AE9" w:rsidRDefault="00317EB1" w:rsidP="00317EB1">
            <w:pPr>
              <w:jc w:val="left"/>
            </w:pPr>
            <w:r w:rsidRPr="00B31AE9">
              <w:lastRenderedPageBreak/>
              <w:t>The master record will be updated, when approver</w:t>
            </w:r>
            <w:r w:rsidR="00E60276">
              <w:t>s</w:t>
            </w:r>
            <w:r w:rsidRPr="00B31AE9">
              <w:t xml:space="preserve"> approve the change.</w:t>
            </w:r>
            <w:r w:rsidR="00937A42" w:rsidRPr="00B31AE9">
              <w:t xml:space="preserve"> </w:t>
            </w:r>
            <w:r w:rsidR="00E60276" w:rsidRPr="00E60276">
              <w:t>Groups of approvers will be designated for each country. For approval, it will be sufficient for one approver from the designated group in that country to approve the change. However, the request must be approved by all countries for which the BP is shared.</w:t>
            </w:r>
          </w:p>
          <w:p w14:paraId="654783BC" w14:textId="77777777" w:rsidR="00121307" w:rsidRPr="00B31AE9" w:rsidRDefault="00121307" w:rsidP="00317EB1">
            <w:pPr>
              <w:jc w:val="left"/>
            </w:pPr>
          </w:p>
          <w:p w14:paraId="331B2691" w14:textId="3235EC6D" w:rsidR="00317EB1" w:rsidRDefault="00317EB1" w:rsidP="00317EB1">
            <w:pPr>
              <w:jc w:val="left"/>
            </w:pPr>
            <w:r w:rsidRPr="00B31AE9">
              <w:t>If he does not approve the change, the process of the request will end. The Gold record will not be changed</w:t>
            </w:r>
            <w:r w:rsidR="006A6149" w:rsidRPr="00B31AE9">
              <w:t>.</w:t>
            </w:r>
            <w:r w:rsidR="006A6149">
              <w:t xml:space="preserve"> </w:t>
            </w:r>
          </w:p>
          <w:p w14:paraId="23EE0040" w14:textId="77777777" w:rsidR="00317EB1" w:rsidRDefault="00317EB1" w:rsidP="00097FB7">
            <w:pPr>
              <w:jc w:val="left"/>
            </w:pPr>
          </w:p>
          <w:p w14:paraId="19F69AEE" w14:textId="59BBE6A4" w:rsidR="001B4529" w:rsidRDefault="007E1A5A" w:rsidP="00097FB7">
            <w:pPr>
              <w:jc w:val="left"/>
            </w:pPr>
            <w:r w:rsidRPr="007E1A5A">
              <w:t xml:space="preserve">If BE initiates the changes and the request is rejected, BE must ensure that the data in the </w:t>
            </w:r>
            <w:r w:rsidRPr="006B52B5">
              <w:t>PSN</w:t>
            </w:r>
            <w:r w:rsidRPr="007E1A5A">
              <w:t xml:space="preserve"> and SAP systems </w:t>
            </w:r>
            <w:r w:rsidR="00771B3B">
              <w:t>are</w:t>
            </w:r>
            <w:r w:rsidRPr="007E1A5A">
              <w:t xml:space="preserve"> reconciled based on the current entry in the MDG for the relevant BP.</w:t>
            </w:r>
          </w:p>
          <w:p w14:paraId="5CDBB6D9" w14:textId="77777777" w:rsidR="007E1A5A" w:rsidRPr="00CA0534" w:rsidRDefault="007E1A5A" w:rsidP="00097FB7">
            <w:pPr>
              <w:jc w:val="left"/>
            </w:pPr>
          </w:p>
          <w:p w14:paraId="16B05213" w14:textId="77777777" w:rsidR="00222634" w:rsidRDefault="00B9298F" w:rsidP="00A12240">
            <w:pPr>
              <w:rPr>
                <w:u w:val="single"/>
              </w:rPr>
            </w:pPr>
            <w:r w:rsidRPr="00B9298F">
              <w:rPr>
                <w:u w:val="single"/>
              </w:rPr>
              <w:t>Processing MDG request</w:t>
            </w:r>
            <w:r w:rsidR="00222634">
              <w:rPr>
                <w:u w:val="single"/>
              </w:rPr>
              <w:t>:</w:t>
            </w:r>
          </w:p>
          <w:p w14:paraId="49CE6169" w14:textId="759ACB48" w:rsidR="00C32050" w:rsidRDefault="00222634" w:rsidP="00A12240">
            <w:pPr>
              <w:rPr>
                <w:ins w:id="89" w:author="Nicol Pěčková" w:date="2026-05-13T08:25:00Z" w16du:dateUtc="2026-05-13T06:25:00Z"/>
              </w:rPr>
            </w:pPr>
            <w:r>
              <w:t>W</w:t>
            </w:r>
            <w:r w:rsidR="00B9298F" w:rsidRPr="00B9298F">
              <w:t>ill be the same as in chapters abov</w:t>
            </w:r>
            <w:r w:rsidR="00887374">
              <w:t>e</w:t>
            </w:r>
            <w:ins w:id="90" w:author="Nicol Pěčková" w:date="2026-05-13T08:25:00Z" w16du:dateUtc="2026-05-13T06:25:00Z">
              <w:r w:rsidR="00652628">
                <w:t>.</w:t>
              </w:r>
            </w:ins>
            <w:del w:id="91" w:author="Nicol Pěčková" w:date="2026-05-13T08:20:00Z" w16du:dateUtc="2026-05-13T06:20:00Z">
              <w:r w:rsidR="00121307" w:rsidDel="00AC4BE9">
                <w:delText>.</w:delText>
              </w:r>
            </w:del>
          </w:p>
          <w:p w14:paraId="25CF2B65" w14:textId="77777777" w:rsidR="00652628" w:rsidRDefault="00652628" w:rsidP="00A12240">
            <w:pPr>
              <w:rPr>
                <w:ins w:id="92" w:author="Nicol Pěčková" w:date="2026-05-13T08:20:00Z" w16du:dateUtc="2026-05-13T06:20:00Z"/>
              </w:rPr>
            </w:pPr>
          </w:p>
          <w:p w14:paraId="17D96366" w14:textId="67FD6417" w:rsidR="00AC4BE9" w:rsidRPr="003411C5" w:rsidRDefault="00674DF8" w:rsidP="00674DF8">
            <w:pPr>
              <w:rPr>
                <w:ins w:id="93" w:author="Nicol Pěčková" w:date="2026-05-13T08:20:00Z" w16du:dateUtc="2026-05-13T06:20:00Z"/>
              </w:rPr>
            </w:pPr>
            <w:ins w:id="94" w:author="Nicol Pěčková" w:date="2026-05-13T08:24:00Z" w16du:dateUtc="2026-05-13T06:24:00Z">
              <w:r>
                <w:t>N</w:t>
              </w:r>
            </w:ins>
            <w:ins w:id="95" w:author="Nicol Pěčková" w:date="2026-05-13T08:20:00Z" w16du:dateUtc="2026-05-13T06:20:00Z">
              <w:r w:rsidR="00AC4BE9" w:rsidRPr="00822322">
                <w:t>otification</w:t>
              </w:r>
            </w:ins>
            <w:ins w:id="96" w:author="Nicol Pěčková" w:date="2026-05-13T08:24:00Z" w16du:dateUtc="2026-05-13T06:24:00Z">
              <w:r w:rsidR="008C6A40">
                <w:t xml:space="preserve"> </w:t>
              </w:r>
            </w:ins>
            <w:ins w:id="97" w:author="Nicol Pěčková" w:date="2026-05-13T08:20:00Z" w16du:dateUtc="2026-05-13T06:20:00Z">
              <w:r w:rsidR="00AC4BE9" w:rsidRPr="00822322">
                <w:t xml:space="preserve">about </w:t>
              </w:r>
            </w:ins>
            <w:ins w:id="98" w:author="Nicol Pěčková" w:date="2026-05-13T08:26:00Z" w16du:dateUtc="2026-05-13T06:26:00Z">
              <w:r w:rsidR="00AF29A8">
                <w:t xml:space="preserve">BE </w:t>
              </w:r>
            </w:ins>
            <w:ins w:id="99" w:author="Nicol Pěčková" w:date="2026-05-13T08:20:00Z" w16du:dateUtc="2026-05-13T06:20:00Z">
              <w:r w:rsidR="00AC4BE9" w:rsidRPr="00822322">
                <w:t>process errors</w:t>
              </w:r>
            </w:ins>
            <w:ins w:id="100" w:author="Nicol Pěčková" w:date="2026-05-13T08:26:00Z" w16du:dateUtc="2026-05-13T06:26:00Z">
              <w:r w:rsidR="00AF29A8">
                <w:t xml:space="preserve"> </w:t>
              </w:r>
            </w:ins>
            <w:ins w:id="101" w:author="Nicol Pěčková" w:date="2026-05-13T08:20:00Z" w16du:dateUtc="2026-05-13T06:20:00Z">
              <w:r w:rsidR="00AC4BE9" w:rsidRPr="00822322">
                <w:t xml:space="preserve">will be sent to shared mail: </w:t>
              </w:r>
              <w:r w:rsidR="00AC4BE9">
                <w:fldChar w:fldCharType="begin"/>
              </w:r>
              <w:r w:rsidR="00AC4BE9">
                <w:instrText>HYPERLINK "mailto:stamdatabeheer@kbc.be"</w:instrText>
              </w:r>
              <w:r w:rsidR="00AC4BE9">
                <w:fldChar w:fldCharType="separate"/>
              </w:r>
              <w:r w:rsidR="00AC4BE9" w:rsidRPr="00E9023A">
                <w:rPr>
                  <w:rStyle w:val="Hypertextovodkaz"/>
                </w:rPr>
                <w:t>stamdatabeheer@kbc.be</w:t>
              </w:r>
              <w:r w:rsidR="00AC4BE9">
                <w:fldChar w:fldCharType="end"/>
              </w:r>
              <w:r w:rsidR="00AC4BE9">
                <w:t xml:space="preserve"> and </w:t>
              </w:r>
              <w:r w:rsidR="00AC4BE9" w:rsidRPr="00116179">
                <w:t>to the API GW.</w:t>
              </w:r>
            </w:ins>
          </w:p>
          <w:p w14:paraId="2C82EF2D" w14:textId="77777777" w:rsidR="00AC4BE9" w:rsidRPr="003411C5" w:rsidRDefault="00AC4BE9" w:rsidP="00A12240"/>
          <w:p w14:paraId="539ED1F9" w14:textId="62353A6C" w:rsidR="009F518E" w:rsidRPr="003411C5" w:rsidRDefault="009F518E">
            <w:pPr>
              <w:rPr>
                <w:ins w:id="102" w:author="Nicol Pěčková" w:date="2026-05-13T10:02:00Z" w16du:dateUtc="2026-05-13T08:02:00Z"/>
              </w:rPr>
              <w:pPrChange w:id="103" w:author="Nicol Pěčková" w:date="2026-05-13T10:02:00Z" w16du:dateUtc="2026-05-13T08:02:00Z">
                <w:pPr>
                  <w:pStyle w:val="Odstavecseseznamem"/>
                  <w:numPr>
                    <w:numId w:val="96"/>
                  </w:numPr>
                  <w:ind w:hanging="360"/>
                </w:pPr>
              </w:pPrChange>
            </w:pPr>
            <w:ins w:id="104" w:author="Nicol Pěčková" w:date="2026-05-13T10:02:00Z" w16du:dateUtc="2026-05-13T08:02:00Z">
              <w:r w:rsidRPr="00806884">
                <w:t>If a data-related issue arises (</w:t>
              </w:r>
            </w:ins>
            <w:ins w:id="105" w:author="Nicol Pěčková" w:date="2026-05-13T10:04:00Z" w16du:dateUtc="2026-05-13T08:04:00Z">
              <w:r w:rsidR="00F06A01">
                <w:t xml:space="preserve">CZ </w:t>
              </w:r>
            </w:ins>
            <w:ins w:id="106" w:author="Nicol Pěčková" w:date="2026-05-13T10:02:00Z" w16du:dateUtc="2026-05-13T08:02:00Z">
              <w:r w:rsidRPr="00806884">
                <w:t>process-related</w:t>
              </w:r>
              <w:r w:rsidRPr="00AC6CD3">
                <w:t xml:space="preserve">), </w:t>
              </w:r>
              <w:r w:rsidRPr="00EC22F6">
                <w:t xml:space="preserve">notification will be sent </w:t>
              </w:r>
              <w:r w:rsidRPr="00AC6CD3">
                <w:t xml:space="preserve">to </w:t>
              </w:r>
            </w:ins>
            <w:ins w:id="107" w:author="Nicol Pěčková" w:date="2026-05-13T10:05:00Z" w16du:dateUtc="2026-05-13T08:05:00Z">
              <w:r w:rsidR="003A4741">
                <w:fldChar w:fldCharType="begin"/>
              </w:r>
              <w:r w:rsidR="003A4741">
                <w:instrText>HYPERLINK "hk-kz@csob.cz"</w:instrText>
              </w:r>
              <w:r w:rsidR="003A4741">
                <w:fldChar w:fldCharType="separate"/>
              </w:r>
              <w:r w:rsidRPr="003A4741">
                <w:rPr>
                  <w:rStyle w:val="Hypertextovodkaz"/>
                </w:rPr>
                <w:t>hk-kz@csob.cz</w:t>
              </w:r>
              <w:r w:rsidR="003A4741">
                <w:fldChar w:fldCharType="end"/>
              </w:r>
            </w:ins>
            <w:ins w:id="108" w:author="Nicol Pěčková" w:date="2026-05-13T10:02:00Z" w16du:dateUtc="2026-05-13T08:02:00Z">
              <w:r w:rsidRPr="0014364F">
                <w:t>.</w:t>
              </w:r>
              <w:r>
                <w:t xml:space="preserve"> </w:t>
              </w:r>
              <w:r w:rsidRPr="00CC7ED8">
                <w:t>The user will be able to cancel or reprocess the request</w:t>
              </w:r>
              <w:r>
                <w:t>.</w:t>
              </w:r>
            </w:ins>
          </w:p>
          <w:p w14:paraId="38B3326F" w14:textId="60D8B08C" w:rsidR="006C260B" w:rsidRPr="003411C5" w:rsidRDefault="006C260B" w:rsidP="00774259"/>
        </w:tc>
      </w:tr>
      <w:tr w:rsidR="00F23461" w:rsidRPr="003411C5" w14:paraId="70D0ACF6" w14:textId="77777777" w:rsidTr="00D44C60">
        <w:trPr>
          <w:trHeight w:val="20"/>
        </w:trPr>
        <w:tc>
          <w:tcPr>
            <w:tcW w:w="3261" w:type="dxa"/>
            <w:tcBorders>
              <w:top w:val="single" w:sz="4" w:space="0" w:color="auto"/>
              <w:left w:val="single" w:sz="4" w:space="0" w:color="auto"/>
              <w:bottom w:val="single" w:sz="4" w:space="0" w:color="auto"/>
              <w:right w:val="single" w:sz="4" w:space="0" w:color="auto"/>
            </w:tcBorders>
          </w:tcPr>
          <w:p w14:paraId="582FE5BC" w14:textId="77777777" w:rsidR="00F23461" w:rsidRPr="00B9298F" w:rsidRDefault="00F23461">
            <w:pPr>
              <w:rPr>
                <w:b/>
              </w:rPr>
            </w:pPr>
            <w:r w:rsidRPr="00B9298F">
              <w:rPr>
                <w:b/>
              </w:rPr>
              <w:lastRenderedPageBreak/>
              <w:t>Replication</w:t>
            </w:r>
          </w:p>
        </w:tc>
        <w:tc>
          <w:tcPr>
            <w:tcW w:w="6520" w:type="dxa"/>
            <w:tcBorders>
              <w:top w:val="single" w:sz="4" w:space="0" w:color="auto"/>
              <w:left w:val="single" w:sz="4" w:space="0" w:color="auto"/>
              <w:bottom w:val="single" w:sz="4" w:space="0" w:color="auto"/>
              <w:right w:val="single" w:sz="4" w:space="0" w:color="auto"/>
            </w:tcBorders>
          </w:tcPr>
          <w:p w14:paraId="408D3FFA" w14:textId="202630DB" w:rsidR="00F23461" w:rsidRDefault="00F23461">
            <w:pPr>
              <w:jc w:val="left"/>
              <w:rPr>
                <w:u w:val="single"/>
              </w:rPr>
            </w:pPr>
            <w:r w:rsidRPr="00B9298F">
              <w:rPr>
                <w:u w:val="single"/>
              </w:rPr>
              <w:t>C</w:t>
            </w:r>
            <w:r w:rsidR="006267EA" w:rsidRPr="00B9298F">
              <w:rPr>
                <w:u w:val="single"/>
              </w:rPr>
              <w:t>hanges on</w:t>
            </w:r>
            <w:r w:rsidRPr="00B9298F">
              <w:rPr>
                <w:u w:val="single"/>
              </w:rPr>
              <w:t xml:space="preserve"> BP will be replicated to:</w:t>
            </w:r>
          </w:p>
          <w:p w14:paraId="10724105" w14:textId="1B33AFC2" w:rsidR="00B9298F" w:rsidRPr="00CA0534" w:rsidRDefault="00B9298F" w:rsidP="00CA0534">
            <w:pPr>
              <w:pStyle w:val="Odstavecseseznamem"/>
              <w:numPr>
                <w:ilvl w:val="0"/>
                <w:numId w:val="32"/>
              </w:numPr>
            </w:pPr>
            <w:r w:rsidRPr="00B9298F">
              <w:t>SAP CZ - will be integrated with MDG</w:t>
            </w:r>
          </w:p>
          <w:p w14:paraId="05DC3C21" w14:textId="51CFAA17" w:rsidR="00F23461" w:rsidRPr="00B9298F" w:rsidRDefault="00F23461" w:rsidP="00CF110C">
            <w:pPr>
              <w:pStyle w:val="Odstavecseseznamem"/>
              <w:numPr>
                <w:ilvl w:val="0"/>
                <w:numId w:val="32"/>
              </w:numPr>
            </w:pPr>
            <w:r w:rsidRPr="00B9298F">
              <w:t>CLM</w:t>
            </w:r>
            <w:r w:rsidR="009D1AE0" w:rsidRPr="00B9298F">
              <w:t xml:space="preserve"> - will be integrated with MDG</w:t>
            </w:r>
          </w:p>
          <w:p w14:paraId="441EF605" w14:textId="4429987C" w:rsidR="00CE2E3B" w:rsidRPr="00CE2E3B" w:rsidRDefault="00F23461" w:rsidP="00CF110C">
            <w:pPr>
              <w:pStyle w:val="Odstavecseseznamem"/>
              <w:numPr>
                <w:ilvl w:val="0"/>
                <w:numId w:val="32"/>
              </w:numPr>
            </w:pPr>
            <w:r w:rsidRPr="00B9298F">
              <w:t xml:space="preserve">TPRM </w:t>
            </w:r>
            <w:r w:rsidR="009D1AE0" w:rsidRPr="005A71DA">
              <w:t xml:space="preserve">- </w:t>
            </w:r>
            <w:r w:rsidR="005A71DA" w:rsidRPr="005A71DA">
              <w:t>integrated</w:t>
            </w:r>
            <w:r w:rsidR="005A71DA">
              <w:t xml:space="preserve"> with </w:t>
            </w:r>
            <w:r w:rsidR="005A71DA" w:rsidRPr="00CE2E3B">
              <w:t>MDG</w:t>
            </w:r>
            <w:r w:rsidR="005A71DA" w:rsidRPr="00BD08F6" w:rsidDel="005A71DA">
              <w:t xml:space="preserve"> </w:t>
            </w:r>
          </w:p>
          <w:p w14:paraId="3E3DE805" w14:textId="5EC3A891" w:rsidR="003076B1" w:rsidRPr="00AC3380" w:rsidRDefault="004F7A15" w:rsidP="004F7A15">
            <w:pPr>
              <w:pStyle w:val="Odstavecseseznamem"/>
              <w:numPr>
                <w:ilvl w:val="0"/>
                <w:numId w:val="32"/>
              </w:numPr>
            </w:pPr>
            <w:r w:rsidRPr="00CE2E3B">
              <w:t>API</w:t>
            </w:r>
            <w:r w:rsidR="009C34F1" w:rsidRPr="00CA0534">
              <w:t xml:space="preserve"> </w:t>
            </w:r>
            <w:r w:rsidRPr="00AC3380">
              <w:t>GW – send data from MDG</w:t>
            </w:r>
          </w:p>
          <w:p w14:paraId="07089F37" w14:textId="103E5228" w:rsidR="006C260B" w:rsidRPr="00B9298F" w:rsidRDefault="006C260B" w:rsidP="00AC3380">
            <w:pPr>
              <w:rPr>
                <w:i/>
              </w:rPr>
            </w:pPr>
          </w:p>
        </w:tc>
      </w:tr>
    </w:tbl>
    <w:p w14:paraId="2192D115" w14:textId="41E2702B" w:rsidR="004475F0" w:rsidRPr="004475F0" w:rsidRDefault="004475F0" w:rsidP="00CA0534">
      <w:pPr>
        <w:keepNext/>
      </w:pPr>
    </w:p>
    <w:p w14:paraId="6C15AC23" w14:textId="2C5C97A4" w:rsidR="00843980" w:rsidRDefault="00843980" w:rsidP="00843980">
      <w:pPr>
        <w:pStyle w:val="Nadpis3"/>
        <w:rPr>
          <w:lang w:val="en-US"/>
        </w:rPr>
      </w:pPr>
      <w:r>
        <w:t xml:space="preserve"> </w:t>
      </w:r>
      <w:bookmarkStart w:id="109" w:name="_Ref227658960"/>
      <w:bookmarkStart w:id="110" w:name="_Toc229586682"/>
      <w:r>
        <w:rPr>
          <w:lang w:val="en-US"/>
        </w:rPr>
        <w:t>Change of Ultimate parent</w:t>
      </w:r>
      <w:bookmarkEnd w:id="109"/>
      <w:bookmarkEnd w:id="110"/>
    </w:p>
    <w:p w14:paraId="54738B9E" w14:textId="3ECC8C38" w:rsidR="00541520" w:rsidRPr="00B25D9D" w:rsidRDefault="00865560" w:rsidP="00443471">
      <w:r w:rsidRPr="00865560">
        <w:t xml:space="preserve"> </w:t>
      </w:r>
      <w:r w:rsidRPr="00BD08F6">
        <w:rPr>
          <w:color w:val="000000" w:themeColor="text1"/>
        </w:rPr>
        <w:t>The following procedure describes possible changes to the ultimate parent company.</w:t>
      </w:r>
    </w:p>
    <w:p w14:paraId="59FB44B5" w14:textId="5398B94E" w:rsidR="00681FEC" w:rsidRPr="00BD08F6" w:rsidRDefault="00681FEC" w:rsidP="00845DA9">
      <w:pPr>
        <w:rPr>
          <w:highlight w:val="cyan"/>
        </w:rPr>
      </w:pPr>
    </w:p>
    <w:tbl>
      <w:tblPr>
        <w:tblStyle w:val="Mkatabulky"/>
        <w:tblW w:w="9781" w:type="dxa"/>
        <w:tblInd w:w="108" w:type="dxa"/>
        <w:tblLook w:val="04A0" w:firstRow="1" w:lastRow="0" w:firstColumn="1" w:lastColumn="0" w:noHBand="0" w:noVBand="1"/>
      </w:tblPr>
      <w:tblGrid>
        <w:gridCol w:w="3261"/>
        <w:gridCol w:w="6520"/>
      </w:tblGrid>
      <w:tr w:rsidR="008D414E" w:rsidRPr="0067349A" w14:paraId="28069789" w14:textId="77777777" w:rsidTr="00711CA1">
        <w:trPr>
          <w:tblHeader/>
        </w:trPr>
        <w:tc>
          <w:tcPr>
            <w:tcW w:w="3261" w:type="dxa"/>
            <w:tcBorders>
              <w:top w:val="single" w:sz="4" w:space="0" w:color="auto"/>
              <w:left w:val="single" w:sz="4" w:space="0" w:color="auto"/>
              <w:bottom w:val="single" w:sz="4" w:space="0" w:color="auto"/>
              <w:right w:val="single" w:sz="4" w:space="0" w:color="auto"/>
            </w:tcBorders>
            <w:shd w:val="clear" w:color="auto" w:fill="FFFFFF" w:themeFill="background1"/>
          </w:tcPr>
          <w:p w14:paraId="6432C74B" w14:textId="77777777" w:rsidR="008D414E" w:rsidRPr="00BD08F6" w:rsidRDefault="008D414E" w:rsidP="00711CA1">
            <w:pPr>
              <w:rPr>
                <w:b/>
                <w:color w:val="000000" w:themeColor="text1"/>
              </w:rPr>
            </w:pPr>
            <w:r w:rsidRPr="00BD08F6">
              <w:rPr>
                <w:b/>
                <w:color w:val="000000" w:themeColor="text1"/>
              </w:rPr>
              <w:t>Steps in process</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Pr>
          <w:p w14:paraId="0B14622A" w14:textId="77777777" w:rsidR="008D414E" w:rsidRPr="00BD08F6" w:rsidRDefault="008D414E" w:rsidP="00711CA1">
            <w:pPr>
              <w:rPr>
                <w:b/>
                <w:color w:val="000000" w:themeColor="text1"/>
              </w:rPr>
            </w:pPr>
            <w:r w:rsidRPr="00BD08F6">
              <w:rPr>
                <w:b/>
                <w:color w:val="000000" w:themeColor="text1"/>
              </w:rPr>
              <w:t>Description of steps</w:t>
            </w:r>
          </w:p>
        </w:tc>
      </w:tr>
      <w:tr w:rsidR="008D414E" w:rsidRPr="0067349A" w14:paraId="029D15E6" w14:textId="77777777" w:rsidTr="00711CA1">
        <w:tc>
          <w:tcPr>
            <w:tcW w:w="3261" w:type="dxa"/>
            <w:tcBorders>
              <w:top w:val="single" w:sz="4" w:space="0" w:color="auto"/>
              <w:left w:val="single" w:sz="4" w:space="0" w:color="auto"/>
              <w:bottom w:val="single" w:sz="4" w:space="0" w:color="auto"/>
              <w:right w:val="single" w:sz="4" w:space="0" w:color="auto"/>
            </w:tcBorders>
          </w:tcPr>
          <w:p w14:paraId="1FF0380A" w14:textId="77777777" w:rsidR="008D414E" w:rsidRPr="00BD08F6" w:rsidRDefault="008D414E" w:rsidP="00711CA1">
            <w:pPr>
              <w:rPr>
                <w:b/>
              </w:rPr>
            </w:pPr>
            <w:r w:rsidRPr="00BD08F6">
              <w:rPr>
                <w:b/>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5DA2A63B" w14:textId="77777777" w:rsidR="008D414E" w:rsidRPr="00BD08F6" w:rsidRDefault="008D414E" w:rsidP="00711CA1">
            <w:pPr>
              <w:jc w:val="left"/>
            </w:pPr>
            <w:r w:rsidRPr="00BD08F6">
              <w:rPr>
                <w:u w:val="single"/>
              </w:rPr>
              <w:t>Process users</w:t>
            </w:r>
            <w:r w:rsidRPr="00BD08F6">
              <w:t>:</w:t>
            </w:r>
          </w:p>
          <w:p w14:paraId="43D01407" w14:textId="77777777" w:rsidR="008D414E" w:rsidRPr="00BD08F6" w:rsidRDefault="008D414E" w:rsidP="00711CA1">
            <w:pPr>
              <w:pStyle w:val="Odstavecseseznamem"/>
              <w:numPr>
                <w:ilvl w:val="0"/>
                <w:numId w:val="24"/>
              </w:numPr>
            </w:pPr>
            <w:r w:rsidRPr="00BD08F6">
              <w:t>User from HK department (CZ)</w:t>
            </w:r>
          </w:p>
          <w:p w14:paraId="209D2E48" w14:textId="77777777" w:rsidR="008D414E" w:rsidRPr="00BD08F6" w:rsidRDefault="008D414E" w:rsidP="00711CA1">
            <w:pPr>
              <w:pStyle w:val="Odstavecseseznamem"/>
              <w:numPr>
                <w:ilvl w:val="0"/>
                <w:numId w:val="24"/>
              </w:numPr>
            </w:pPr>
            <w:r w:rsidRPr="00BD08F6">
              <w:t>User from SK accounting department</w:t>
            </w:r>
          </w:p>
          <w:p w14:paraId="49053C8C" w14:textId="77777777" w:rsidR="008D414E" w:rsidRPr="00BD08F6" w:rsidRDefault="008D414E" w:rsidP="00711CA1">
            <w:pPr>
              <w:pStyle w:val="Odstavecseseznamem"/>
              <w:numPr>
                <w:ilvl w:val="0"/>
                <w:numId w:val="24"/>
              </w:numPr>
            </w:pPr>
            <w:r w:rsidRPr="00BD08F6">
              <w:t>User from BE</w:t>
            </w:r>
          </w:p>
          <w:p w14:paraId="6F84D87B" w14:textId="50FDAB85" w:rsidR="00D87F3A" w:rsidRPr="00BD08F6" w:rsidRDefault="00D87F3A" w:rsidP="00D87F3A">
            <w:pPr>
              <w:pStyle w:val="Odstavecseseznamem"/>
              <w:numPr>
                <w:ilvl w:val="0"/>
                <w:numId w:val="24"/>
              </w:numPr>
            </w:pPr>
            <w:r w:rsidRPr="00E00EAD">
              <w:t>Technical user from SAP BE</w:t>
            </w:r>
          </w:p>
          <w:p w14:paraId="68F0B022" w14:textId="77777777" w:rsidR="008D414E" w:rsidRPr="00BD08F6" w:rsidRDefault="008D414E" w:rsidP="00711CA1">
            <w:pPr>
              <w:pStyle w:val="Odstavecseseznamem"/>
              <w:numPr>
                <w:ilvl w:val="0"/>
                <w:numId w:val="24"/>
              </w:numPr>
            </w:pPr>
            <w:r w:rsidRPr="00BD08F6">
              <w:t>MDG central administrator</w:t>
            </w:r>
          </w:p>
          <w:p w14:paraId="74A1EA0E" w14:textId="77777777" w:rsidR="008D414E" w:rsidRPr="00BD08F6" w:rsidRDefault="008D414E" w:rsidP="00711CA1">
            <w:pPr>
              <w:pStyle w:val="Odstavecseseznamem"/>
            </w:pPr>
          </w:p>
        </w:tc>
      </w:tr>
      <w:tr w:rsidR="008D414E" w:rsidRPr="0067349A" w14:paraId="7BF940D8" w14:textId="77777777" w:rsidTr="00711CA1">
        <w:tc>
          <w:tcPr>
            <w:tcW w:w="3261" w:type="dxa"/>
            <w:tcBorders>
              <w:top w:val="single" w:sz="4" w:space="0" w:color="auto"/>
              <w:left w:val="single" w:sz="4" w:space="0" w:color="auto"/>
              <w:bottom w:val="single" w:sz="4" w:space="0" w:color="auto"/>
              <w:right w:val="single" w:sz="4" w:space="0" w:color="auto"/>
            </w:tcBorders>
          </w:tcPr>
          <w:p w14:paraId="2054920C" w14:textId="77777777" w:rsidR="008D414E" w:rsidRPr="00BD08F6" w:rsidRDefault="008D414E" w:rsidP="00711CA1">
            <w:pPr>
              <w:rPr>
                <w:b/>
              </w:rPr>
            </w:pPr>
            <w:r w:rsidRPr="00BD08F6">
              <w:rPr>
                <w:b/>
              </w:rPr>
              <w:t>MDG process</w:t>
            </w:r>
          </w:p>
        </w:tc>
        <w:tc>
          <w:tcPr>
            <w:tcW w:w="6520" w:type="dxa"/>
            <w:tcBorders>
              <w:top w:val="single" w:sz="4" w:space="0" w:color="auto"/>
              <w:left w:val="single" w:sz="4" w:space="0" w:color="auto"/>
              <w:bottom w:val="single" w:sz="4" w:space="0" w:color="auto"/>
              <w:right w:val="single" w:sz="4" w:space="0" w:color="auto"/>
            </w:tcBorders>
          </w:tcPr>
          <w:p w14:paraId="6773930D" w14:textId="2D7F1B9E" w:rsidR="008D414E" w:rsidRPr="00B25D9D" w:rsidRDefault="008D414E" w:rsidP="00711CA1">
            <w:pPr>
              <w:jc w:val="left"/>
              <w:rPr>
                <w:u w:val="single"/>
              </w:rPr>
            </w:pPr>
            <w:r w:rsidRPr="00BD08F6">
              <w:rPr>
                <w:u w:val="single"/>
              </w:rPr>
              <w:t>Creat</w:t>
            </w:r>
            <w:r w:rsidR="006B0488" w:rsidRPr="00B25D9D">
              <w:rPr>
                <w:u w:val="single"/>
              </w:rPr>
              <w:t>ion of</w:t>
            </w:r>
            <w:r w:rsidRPr="00BD08F6">
              <w:rPr>
                <w:u w:val="single"/>
              </w:rPr>
              <w:t xml:space="preserve"> MDG request</w:t>
            </w:r>
            <w:r w:rsidR="00865560" w:rsidRPr="00BD08F6">
              <w:rPr>
                <w:u w:val="single"/>
              </w:rPr>
              <w:t xml:space="preserve"> </w:t>
            </w:r>
          </w:p>
          <w:p w14:paraId="23D86959" w14:textId="77777777" w:rsidR="0037125F" w:rsidRDefault="0037125F" w:rsidP="0037125F">
            <w:pPr>
              <w:jc w:val="left"/>
            </w:pPr>
          </w:p>
          <w:p w14:paraId="00254A13" w14:textId="77777777" w:rsidR="0073376C" w:rsidRDefault="0037125F" w:rsidP="0073376C">
            <w:r w:rsidRPr="00BD08F6">
              <w:t>Changing data without specifying roles (supplier, customer)</w:t>
            </w:r>
            <w:r w:rsidR="005815F6" w:rsidRPr="00827912">
              <w:t xml:space="preserve">. </w:t>
            </w:r>
          </w:p>
          <w:p w14:paraId="05DC02F8" w14:textId="6B20911D" w:rsidR="007A2996" w:rsidRPr="00827912" w:rsidRDefault="005815F6" w:rsidP="00BD08F6">
            <w:pPr>
              <w:pStyle w:val="Odstavecseseznamem"/>
              <w:numPr>
                <w:ilvl w:val="0"/>
                <w:numId w:val="141"/>
              </w:numPr>
            </w:pPr>
            <w:r w:rsidRPr="00827912">
              <w:lastRenderedPageBreak/>
              <w:t>User creates manually</w:t>
            </w:r>
            <w:r w:rsidR="0037125F" w:rsidRPr="00BD08F6">
              <w:t xml:space="preserve"> a change request</w:t>
            </w:r>
            <w:r w:rsidR="00DA16BE">
              <w:t xml:space="preserve">, data which will be change </w:t>
            </w:r>
            <w:r w:rsidR="0037125F" w:rsidRPr="00BD08F6">
              <w:t>in MDG</w:t>
            </w:r>
            <w:r w:rsidR="00DA16BE">
              <w:t xml:space="preserve"> </w:t>
            </w:r>
          </w:p>
          <w:p w14:paraId="63DA25B8" w14:textId="77777777" w:rsidR="00A662FF" w:rsidRPr="00BD08F6" w:rsidRDefault="00A662FF" w:rsidP="00BD08F6"/>
          <w:p w14:paraId="2979978E" w14:textId="729011A4" w:rsidR="00865560" w:rsidRDefault="00827912" w:rsidP="0073376C">
            <w:r w:rsidRPr="00BD08F6">
              <w:t>The ultimate parent becomes a supplier or a customer</w:t>
            </w:r>
            <w:r w:rsidR="00CF77B6">
              <w:t>.</w:t>
            </w:r>
          </w:p>
          <w:p w14:paraId="201B2C73" w14:textId="35EF0E39" w:rsidR="00E2149E" w:rsidRDefault="00E2149E" w:rsidP="006D08BF">
            <w:pPr>
              <w:pStyle w:val="Odstavecseseznamem"/>
              <w:numPr>
                <w:ilvl w:val="0"/>
                <w:numId w:val="24"/>
              </w:numPr>
            </w:pPr>
            <w:r>
              <w:t>U</w:t>
            </w:r>
            <w:r w:rsidRPr="00E2149E">
              <w:t>ser from the HK (CZ) department or a user from the SK accounting department creates a request in MDG, adds a role (supplier or customer), and changes the source system to SAP CZ, which triggers GID replication to the connected systems.</w:t>
            </w:r>
          </w:p>
          <w:p w14:paraId="431E3D56" w14:textId="77777777" w:rsidR="00EE69EA" w:rsidRPr="00BD08F6" w:rsidRDefault="00EE69EA" w:rsidP="00BD08F6">
            <w:pPr>
              <w:pStyle w:val="Odstavecseseznamem"/>
              <w:ind w:left="1440"/>
              <w:rPr>
                <w:highlight w:val="cyan"/>
              </w:rPr>
            </w:pPr>
          </w:p>
          <w:p w14:paraId="50C28539" w14:textId="04AF29F1" w:rsidR="00B25D9D" w:rsidRDefault="00A00646" w:rsidP="00F37BBC">
            <w:pPr>
              <w:pStyle w:val="Odstavecseseznamem"/>
              <w:numPr>
                <w:ilvl w:val="0"/>
                <w:numId w:val="24"/>
              </w:numPr>
            </w:pPr>
            <w:r w:rsidRPr="00A00646">
              <w:t>Automatically created request from SAP BE – The creation of a business partner will be transferred from SAP BE to MDG via integration. Data from the integration will be received under a technical user and will create a request in MDG. If a match with</w:t>
            </w:r>
            <w:r w:rsidR="00991AEA">
              <w:t xml:space="preserve"> record of</w:t>
            </w:r>
            <w:r w:rsidRPr="00A00646">
              <w:t xml:space="preserve"> the </w:t>
            </w:r>
            <w:r w:rsidR="00991AEA">
              <w:t>ultimate</w:t>
            </w:r>
            <w:r w:rsidRPr="00A00646">
              <w:t xml:space="preserve"> parent is found during request processing, the data will be updated and the source system will be changed to BE</w:t>
            </w:r>
            <w:r w:rsidR="00991AEA">
              <w:t>.</w:t>
            </w:r>
            <w:r w:rsidR="00F37BBC">
              <w:t xml:space="preserve"> </w:t>
            </w:r>
          </w:p>
          <w:p w14:paraId="726ADD11" w14:textId="5ACEF60F" w:rsidR="00F37BBC" w:rsidRPr="00F37BBC" w:rsidRDefault="00F37BBC" w:rsidP="00BD08F6">
            <w:pPr>
              <w:pStyle w:val="Odstavecseseznamem"/>
            </w:pPr>
            <w:r w:rsidRPr="00BD08F6">
              <w:rPr>
                <w:i/>
              </w:rPr>
              <w:t>Attention: The data of the Ultimate parent record in MDG will be overwritten with BE data</w:t>
            </w:r>
          </w:p>
          <w:p w14:paraId="39E54468" w14:textId="08AFD562" w:rsidR="00A00646" w:rsidRPr="00BD08F6" w:rsidRDefault="00A00646" w:rsidP="00BD08F6">
            <w:pPr>
              <w:pStyle w:val="Odstavecseseznamem"/>
              <w:rPr>
                <w:highlight w:val="cyan"/>
              </w:rPr>
            </w:pPr>
          </w:p>
          <w:p w14:paraId="01EF72D5" w14:textId="77777777" w:rsidR="00525CEF" w:rsidRPr="00015496" w:rsidRDefault="00525CEF" w:rsidP="00F946ED"/>
          <w:p w14:paraId="713D2E7A" w14:textId="6D325879" w:rsidR="0053782D" w:rsidRPr="00015496" w:rsidRDefault="00A94A28" w:rsidP="00F946ED">
            <w:pPr>
              <w:rPr>
                <w:u w:val="single"/>
              </w:rPr>
            </w:pPr>
            <w:r w:rsidRPr="00015496">
              <w:rPr>
                <w:u w:val="single"/>
              </w:rPr>
              <w:t>Processing of MDG request:</w:t>
            </w:r>
          </w:p>
          <w:p w14:paraId="75F8BCD2" w14:textId="5D241A3C" w:rsidR="00A94A28" w:rsidRDefault="005C02A3" w:rsidP="00BD08F6">
            <w:pPr>
              <w:rPr>
                <w:ins w:id="111" w:author="Nicol Pěčková" w:date="2026-05-13T09:08:00Z" w16du:dateUtc="2026-05-13T07:08:00Z"/>
                <w:rStyle w:val="Zdraznnintenzivn"/>
                <w:i w:val="0"/>
              </w:rPr>
            </w:pPr>
            <w:r w:rsidRPr="00015496">
              <w:t xml:space="preserve">Principle of processing error </w:t>
            </w:r>
            <w:r w:rsidR="00336156" w:rsidRPr="00015496" w:rsidDel="007640EA">
              <w:t xml:space="preserve">will be the same </w:t>
            </w:r>
            <w:r w:rsidR="00336156" w:rsidRPr="00015496">
              <w:t>as in chapter</w:t>
            </w:r>
            <w:r w:rsidR="007A2E3C" w:rsidRPr="00015496">
              <w:t xml:space="preserve"> </w:t>
            </w:r>
            <w:r w:rsidR="009F1B16" w:rsidRPr="003458DA">
              <w:rPr>
                <w:rFonts w:eastAsia="Calibri"/>
                <w:color w:val="0000FF"/>
                <w:szCs w:val="22"/>
                <w:u w:val="single"/>
                <w:lang w:bidi="te-IN"/>
                <w:rPrChange w:id="112" w:author="Nicol Pěčková" w:date="2026-05-13T09:09:00Z" w16du:dateUtc="2026-05-13T07:09:00Z">
                  <w:rPr>
                    <w:rStyle w:val="Zdraznnintenzivn"/>
                    <w:i w:val="0"/>
                  </w:rPr>
                </w:rPrChange>
              </w:rPr>
              <w:fldChar w:fldCharType="begin"/>
            </w:r>
            <w:r w:rsidR="009F1B16" w:rsidRPr="003458DA">
              <w:rPr>
                <w:rFonts w:eastAsia="Calibri"/>
                <w:color w:val="0000FF"/>
                <w:szCs w:val="22"/>
                <w:u w:val="single"/>
                <w:lang w:bidi="te-IN"/>
                <w:rPrChange w:id="113" w:author="Nicol Pěčková" w:date="2026-05-13T09:09:00Z" w16du:dateUtc="2026-05-13T07:09:00Z">
                  <w:rPr>
                    <w:rStyle w:val="Zdraznnintenzivn"/>
                    <w:i w:val="0"/>
                  </w:rPr>
                </w:rPrChange>
              </w:rPr>
              <w:instrText xml:space="preserve"> REF _Ref225505818 \r \h  \* MERGEFORMAT </w:instrText>
            </w:r>
            <w:r w:rsidR="009F1B16" w:rsidRPr="00017072">
              <w:rPr>
                <w:rFonts w:eastAsia="Calibri"/>
                <w:color w:val="0000FF"/>
                <w:szCs w:val="22"/>
                <w:u w:val="single"/>
                <w:lang w:bidi="te-IN"/>
              </w:rPr>
            </w:r>
            <w:r w:rsidR="009F1B16" w:rsidRPr="003458DA">
              <w:rPr>
                <w:rFonts w:eastAsia="Calibri"/>
                <w:color w:val="0000FF"/>
                <w:szCs w:val="22"/>
                <w:u w:val="single"/>
                <w:lang w:bidi="te-IN"/>
                <w:rPrChange w:id="114" w:author="Nicol Pěčková" w:date="2026-05-13T09:09:00Z" w16du:dateUtc="2026-05-13T07:09:00Z">
                  <w:rPr>
                    <w:rStyle w:val="Zdraznnintenzivn"/>
                    <w:i w:val="0"/>
                  </w:rPr>
                </w:rPrChange>
              </w:rPr>
              <w:fldChar w:fldCharType="separate"/>
            </w:r>
            <w:r w:rsidR="009F1B16" w:rsidRPr="003458DA">
              <w:rPr>
                <w:rFonts w:eastAsia="Calibri"/>
                <w:color w:val="0000FF"/>
                <w:szCs w:val="22"/>
                <w:u w:val="single"/>
                <w:lang w:bidi="te-IN"/>
                <w:rPrChange w:id="115" w:author="Nicol Pěčková" w:date="2026-05-13T09:09:00Z" w16du:dateUtc="2026-05-13T07:09:00Z">
                  <w:rPr>
                    <w:rStyle w:val="Zdraznnintenzivn"/>
                    <w:i w:val="0"/>
                  </w:rPr>
                </w:rPrChange>
              </w:rPr>
              <w:t>4.3.1</w:t>
            </w:r>
            <w:r w:rsidR="009F1B16" w:rsidRPr="003458DA">
              <w:rPr>
                <w:rFonts w:eastAsia="Calibri"/>
                <w:color w:val="0000FF"/>
                <w:szCs w:val="22"/>
                <w:u w:val="single"/>
                <w:lang w:bidi="te-IN"/>
                <w:rPrChange w:id="116" w:author="Nicol Pěčková" w:date="2026-05-13T09:09:00Z" w16du:dateUtc="2026-05-13T07:09:00Z">
                  <w:rPr>
                    <w:rStyle w:val="Zdraznnintenzivn"/>
                    <w:i w:val="0"/>
                  </w:rPr>
                </w:rPrChange>
              </w:rPr>
              <w:fldChar w:fldCharType="end"/>
            </w:r>
            <w:r w:rsidR="007A2E3C" w:rsidRPr="003458DA">
              <w:rPr>
                <w:rFonts w:eastAsia="Calibri"/>
                <w:color w:val="0000FF"/>
                <w:szCs w:val="22"/>
                <w:u w:val="single"/>
                <w:lang w:bidi="te-IN"/>
                <w:rPrChange w:id="117" w:author="Nicol Pěčková" w:date="2026-05-13T09:09:00Z" w16du:dateUtc="2026-05-13T07:09:00Z">
                  <w:rPr>
                    <w:rStyle w:val="Zdraznnintenzivn"/>
                    <w:i w:val="0"/>
                  </w:rPr>
                </w:rPrChange>
              </w:rPr>
              <w:fldChar w:fldCharType="begin"/>
            </w:r>
            <w:r w:rsidR="007A2E3C" w:rsidRPr="003458DA">
              <w:rPr>
                <w:rFonts w:eastAsia="Calibri"/>
                <w:color w:val="0000FF"/>
                <w:szCs w:val="22"/>
                <w:u w:val="single"/>
                <w:lang w:bidi="te-IN"/>
                <w:rPrChange w:id="118" w:author="Nicol Pěčková" w:date="2026-05-13T09:09:00Z" w16du:dateUtc="2026-05-13T07:09:00Z">
                  <w:rPr>
                    <w:rStyle w:val="Zdraznnintenzivn"/>
                    <w:i w:val="0"/>
                  </w:rPr>
                </w:rPrChange>
              </w:rPr>
              <w:instrText xml:space="preserve"> REF _Ref225322464 \r \h  \* MERGEFORMAT </w:instrText>
            </w:r>
            <w:r w:rsidR="007A2E3C" w:rsidRPr="00017072">
              <w:rPr>
                <w:rFonts w:eastAsia="Calibri"/>
                <w:color w:val="0000FF"/>
                <w:szCs w:val="22"/>
                <w:u w:val="single"/>
                <w:lang w:bidi="te-IN"/>
              </w:rPr>
            </w:r>
            <w:r w:rsidR="007A2E3C" w:rsidRPr="003458DA">
              <w:rPr>
                <w:rFonts w:eastAsia="Calibri"/>
                <w:color w:val="0000FF"/>
                <w:szCs w:val="22"/>
                <w:u w:val="single"/>
                <w:lang w:bidi="te-IN"/>
                <w:rPrChange w:id="119" w:author="Nicol Pěčková" w:date="2026-05-13T09:09:00Z" w16du:dateUtc="2026-05-13T07:09:00Z">
                  <w:rPr>
                    <w:rStyle w:val="Zdraznnintenzivn"/>
                    <w:i w:val="0"/>
                  </w:rPr>
                </w:rPrChange>
              </w:rPr>
              <w:fldChar w:fldCharType="separate"/>
            </w:r>
            <w:r w:rsidR="007A2E3C" w:rsidRPr="003458DA">
              <w:rPr>
                <w:rFonts w:eastAsia="Calibri"/>
                <w:color w:val="0000FF"/>
                <w:szCs w:val="22"/>
                <w:u w:val="single"/>
                <w:lang w:bidi="te-IN"/>
                <w:rPrChange w:id="120" w:author="Nicol Pěčková" w:date="2026-05-13T09:09:00Z" w16du:dateUtc="2026-05-13T07:09:00Z">
                  <w:rPr>
                    <w:rStyle w:val="Zdraznnintenzivn"/>
                    <w:i w:val="0"/>
                  </w:rPr>
                </w:rPrChange>
              </w:rPr>
              <w:fldChar w:fldCharType="end"/>
            </w:r>
            <w:r w:rsidR="00F37BBC" w:rsidRPr="00015496">
              <w:t xml:space="preserve"> and</w:t>
            </w:r>
            <w:r w:rsidR="00A94A28" w:rsidRPr="003458DA">
              <w:rPr>
                <w:rFonts w:eastAsia="Calibri"/>
                <w:color w:val="0000FF"/>
                <w:szCs w:val="22"/>
                <w:u w:val="single"/>
                <w:lang w:bidi="te-IN"/>
                <w:rPrChange w:id="121" w:author="Nicol Pěčková" w:date="2026-05-13T09:09:00Z" w16du:dateUtc="2026-05-13T07:09:00Z">
                  <w:rPr/>
                </w:rPrChange>
              </w:rPr>
              <w:t xml:space="preserve"> </w:t>
            </w:r>
            <w:r w:rsidR="00A94A28" w:rsidRPr="003458DA">
              <w:rPr>
                <w:rFonts w:eastAsia="Calibri"/>
                <w:color w:val="0000FF"/>
                <w:szCs w:val="22"/>
                <w:u w:val="single"/>
                <w:lang w:bidi="te-IN"/>
                <w:rPrChange w:id="122" w:author="Nicol Pěčková" w:date="2026-05-13T09:09:00Z" w16du:dateUtc="2026-05-13T07:09:00Z">
                  <w:rPr>
                    <w:rStyle w:val="Zdraznnintenzivn"/>
                    <w:i w:val="0"/>
                  </w:rPr>
                </w:rPrChange>
              </w:rPr>
              <w:fldChar w:fldCharType="begin"/>
            </w:r>
            <w:r w:rsidR="00A94A28" w:rsidRPr="003458DA">
              <w:rPr>
                <w:rFonts w:eastAsia="Calibri"/>
                <w:color w:val="0000FF"/>
                <w:szCs w:val="22"/>
                <w:u w:val="single"/>
                <w:lang w:bidi="te-IN"/>
                <w:rPrChange w:id="123" w:author="Nicol Pěčková" w:date="2026-05-13T09:09:00Z" w16du:dateUtc="2026-05-13T07:09:00Z">
                  <w:rPr>
                    <w:rStyle w:val="Zdraznnintenzivn"/>
                    <w:i w:val="0"/>
                  </w:rPr>
                </w:rPrChange>
              </w:rPr>
              <w:instrText xml:space="preserve"> REF _Ref225505913 \r \h  \* MERGEFORMAT </w:instrText>
            </w:r>
            <w:r w:rsidR="00A94A28" w:rsidRPr="00017072">
              <w:rPr>
                <w:rFonts w:eastAsia="Calibri"/>
                <w:color w:val="0000FF"/>
                <w:szCs w:val="22"/>
                <w:u w:val="single"/>
                <w:lang w:bidi="te-IN"/>
              </w:rPr>
            </w:r>
            <w:r w:rsidR="00A94A28" w:rsidRPr="003458DA">
              <w:rPr>
                <w:rFonts w:eastAsia="Calibri"/>
                <w:color w:val="0000FF"/>
                <w:szCs w:val="22"/>
                <w:u w:val="single"/>
                <w:lang w:bidi="te-IN"/>
                <w:rPrChange w:id="124" w:author="Nicol Pěčková" w:date="2026-05-13T09:09:00Z" w16du:dateUtc="2026-05-13T07:09:00Z">
                  <w:rPr>
                    <w:rStyle w:val="Zdraznnintenzivn"/>
                    <w:i w:val="0"/>
                  </w:rPr>
                </w:rPrChange>
              </w:rPr>
              <w:fldChar w:fldCharType="separate"/>
            </w:r>
            <w:r w:rsidR="00A94A28" w:rsidRPr="003458DA">
              <w:rPr>
                <w:rFonts w:eastAsia="Calibri"/>
                <w:color w:val="0000FF"/>
                <w:szCs w:val="22"/>
                <w:u w:val="single"/>
                <w:lang w:bidi="te-IN"/>
                <w:rPrChange w:id="125" w:author="Nicol Pěčková" w:date="2026-05-13T09:09:00Z" w16du:dateUtc="2026-05-13T07:09:00Z">
                  <w:rPr>
                    <w:rStyle w:val="Zdraznnintenzivn"/>
                    <w:i w:val="0"/>
                  </w:rPr>
                </w:rPrChange>
              </w:rPr>
              <w:t>4.3.2</w:t>
            </w:r>
            <w:r w:rsidR="00A94A28" w:rsidRPr="003458DA">
              <w:rPr>
                <w:rFonts w:eastAsia="Calibri"/>
                <w:color w:val="0000FF"/>
                <w:szCs w:val="22"/>
                <w:u w:val="single"/>
                <w:lang w:bidi="te-IN"/>
                <w:rPrChange w:id="126" w:author="Nicol Pěčková" w:date="2026-05-13T09:09:00Z" w16du:dateUtc="2026-05-13T07:09:00Z">
                  <w:rPr>
                    <w:rStyle w:val="Zdraznnintenzivn"/>
                    <w:i w:val="0"/>
                  </w:rPr>
                </w:rPrChange>
              </w:rPr>
              <w:fldChar w:fldCharType="end"/>
            </w:r>
            <w:ins w:id="127" w:author="Nicol Pěčková" w:date="2026-05-13T09:08:00Z" w16du:dateUtc="2026-05-13T07:08:00Z">
              <w:r w:rsidR="003458DA">
                <w:rPr>
                  <w:rStyle w:val="Zdraznnintenzivn"/>
                  <w:i w:val="0"/>
                </w:rPr>
                <w:t>:</w:t>
              </w:r>
            </w:ins>
          </w:p>
          <w:p w14:paraId="6CCEBB6F" w14:textId="77777777" w:rsidR="003458DA" w:rsidRDefault="003458DA" w:rsidP="00330FEA">
            <w:pPr>
              <w:pStyle w:val="Odstavecseseznamem"/>
              <w:numPr>
                <w:ilvl w:val="0"/>
                <w:numId w:val="165"/>
              </w:numPr>
              <w:rPr>
                <w:ins w:id="128" w:author="Nicol Pěčková" w:date="2026-05-13T10:04:00Z" w16du:dateUtc="2026-05-13T08:04:00Z"/>
              </w:rPr>
            </w:pPr>
            <w:ins w:id="129" w:author="Nicol Pěčková" w:date="2026-05-13T09:08:00Z" w16du:dateUtc="2026-05-13T07:08:00Z">
              <w:r>
                <w:t>N</w:t>
              </w:r>
              <w:r w:rsidRPr="00822322">
                <w:t>otification</w:t>
              </w:r>
              <w:r>
                <w:t xml:space="preserve"> </w:t>
              </w:r>
              <w:r w:rsidRPr="00822322">
                <w:t xml:space="preserve">about </w:t>
              </w:r>
              <w:r>
                <w:t xml:space="preserve">BE </w:t>
              </w:r>
              <w:r w:rsidRPr="00822322">
                <w:t>process errors</w:t>
              </w:r>
              <w:r>
                <w:t xml:space="preserve"> </w:t>
              </w:r>
              <w:r w:rsidRPr="00822322">
                <w:t xml:space="preserve">will be sent to shared mail: </w:t>
              </w:r>
              <w:r>
                <w:fldChar w:fldCharType="begin"/>
              </w:r>
              <w:r>
                <w:instrText>HYPERLINK "mailto:stamdatabeheer@kbc.be"</w:instrText>
              </w:r>
              <w:r>
                <w:fldChar w:fldCharType="separate"/>
              </w:r>
              <w:r w:rsidRPr="00E9023A">
                <w:rPr>
                  <w:rStyle w:val="Hypertextovodkaz"/>
                </w:rPr>
                <w:t>stamdatabeheer@kbc.be</w:t>
              </w:r>
              <w:r>
                <w:fldChar w:fldCharType="end"/>
              </w:r>
              <w:r>
                <w:t xml:space="preserve"> and </w:t>
              </w:r>
              <w:r w:rsidRPr="00116179">
                <w:t>to the API GW.</w:t>
              </w:r>
            </w:ins>
          </w:p>
          <w:p w14:paraId="09B62D9C" w14:textId="7CAF83F1" w:rsidR="008238CD" w:rsidRPr="003411C5" w:rsidRDefault="008238CD">
            <w:pPr>
              <w:pStyle w:val="Odstavecseseznamem"/>
              <w:numPr>
                <w:ilvl w:val="0"/>
                <w:numId w:val="165"/>
              </w:numPr>
              <w:rPr>
                <w:ins w:id="130" w:author="Nicol Pěčková" w:date="2026-05-13T09:08:00Z" w16du:dateUtc="2026-05-13T07:08:00Z"/>
              </w:rPr>
              <w:pPrChange w:id="131" w:author="Nicol Pěčková" w:date="2026-05-13T10:04:00Z" w16du:dateUtc="2026-05-13T08:04:00Z">
                <w:pPr/>
              </w:pPrChange>
            </w:pPr>
            <w:ins w:id="132" w:author="Nicol Pěčková" w:date="2026-05-13T10:04:00Z" w16du:dateUtc="2026-05-13T08:04:00Z">
              <w:r w:rsidRPr="00806884">
                <w:t>If a data-related issue arises (</w:t>
              </w:r>
              <w:r>
                <w:t xml:space="preserve">CZ </w:t>
              </w:r>
              <w:r w:rsidRPr="00806884">
                <w:t>process-related</w:t>
              </w:r>
              <w:r w:rsidRPr="00AC6CD3">
                <w:t xml:space="preserve">), </w:t>
              </w:r>
              <w:r w:rsidRPr="00EC22F6">
                <w:t xml:space="preserve">notification will be sent </w:t>
              </w:r>
              <w:r w:rsidRPr="00AC6CD3">
                <w:t xml:space="preserve">to </w:t>
              </w:r>
            </w:ins>
            <w:ins w:id="133" w:author="Nicol Pěčková" w:date="2026-05-13T10:05:00Z" w16du:dateUtc="2026-05-13T08:05:00Z">
              <w:r w:rsidR="003A4741">
                <w:fldChar w:fldCharType="begin"/>
              </w:r>
              <w:r w:rsidR="003A4741">
                <w:instrText>HYPERLINK "mailto:hk-kz@csob.cz"</w:instrText>
              </w:r>
              <w:r w:rsidR="003A4741">
                <w:fldChar w:fldCharType="separate"/>
              </w:r>
              <w:r w:rsidR="003A4741">
                <w:rPr>
                  <w:rStyle w:val="Hypertextovodkaz"/>
                </w:rPr>
                <w:t>hk-kz@csob.cz</w:t>
              </w:r>
              <w:r w:rsidR="003A4741">
                <w:fldChar w:fldCharType="end"/>
              </w:r>
            </w:ins>
            <w:ins w:id="134" w:author="Nicol Pěčková" w:date="2026-05-13T10:04:00Z" w16du:dateUtc="2026-05-13T08:04:00Z">
              <w:r w:rsidRPr="0014364F">
                <w:t>.</w:t>
              </w:r>
              <w:r>
                <w:t xml:space="preserve"> </w:t>
              </w:r>
              <w:r w:rsidRPr="00CC7ED8">
                <w:t>The user will be able to cancel or reprocess the request</w:t>
              </w:r>
              <w:r>
                <w:t>.</w:t>
              </w:r>
            </w:ins>
          </w:p>
          <w:p w14:paraId="7797B9E4" w14:textId="77777777" w:rsidR="003458DA" w:rsidRPr="00015496" w:rsidRDefault="003458DA" w:rsidP="00BD08F6">
            <w:pPr>
              <w:rPr>
                <w:rStyle w:val="Zdraznnintenzivn"/>
                <w:i w:val="0"/>
                <w:color w:val="auto"/>
              </w:rPr>
            </w:pPr>
          </w:p>
          <w:p w14:paraId="2D9A2D89" w14:textId="77777777" w:rsidR="00A94A28" w:rsidRPr="00BD08F6" w:rsidRDefault="00A94A28" w:rsidP="00F946ED">
            <w:pPr>
              <w:rPr>
                <w:highlight w:val="cyan"/>
              </w:rPr>
            </w:pPr>
          </w:p>
          <w:p w14:paraId="724FD708" w14:textId="7C5036C5" w:rsidR="00525CEF" w:rsidRPr="00BD08F6" w:rsidRDefault="00525CEF" w:rsidP="00F946ED">
            <w:pPr>
              <w:rPr>
                <w:highlight w:val="cyan"/>
              </w:rPr>
            </w:pPr>
          </w:p>
        </w:tc>
      </w:tr>
      <w:tr w:rsidR="008D414E" w:rsidRPr="0067349A" w14:paraId="04749BB1" w14:textId="77777777" w:rsidTr="00711CA1">
        <w:tc>
          <w:tcPr>
            <w:tcW w:w="3261" w:type="dxa"/>
            <w:tcBorders>
              <w:top w:val="single" w:sz="4" w:space="0" w:color="auto"/>
              <w:left w:val="single" w:sz="4" w:space="0" w:color="auto"/>
              <w:bottom w:val="single" w:sz="4" w:space="0" w:color="auto"/>
              <w:right w:val="single" w:sz="4" w:space="0" w:color="auto"/>
            </w:tcBorders>
          </w:tcPr>
          <w:p w14:paraId="243990E3" w14:textId="77777777" w:rsidR="008D414E" w:rsidRPr="00BD08F6" w:rsidRDefault="008D414E" w:rsidP="00711CA1">
            <w:pPr>
              <w:rPr>
                <w:b/>
              </w:rPr>
            </w:pPr>
            <w:r w:rsidRPr="00BD08F6">
              <w:rPr>
                <w:b/>
              </w:rPr>
              <w:lastRenderedPageBreak/>
              <w:t>Replication</w:t>
            </w:r>
          </w:p>
        </w:tc>
        <w:tc>
          <w:tcPr>
            <w:tcW w:w="6520" w:type="dxa"/>
            <w:tcBorders>
              <w:top w:val="single" w:sz="4" w:space="0" w:color="auto"/>
              <w:left w:val="single" w:sz="4" w:space="0" w:color="auto"/>
              <w:bottom w:val="single" w:sz="4" w:space="0" w:color="auto"/>
              <w:right w:val="single" w:sz="4" w:space="0" w:color="auto"/>
            </w:tcBorders>
          </w:tcPr>
          <w:p w14:paraId="2DBBDCEF" w14:textId="7F06CC4A" w:rsidR="00E354C5" w:rsidRPr="00BD08F6" w:rsidRDefault="00E354C5" w:rsidP="00E354C5">
            <w:pPr>
              <w:jc w:val="left"/>
              <w:rPr>
                <w:u w:val="single"/>
              </w:rPr>
            </w:pPr>
            <w:r w:rsidRPr="00B25D9D">
              <w:rPr>
                <w:u w:val="single"/>
              </w:rPr>
              <w:t>Changes will be replicated to</w:t>
            </w:r>
            <w:r w:rsidR="0023770A" w:rsidRPr="00BD08F6">
              <w:rPr>
                <w:u w:val="single"/>
              </w:rPr>
              <w:t xml:space="preserve"> system </w:t>
            </w:r>
            <w:r w:rsidR="0023770A" w:rsidRPr="001C0895" w:rsidDel="001C0895">
              <w:rPr>
                <w:u w:val="single"/>
              </w:rPr>
              <w:t>according</w:t>
            </w:r>
            <w:r w:rsidR="001C0895" w:rsidRPr="001C0895">
              <w:rPr>
                <w:u w:val="single"/>
              </w:rPr>
              <w:t xml:space="preserve"> to</w:t>
            </w:r>
            <w:r w:rsidR="0023770A" w:rsidRPr="00BD08F6">
              <w:rPr>
                <w:u w:val="single"/>
              </w:rPr>
              <w:t xml:space="preserve"> type of change</w:t>
            </w:r>
            <w:r w:rsidRPr="00B25D9D">
              <w:rPr>
                <w:u w:val="single"/>
              </w:rPr>
              <w:t>:</w:t>
            </w:r>
          </w:p>
          <w:p w14:paraId="4519704A" w14:textId="77777777" w:rsidR="0023770A" w:rsidRPr="00B25D9D" w:rsidRDefault="0023770A" w:rsidP="00E354C5">
            <w:pPr>
              <w:jc w:val="left"/>
              <w:rPr>
                <w:u w:val="single"/>
              </w:rPr>
            </w:pPr>
          </w:p>
          <w:p w14:paraId="0AC843F9" w14:textId="0C1CBA08" w:rsidR="0023770A" w:rsidRPr="00B25D9D" w:rsidRDefault="0023770A" w:rsidP="00E354C5">
            <w:pPr>
              <w:jc w:val="left"/>
              <w:rPr>
                <w:u w:val="single"/>
              </w:rPr>
            </w:pPr>
            <w:r w:rsidRPr="00B25D9D">
              <w:rPr>
                <w:u w:val="single"/>
              </w:rPr>
              <w:t>Changing data without specifying roles</w:t>
            </w:r>
          </w:p>
          <w:p w14:paraId="4CF1E1E9" w14:textId="77777777" w:rsidR="008D414E" w:rsidRPr="00BD08F6" w:rsidRDefault="008D414E" w:rsidP="00BD08F6">
            <w:pPr>
              <w:pStyle w:val="Odstavecseseznamem"/>
            </w:pPr>
            <w:r w:rsidRPr="00BD08F6">
              <w:t>TPRM – integrated with MDG</w:t>
            </w:r>
          </w:p>
          <w:p w14:paraId="24E77DD8" w14:textId="77777777" w:rsidR="0023770A" w:rsidRPr="00BD08F6" w:rsidRDefault="0023770A" w:rsidP="0023770A"/>
          <w:p w14:paraId="32D3B368" w14:textId="12B3F730" w:rsidR="00C1621F" w:rsidRPr="00BD08F6" w:rsidRDefault="00C1621F" w:rsidP="00BD08F6">
            <w:pPr>
              <w:rPr>
                <w:u w:val="single"/>
              </w:rPr>
            </w:pPr>
            <w:r w:rsidRPr="00BD08F6">
              <w:rPr>
                <w:u w:val="single"/>
              </w:rPr>
              <w:t>The ultimate parent becomes a supplier or a customer</w:t>
            </w:r>
            <w:r w:rsidRPr="00B25D9D">
              <w:rPr>
                <w:u w:val="single"/>
              </w:rPr>
              <w:t>:</w:t>
            </w:r>
          </w:p>
          <w:p w14:paraId="69C3CCBC" w14:textId="64119638" w:rsidR="00E354C5" w:rsidRPr="00B25D9D" w:rsidRDefault="00E354C5" w:rsidP="00BD08F6">
            <w:r w:rsidRPr="00B25D9D">
              <w:t>SAP CZ - will be integrated with MDG</w:t>
            </w:r>
            <w:r w:rsidR="00D747F9" w:rsidRPr="00B25D9D">
              <w:t>*</w:t>
            </w:r>
            <w:r w:rsidR="00F50EF6" w:rsidRPr="00B25D9D">
              <w:t xml:space="preserve"> </w:t>
            </w:r>
          </w:p>
          <w:p w14:paraId="379DD050" w14:textId="77777777" w:rsidR="0023770A" w:rsidRPr="00BD08F6" w:rsidRDefault="00E354C5" w:rsidP="00991C35">
            <w:pPr>
              <w:pStyle w:val="Odstavecseseznamem"/>
              <w:numPr>
                <w:ilvl w:val="1"/>
                <w:numId w:val="39"/>
              </w:numPr>
            </w:pPr>
            <w:r w:rsidRPr="00B25D9D">
              <w:t>CLM - will be integrated with MDG</w:t>
            </w:r>
          </w:p>
          <w:p w14:paraId="5169714F" w14:textId="667F2AE7" w:rsidR="0023770A" w:rsidRPr="00BD08F6" w:rsidRDefault="0023770A" w:rsidP="00BD08F6">
            <w:pPr>
              <w:pStyle w:val="Odstavecseseznamem"/>
              <w:numPr>
                <w:ilvl w:val="1"/>
                <w:numId w:val="39"/>
              </w:numPr>
            </w:pPr>
            <w:r w:rsidRPr="00BD08F6">
              <w:t>TPRM – integrated with MDG</w:t>
            </w:r>
          </w:p>
          <w:p w14:paraId="3942EAD3" w14:textId="0CA76907" w:rsidR="008D414E" w:rsidRPr="00B25D9D" w:rsidRDefault="00E354C5" w:rsidP="00E354C5">
            <w:pPr>
              <w:pStyle w:val="Odstavecseseznamem"/>
              <w:numPr>
                <w:ilvl w:val="1"/>
                <w:numId w:val="39"/>
              </w:numPr>
            </w:pPr>
            <w:r w:rsidRPr="00B25D9D">
              <w:t>API GW – send data from MDG</w:t>
            </w:r>
            <w:r w:rsidR="00D747F9" w:rsidRPr="00B25D9D">
              <w:t>*</w:t>
            </w:r>
          </w:p>
          <w:p w14:paraId="311B32D2" w14:textId="77777777" w:rsidR="00D747F9" w:rsidRPr="00BD08F6" w:rsidRDefault="00D747F9" w:rsidP="00BD08F6"/>
          <w:p w14:paraId="1DA477DF" w14:textId="22CF6E6D" w:rsidR="00E354C5" w:rsidRPr="00B25D9D" w:rsidRDefault="00D747F9" w:rsidP="00711CA1">
            <w:pPr>
              <w:jc w:val="left"/>
            </w:pPr>
            <w:r w:rsidRPr="00B25D9D">
              <w:t xml:space="preserve">* </w:t>
            </w:r>
            <w:r w:rsidR="00A23848" w:rsidRPr="00B25D9D">
              <w:t>Depends</w:t>
            </w:r>
            <w:r w:rsidRPr="00B25D9D">
              <w:t xml:space="preserve"> </w:t>
            </w:r>
            <w:r w:rsidR="009A30C9" w:rsidRPr="00B25D9D">
              <w:t>on</w:t>
            </w:r>
            <w:r w:rsidR="00895612" w:rsidRPr="00B25D9D">
              <w:t xml:space="preserve"> </w:t>
            </w:r>
            <w:r w:rsidR="00F232A4" w:rsidRPr="00B25D9D">
              <w:t xml:space="preserve">what country was the </w:t>
            </w:r>
            <w:r w:rsidR="009A30C9" w:rsidRPr="00B25D9D">
              <w:t>partner extended</w:t>
            </w:r>
            <w:r w:rsidR="006D2B26" w:rsidRPr="00B25D9D">
              <w:t xml:space="preserve"> for</w:t>
            </w:r>
            <w:r w:rsidR="00F232A4" w:rsidRPr="00B25D9D">
              <w:t>.</w:t>
            </w:r>
          </w:p>
          <w:p w14:paraId="57376D9A" w14:textId="77777777" w:rsidR="00D747F9" w:rsidRPr="00BD08F6" w:rsidRDefault="00D747F9" w:rsidP="00711CA1">
            <w:pPr>
              <w:jc w:val="left"/>
            </w:pPr>
          </w:p>
        </w:tc>
      </w:tr>
      <w:tr w:rsidR="00BE77BD" w:rsidRPr="0067349A" w14:paraId="422B5079" w14:textId="77777777" w:rsidTr="00711CA1">
        <w:tc>
          <w:tcPr>
            <w:tcW w:w="3261" w:type="dxa"/>
            <w:tcBorders>
              <w:top w:val="single" w:sz="4" w:space="0" w:color="auto"/>
              <w:left w:val="single" w:sz="4" w:space="0" w:color="auto"/>
              <w:bottom w:val="single" w:sz="4" w:space="0" w:color="auto"/>
              <w:right w:val="single" w:sz="4" w:space="0" w:color="auto"/>
            </w:tcBorders>
          </w:tcPr>
          <w:p w14:paraId="39EC0E20" w14:textId="00BAEE6A" w:rsidR="00BE77BD" w:rsidRPr="00BD08F6" w:rsidRDefault="00BE77BD" w:rsidP="00711CA1">
            <w:pPr>
              <w:rPr>
                <w:b/>
              </w:rPr>
            </w:pPr>
            <w:r w:rsidRPr="00BD08F6">
              <w:rPr>
                <w:b/>
              </w:rPr>
              <w:lastRenderedPageBreak/>
              <w:t xml:space="preserve">Notice </w:t>
            </w:r>
          </w:p>
        </w:tc>
        <w:tc>
          <w:tcPr>
            <w:tcW w:w="6520" w:type="dxa"/>
            <w:tcBorders>
              <w:top w:val="single" w:sz="4" w:space="0" w:color="auto"/>
              <w:left w:val="single" w:sz="4" w:space="0" w:color="auto"/>
              <w:bottom w:val="single" w:sz="4" w:space="0" w:color="auto"/>
              <w:right w:val="single" w:sz="4" w:space="0" w:color="auto"/>
            </w:tcBorders>
          </w:tcPr>
          <w:p w14:paraId="735DA429" w14:textId="77777777" w:rsidR="00BE77BD" w:rsidRPr="004B54B7" w:rsidRDefault="00BE77BD" w:rsidP="004B54B7">
            <w:r w:rsidRPr="004B54B7">
              <w:t>If the ultimate parent was created with the role of supplier or customer, the change process will be the same as for other business partners, including replication to connected systems.</w:t>
            </w:r>
          </w:p>
          <w:p w14:paraId="3C6F5019" w14:textId="77777777" w:rsidR="00BE77BD" w:rsidRDefault="00BE77BD" w:rsidP="00E354C5">
            <w:pPr>
              <w:jc w:val="left"/>
              <w:rPr>
                <w:ins w:id="135" w:author="Nicol Pěčková" w:date="2026-05-13T09:02:00Z" w16du:dateUtc="2026-05-13T07:02:00Z"/>
                <w:u w:val="single"/>
              </w:rPr>
            </w:pPr>
          </w:p>
          <w:p w14:paraId="142673DE" w14:textId="77777777" w:rsidR="004B54B7" w:rsidRPr="004B54B7" w:rsidRDefault="004B54B7">
            <w:pPr>
              <w:rPr>
                <w:ins w:id="136" w:author="Nicol Pěčková" w:date="2026-05-13T09:02:00Z" w16du:dateUtc="2026-05-13T07:02:00Z"/>
                <w:highlight w:val="yellow"/>
              </w:rPr>
              <w:pPrChange w:id="137" w:author="Nicol Pěčková" w:date="2026-05-13T09:02:00Z" w16du:dateUtc="2026-05-13T07:02:00Z">
                <w:pPr>
                  <w:pStyle w:val="Odstavecseseznamem"/>
                  <w:numPr>
                    <w:numId w:val="39"/>
                  </w:numPr>
                  <w:ind w:hanging="360"/>
                </w:pPr>
              </w:pPrChange>
            </w:pPr>
            <w:ins w:id="138" w:author="Nicol Pěčková" w:date="2026-05-13T09:02:00Z" w16du:dateUtc="2026-05-13T07:02:00Z">
              <w:r w:rsidRPr="00961F5C">
                <w:t xml:space="preserve">The processes </w:t>
              </w:r>
              <w:r>
                <w:t xml:space="preserve">for creation of subcontractors </w:t>
              </w:r>
              <w:r w:rsidRPr="00961F5C">
                <w:t>are the same as for the parent, but no links are to be foreseen in MDG</w:t>
              </w:r>
              <w:r>
                <w:t>.</w:t>
              </w:r>
            </w:ins>
          </w:p>
          <w:p w14:paraId="2FE6BE9D" w14:textId="77777777" w:rsidR="004B54B7" w:rsidRPr="00BD08F6" w:rsidRDefault="004B54B7" w:rsidP="00E354C5">
            <w:pPr>
              <w:jc w:val="left"/>
              <w:rPr>
                <w:u w:val="single"/>
              </w:rPr>
            </w:pPr>
          </w:p>
        </w:tc>
      </w:tr>
    </w:tbl>
    <w:p w14:paraId="38BA632B" w14:textId="2E803BD2" w:rsidR="008D414E" w:rsidDel="00155103" w:rsidRDefault="008D414E" w:rsidP="00845DA9">
      <w:pPr>
        <w:rPr>
          <w:del w:id="139" w:author="Nicol Pěčková" w:date="2026-05-14T08:51:00Z" w16du:dateUtc="2026-05-14T06:51:00Z"/>
          <w:highlight w:val="yellow"/>
        </w:rPr>
      </w:pPr>
    </w:p>
    <w:p w14:paraId="575608AB" w14:textId="4336C70D" w:rsidR="00845DA9" w:rsidRPr="00BD08F6" w:rsidDel="00155103" w:rsidRDefault="00845DA9" w:rsidP="00BD08F6">
      <w:pPr>
        <w:rPr>
          <w:del w:id="140" w:author="Nicol Pěčková" w:date="2026-05-14T08:51:00Z" w16du:dateUtc="2026-05-14T06:51:00Z"/>
          <w:b/>
          <w:highlight w:val="yellow"/>
        </w:rPr>
      </w:pPr>
      <w:del w:id="141" w:author="Nicol Pěčková" w:date="2026-05-14T08:51:00Z" w16du:dateUtc="2026-05-14T06:51:00Z">
        <w:r w:rsidRPr="00D44C60" w:rsidDel="00155103">
          <w:rPr>
            <w:i/>
            <w:color w:val="EE0000"/>
            <w:lang w:bidi="te-IN"/>
          </w:rPr>
          <w:delText>(!) Task</w:delText>
        </w:r>
        <w:r w:rsidDel="00155103">
          <w:rPr>
            <w:i/>
            <w:color w:val="EE0000"/>
            <w:lang w:bidi="te-IN"/>
          </w:rPr>
          <w:delText xml:space="preserve"> 39</w:delText>
        </w:r>
      </w:del>
    </w:p>
    <w:p w14:paraId="04C6CA12" w14:textId="584E0B25" w:rsidR="001074E8" w:rsidRDefault="00C1570B" w:rsidP="00CA0534">
      <w:pPr>
        <w:pStyle w:val="Nadpis2"/>
      </w:pPr>
      <w:bookmarkStart w:id="142" w:name="_Toc229586683"/>
      <w:r>
        <w:t>Deactivation</w:t>
      </w:r>
      <w:r w:rsidR="002B7933">
        <w:t xml:space="preserve"> of BP</w:t>
      </w:r>
      <w:bookmarkEnd w:id="142"/>
    </w:p>
    <w:p w14:paraId="29D01308" w14:textId="77777777" w:rsidR="00394C2E" w:rsidRPr="00394C2E" w:rsidRDefault="00394C2E" w:rsidP="00394C2E"/>
    <w:p w14:paraId="310CA4B9" w14:textId="5206B6E9" w:rsidR="00957B1B" w:rsidRDefault="009936C8" w:rsidP="00CA7210">
      <w:r>
        <w:t xml:space="preserve">Deactivation </w:t>
      </w:r>
      <w:r w:rsidR="008D539C">
        <w:t xml:space="preserve">of BP </w:t>
      </w:r>
      <w:r w:rsidR="00E41149">
        <w:t xml:space="preserve">in MDG </w:t>
      </w:r>
      <w:r w:rsidR="00775C03" w:rsidRPr="003411C5">
        <w:t>can be only</w:t>
      </w:r>
      <w:r w:rsidR="004D1B71" w:rsidRPr="003411C5">
        <w:t xml:space="preserve"> set up</w:t>
      </w:r>
      <w:r w:rsidR="00775C03" w:rsidRPr="003411C5">
        <w:t xml:space="preserve"> if all </w:t>
      </w:r>
      <w:r w:rsidR="00EA0C18">
        <w:t xml:space="preserve">processes and </w:t>
      </w:r>
      <w:r w:rsidR="00775C03" w:rsidRPr="003411C5">
        <w:t>documents</w:t>
      </w:r>
      <w:r w:rsidR="00EA0C18">
        <w:t xml:space="preserve"> </w:t>
      </w:r>
      <w:r w:rsidR="001435ED">
        <w:t>related to the BP</w:t>
      </w:r>
      <w:r w:rsidR="00775C03" w:rsidRPr="003411C5">
        <w:t xml:space="preserve"> (purchase orders, contracts, invoices</w:t>
      </w:r>
      <w:r w:rsidR="00FD5B1C">
        <w:t>, sa</w:t>
      </w:r>
      <w:r w:rsidR="001A5A44">
        <w:t>les orders</w:t>
      </w:r>
      <w:r w:rsidR="00E50EB4">
        <w:t>.</w:t>
      </w:r>
      <w:r w:rsidR="001A5A44">
        <w:t>..</w:t>
      </w:r>
      <w:r w:rsidR="00775C03" w:rsidRPr="003411C5">
        <w:t>)</w:t>
      </w:r>
      <w:r w:rsidR="00052403" w:rsidRPr="003411C5">
        <w:t xml:space="preserve"> are no</w:t>
      </w:r>
      <w:r w:rsidR="00D42ACC" w:rsidRPr="003411C5">
        <w:t xml:space="preserve"> longer active</w:t>
      </w:r>
      <w:r w:rsidR="004D2671">
        <w:t xml:space="preserve"> in </w:t>
      </w:r>
      <w:r w:rsidR="005E691C">
        <w:t>connected systems</w:t>
      </w:r>
      <w:r w:rsidR="00052403" w:rsidRPr="003411C5">
        <w:t>.</w:t>
      </w:r>
    </w:p>
    <w:p w14:paraId="59698CA7" w14:textId="77777777" w:rsidR="007923B8" w:rsidRDefault="007923B8" w:rsidP="00CA7210"/>
    <w:p w14:paraId="2715A389" w14:textId="29CB4D81" w:rsidR="00BF425A" w:rsidRDefault="00B5370C" w:rsidP="00CA0534">
      <w:pPr>
        <w:pStyle w:val="Titulek"/>
        <w:jc w:val="both"/>
      </w:pPr>
      <w:r>
        <w:rPr>
          <w:noProof/>
        </w:rPr>
        <w:drawing>
          <wp:inline distT="0" distB="0" distL="0" distR="0" wp14:anchorId="76250F81" wp14:editId="4E6EE9E1">
            <wp:extent cx="5511445" cy="2138901"/>
            <wp:effectExtent l="0" t="0" r="0" b="0"/>
            <wp:docPr id="2039871826"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36259" cy="2148531"/>
                    </a:xfrm>
                    <a:prstGeom prst="rect">
                      <a:avLst/>
                    </a:prstGeom>
                    <a:noFill/>
                  </pic:spPr>
                </pic:pic>
              </a:graphicData>
            </a:graphic>
          </wp:inline>
        </w:drawing>
      </w:r>
    </w:p>
    <w:p w14:paraId="372D0CCF" w14:textId="5D396FF2" w:rsidR="007923B8" w:rsidRPr="00CA0534" w:rsidRDefault="007923B8" w:rsidP="00CA0534">
      <w:pPr>
        <w:pStyle w:val="Titulek"/>
        <w:jc w:val="both"/>
      </w:pPr>
      <w:r>
        <w:t xml:space="preserve">Figure </w:t>
      </w:r>
      <w:r>
        <w:fldChar w:fldCharType="begin"/>
      </w:r>
      <w:r>
        <w:instrText xml:space="preserve"> SEQ Figure \* ARABIC </w:instrText>
      </w:r>
      <w:r>
        <w:fldChar w:fldCharType="separate"/>
      </w:r>
      <w:r w:rsidR="00850D8E">
        <w:rPr>
          <w:noProof/>
        </w:rPr>
        <w:t>14</w:t>
      </w:r>
      <w:r>
        <w:fldChar w:fldCharType="end"/>
      </w:r>
      <w:r>
        <w:t>: Deactivation process</w:t>
      </w:r>
    </w:p>
    <w:p w14:paraId="5481CE20" w14:textId="77777777" w:rsidR="00957B1B" w:rsidRPr="003411C5" w:rsidRDefault="00957B1B" w:rsidP="004F40B1"/>
    <w:tbl>
      <w:tblPr>
        <w:tblStyle w:val="Mkatabulky"/>
        <w:tblW w:w="9781" w:type="dxa"/>
        <w:tblInd w:w="108" w:type="dxa"/>
        <w:tblLook w:val="01E0" w:firstRow="1" w:lastRow="1" w:firstColumn="1" w:lastColumn="1" w:noHBand="0" w:noVBand="0"/>
      </w:tblPr>
      <w:tblGrid>
        <w:gridCol w:w="3261"/>
        <w:gridCol w:w="6520"/>
      </w:tblGrid>
      <w:tr w:rsidR="004D1B71" w:rsidRPr="003411C5" w14:paraId="5D46ADC9" w14:textId="77777777" w:rsidTr="00CA0534">
        <w:trPr>
          <w:tblHeader/>
        </w:trPr>
        <w:tc>
          <w:tcPr>
            <w:tcW w:w="3261" w:type="dxa"/>
            <w:tcBorders>
              <w:top w:val="single" w:sz="4" w:space="0" w:color="auto"/>
              <w:left w:val="single" w:sz="4" w:space="0" w:color="auto"/>
              <w:bottom w:val="single" w:sz="4" w:space="0" w:color="auto"/>
              <w:right w:val="single" w:sz="4" w:space="0" w:color="auto"/>
            </w:tcBorders>
            <w:hideMark/>
          </w:tcPr>
          <w:p w14:paraId="75C8345C" w14:textId="0D01C16B" w:rsidR="004D1B71" w:rsidRPr="00CA0534" w:rsidRDefault="004D1B71" w:rsidP="004D1B71">
            <w:pPr>
              <w:rPr>
                <w:b/>
              </w:rPr>
            </w:pPr>
            <w:r w:rsidRPr="00CA0534">
              <w:rPr>
                <w:b/>
              </w:rPr>
              <w:t>Steps in process</w:t>
            </w:r>
          </w:p>
        </w:tc>
        <w:tc>
          <w:tcPr>
            <w:tcW w:w="6520" w:type="dxa"/>
            <w:tcBorders>
              <w:top w:val="single" w:sz="4" w:space="0" w:color="auto"/>
              <w:left w:val="single" w:sz="4" w:space="0" w:color="auto"/>
              <w:bottom w:val="single" w:sz="4" w:space="0" w:color="auto"/>
              <w:right w:val="single" w:sz="4" w:space="0" w:color="auto"/>
            </w:tcBorders>
            <w:hideMark/>
          </w:tcPr>
          <w:p w14:paraId="38198AF9" w14:textId="77777777" w:rsidR="004D1B71" w:rsidRPr="00CA0534" w:rsidRDefault="004D1B71" w:rsidP="004D1B71">
            <w:pPr>
              <w:rPr>
                <w:b/>
              </w:rPr>
            </w:pPr>
            <w:r w:rsidRPr="00CA0534">
              <w:rPr>
                <w:b/>
              </w:rPr>
              <w:t>Description of steps</w:t>
            </w:r>
          </w:p>
          <w:p w14:paraId="023C4599" w14:textId="77777777" w:rsidR="004D1B71" w:rsidRPr="00CA0534" w:rsidRDefault="004D1B71" w:rsidP="004D1B71">
            <w:pPr>
              <w:rPr>
                <w:b/>
              </w:rPr>
            </w:pPr>
          </w:p>
        </w:tc>
      </w:tr>
      <w:tr w:rsidR="004D1B71" w:rsidRPr="003411C5" w14:paraId="7396FF91" w14:textId="77777777">
        <w:tc>
          <w:tcPr>
            <w:tcW w:w="3261" w:type="dxa"/>
            <w:tcBorders>
              <w:top w:val="single" w:sz="4" w:space="0" w:color="auto"/>
              <w:left w:val="single" w:sz="4" w:space="0" w:color="auto"/>
              <w:bottom w:val="single" w:sz="4" w:space="0" w:color="auto"/>
              <w:right w:val="single" w:sz="4" w:space="0" w:color="auto"/>
            </w:tcBorders>
          </w:tcPr>
          <w:p w14:paraId="7B85E27E" w14:textId="49212C70" w:rsidR="004D1B71" w:rsidRPr="003411C5" w:rsidRDefault="004D1B71" w:rsidP="004D1B71">
            <w:pPr>
              <w:rPr>
                <w:b/>
                <w:bCs/>
              </w:rPr>
            </w:pPr>
            <w:r w:rsidRPr="003411C5">
              <w:rPr>
                <w:b/>
                <w:bCs/>
              </w:rPr>
              <w:t xml:space="preserve">User </w:t>
            </w:r>
          </w:p>
        </w:tc>
        <w:tc>
          <w:tcPr>
            <w:tcW w:w="6520" w:type="dxa"/>
            <w:tcBorders>
              <w:top w:val="single" w:sz="4" w:space="0" w:color="auto"/>
              <w:left w:val="single" w:sz="4" w:space="0" w:color="auto"/>
              <w:bottom w:val="single" w:sz="4" w:space="0" w:color="auto"/>
              <w:right w:val="single" w:sz="4" w:space="0" w:color="auto"/>
            </w:tcBorders>
          </w:tcPr>
          <w:p w14:paraId="2B8B48EE" w14:textId="77777777" w:rsidR="004D1B71" w:rsidRPr="003411C5" w:rsidRDefault="004D1B71" w:rsidP="004D1B71">
            <w:pPr>
              <w:jc w:val="left"/>
            </w:pPr>
            <w:r w:rsidRPr="003411C5">
              <w:t>Process users:</w:t>
            </w:r>
          </w:p>
          <w:p w14:paraId="59F4963F" w14:textId="74C81877" w:rsidR="00646950" w:rsidRPr="003411C5" w:rsidRDefault="004D1B71" w:rsidP="00E35B84">
            <w:pPr>
              <w:pStyle w:val="Odstavecseseznamem"/>
              <w:numPr>
                <w:ilvl w:val="0"/>
                <w:numId w:val="24"/>
              </w:numPr>
              <w:rPr>
                <w:szCs w:val="24"/>
              </w:rPr>
            </w:pPr>
            <w:r w:rsidRPr="003411C5">
              <w:rPr>
                <w:szCs w:val="24"/>
              </w:rPr>
              <w:t xml:space="preserve">User </w:t>
            </w:r>
            <w:r w:rsidR="00E35B84" w:rsidRPr="003411C5">
              <w:rPr>
                <w:szCs w:val="24"/>
              </w:rPr>
              <w:t xml:space="preserve">with </w:t>
            </w:r>
            <w:r w:rsidR="0092680B" w:rsidRPr="003411C5">
              <w:rPr>
                <w:szCs w:val="24"/>
              </w:rPr>
              <w:t>deactivation</w:t>
            </w:r>
            <w:r w:rsidR="00E236FB" w:rsidRPr="003411C5">
              <w:rPr>
                <w:szCs w:val="24"/>
              </w:rPr>
              <w:t xml:space="preserve"> </w:t>
            </w:r>
            <w:r w:rsidR="00112973" w:rsidRPr="003411C5">
              <w:rPr>
                <w:szCs w:val="24"/>
              </w:rPr>
              <w:t>role</w:t>
            </w:r>
          </w:p>
          <w:p w14:paraId="712C4765" w14:textId="77777777" w:rsidR="004D1B71" w:rsidRPr="00990982" w:rsidRDefault="00553631" w:rsidP="004F40B1">
            <w:pPr>
              <w:pStyle w:val="Odstavecseseznamem"/>
              <w:numPr>
                <w:ilvl w:val="0"/>
                <w:numId w:val="24"/>
              </w:numPr>
            </w:pPr>
            <w:r w:rsidRPr="003411C5">
              <w:rPr>
                <w:szCs w:val="24"/>
              </w:rPr>
              <w:t>MDG Administrator</w:t>
            </w:r>
          </w:p>
          <w:p w14:paraId="479C4CB0" w14:textId="77777777" w:rsidR="00990982" w:rsidRPr="003411C5" w:rsidRDefault="00990982" w:rsidP="00990982">
            <w:pPr>
              <w:pStyle w:val="Odstavecseseznamem"/>
              <w:numPr>
                <w:ilvl w:val="0"/>
                <w:numId w:val="24"/>
              </w:numPr>
            </w:pPr>
            <w:r w:rsidRPr="003411C5">
              <w:t>Technical user from SAP BE</w:t>
            </w:r>
          </w:p>
          <w:p w14:paraId="3F31C673" w14:textId="1E0E0983" w:rsidR="004D1B71" w:rsidRPr="003411C5" w:rsidRDefault="004D1B71" w:rsidP="00D44C60">
            <w:pPr>
              <w:pStyle w:val="Odstavecseseznamem"/>
            </w:pPr>
          </w:p>
        </w:tc>
      </w:tr>
      <w:tr w:rsidR="004D1B71" w:rsidRPr="003411C5" w14:paraId="03BC84BD" w14:textId="77777777">
        <w:tc>
          <w:tcPr>
            <w:tcW w:w="3261" w:type="dxa"/>
            <w:tcBorders>
              <w:top w:val="single" w:sz="4" w:space="0" w:color="auto"/>
              <w:left w:val="single" w:sz="4" w:space="0" w:color="auto"/>
              <w:bottom w:val="single" w:sz="4" w:space="0" w:color="auto"/>
              <w:right w:val="single" w:sz="4" w:space="0" w:color="auto"/>
            </w:tcBorders>
          </w:tcPr>
          <w:p w14:paraId="02D75D0F" w14:textId="66A3E6FA" w:rsidR="004D1B71" w:rsidRPr="003411C5" w:rsidRDefault="0089360D" w:rsidP="004D1B71">
            <w:pPr>
              <w:rPr>
                <w:b/>
                <w:bCs/>
              </w:rPr>
            </w:pPr>
            <w:r w:rsidRPr="003411C5">
              <w:rPr>
                <w:b/>
                <w:bCs/>
              </w:rPr>
              <w:t xml:space="preserve">Initial </w:t>
            </w:r>
            <w:r w:rsidR="00903343">
              <w:rPr>
                <w:b/>
                <w:bCs/>
              </w:rPr>
              <w:t>process outside MDG</w:t>
            </w:r>
          </w:p>
        </w:tc>
        <w:tc>
          <w:tcPr>
            <w:tcW w:w="6520" w:type="dxa"/>
            <w:tcBorders>
              <w:top w:val="single" w:sz="4" w:space="0" w:color="auto"/>
              <w:left w:val="single" w:sz="4" w:space="0" w:color="auto"/>
              <w:bottom w:val="single" w:sz="4" w:space="0" w:color="auto"/>
              <w:right w:val="single" w:sz="4" w:space="0" w:color="auto"/>
            </w:tcBorders>
          </w:tcPr>
          <w:p w14:paraId="6E0BEC6B" w14:textId="22029AB0" w:rsidR="00B54A3A" w:rsidRPr="00FE6501" w:rsidRDefault="0089360D" w:rsidP="004D1B71">
            <w:pPr>
              <w:jc w:val="left"/>
            </w:pPr>
            <w:r w:rsidRPr="00FE6501">
              <w:t>KBC must have initial process which ensures BP doesn’t have active documents or ongoing processes</w:t>
            </w:r>
            <w:r w:rsidR="009D1295" w:rsidRPr="00FE6501">
              <w:t xml:space="preserve"> in relevant systems.</w:t>
            </w:r>
          </w:p>
          <w:p w14:paraId="0CF6A2FE" w14:textId="1D54C5AF" w:rsidR="00990581" w:rsidRPr="00FE6501" w:rsidRDefault="00990581" w:rsidP="00D61216">
            <w:pPr>
              <w:jc w:val="left"/>
            </w:pPr>
          </w:p>
          <w:p w14:paraId="194328CB" w14:textId="1626A7A7" w:rsidR="00D61216" w:rsidRDefault="00D61216" w:rsidP="00D61216">
            <w:pPr>
              <w:jc w:val="left"/>
              <w:rPr>
                <w:b/>
                <w:bCs/>
                <w:color w:val="000000" w:themeColor="text1"/>
              </w:rPr>
            </w:pPr>
            <w:r w:rsidRPr="00FE6501">
              <w:rPr>
                <w:b/>
                <w:bCs/>
                <w:color w:val="000000" w:themeColor="text1"/>
              </w:rPr>
              <w:t>! This check must be performed before the MDG process begins, a</w:t>
            </w:r>
            <w:r w:rsidR="005D378F" w:rsidRPr="00FE6501">
              <w:rPr>
                <w:b/>
                <w:bCs/>
                <w:color w:val="000000" w:themeColor="text1"/>
              </w:rPr>
              <w:t>s</w:t>
            </w:r>
            <w:r w:rsidRPr="00FE6501">
              <w:rPr>
                <w:b/>
                <w:bCs/>
                <w:color w:val="000000" w:themeColor="text1"/>
              </w:rPr>
              <w:t xml:space="preserve"> this validation is not part of the MDG tasks.</w:t>
            </w:r>
          </w:p>
          <w:p w14:paraId="010DA696" w14:textId="4633BDBD" w:rsidR="00C31F02" w:rsidRPr="003411C5" w:rsidRDefault="00C31F02" w:rsidP="007C5C08"/>
        </w:tc>
      </w:tr>
      <w:tr w:rsidR="004D1B71" w:rsidRPr="003411C5" w14:paraId="485D2405" w14:textId="77777777">
        <w:tc>
          <w:tcPr>
            <w:tcW w:w="3261" w:type="dxa"/>
            <w:tcBorders>
              <w:top w:val="single" w:sz="4" w:space="0" w:color="auto"/>
              <w:left w:val="single" w:sz="4" w:space="0" w:color="auto"/>
              <w:bottom w:val="single" w:sz="4" w:space="0" w:color="auto"/>
              <w:right w:val="single" w:sz="4" w:space="0" w:color="auto"/>
            </w:tcBorders>
          </w:tcPr>
          <w:p w14:paraId="723CFBA2" w14:textId="557C1041" w:rsidR="004D1B71" w:rsidRPr="003411C5" w:rsidRDefault="004D1B71" w:rsidP="004D1B71">
            <w:pPr>
              <w:rPr>
                <w:b/>
                <w:bCs/>
              </w:rPr>
            </w:pPr>
            <w:r w:rsidRPr="003411C5">
              <w:rPr>
                <w:b/>
                <w:bCs/>
              </w:rPr>
              <w:t>MDG process</w:t>
            </w:r>
          </w:p>
        </w:tc>
        <w:tc>
          <w:tcPr>
            <w:tcW w:w="6520" w:type="dxa"/>
            <w:tcBorders>
              <w:top w:val="single" w:sz="4" w:space="0" w:color="auto"/>
              <w:left w:val="single" w:sz="4" w:space="0" w:color="auto"/>
              <w:bottom w:val="single" w:sz="4" w:space="0" w:color="auto"/>
              <w:right w:val="single" w:sz="4" w:space="0" w:color="auto"/>
            </w:tcBorders>
          </w:tcPr>
          <w:p w14:paraId="35D50581" w14:textId="77777777" w:rsidR="00D61216" w:rsidRPr="00BA22D3" w:rsidRDefault="00D61216" w:rsidP="00D61216">
            <w:pPr>
              <w:jc w:val="left"/>
              <w:rPr>
                <w:u w:val="single"/>
              </w:rPr>
            </w:pPr>
            <w:r w:rsidRPr="00BA22D3">
              <w:rPr>
                <w:u w:val="single"/>
              </w:rPr>
              <w:t>Creating MDG request:</w:t>
            </w:r>
          </w:p>
          <w:p w14:paraId="5042C18E" w14:textId="44CD9E6E" w:rsidR="00D61216" w:rsidRPr="00CA0534" w:rsidRDefault="00D61216" w:rsidP="00D61216">
            <w:r w:rsidRPr="00CA0534">
              <w:t>User with deactivation role</w:t>
            </w:r>
          </w:p>
          <w:p w14:paraId="2C085761" w14:textId="1726401D" w:rsidR="00D61216" w:rsidRDefault="00D61216">
            <w:pPr>
              <w:pStyle w:val="Odstavecseseznamem"/>
              <w:numPr>
                <w:ilvl w:val="0"/>
                <w:numId w:val="116"/>
              </w:numPr>
            </w:pPr>
            <w:r w:rsidRPr="003411C5">
              <w:lastRenderedPageBreak/>
              <w:t xml:space="preserve">User will </w:t>
            </w:r>
            <w:r w:rsidR="005E1F6E">
              <w:t xml:space="preserve">set in the change </w:t>
            </w:r>
            <w:r w:rsidR="00951E7D">
              <w:t xml:space="preserve">request </w:t>
            </w:r>
            <w:r w:rsidRPr="003411C5">
              <w:t xml:space="preserve">deactivation </w:t>
            </w:r>
            <w:r w:rsidR="00951E7D">
              <w:t xml:space="preserve">flag, </w:t>
            </w:r>
            <w:r>
              <w:t>which is country specific.</w:t>
            </w:r>
          </w:p>
          <w:p w14:paraId="568BF27A" w14:textId="77777777" w:rsidR="00E66279" w:rsidRDefault="00606B6F">
            <w:pPr>
              <w:pStyle w:val="Odstavecseseznamem"/>
              <w:numPr>
                <w:ilvl w:val="0"/>
                <w:numId w:val="116"/>
              </w:numPr>
            </w:pPr>
            <w:r w:rsidRPr="005078E9">
              <w:t>In case the user changes other fields</w:t>
            </w:r>
            <w:r w:rsidR="00EE6504" w:rsidRPr="005078E9">
              <w:t xml:space="preserve"> </w:t>
            </w:r>
            <w:r w:rsidR="00BB67DF" w:rsidRPr="005078E9">
              <w:t>apart</w:t>
            </w:r>
            <w:r w:rsidR="00EE6504" w:rsidRPr="005078E9">
              <w:t xml:space="preserve"> the deactivation flag</w:t>
            </w:r>
            <w:r w:rsidRPr="005078E9">
              <w:t>,</w:t>
            </w:r>
            <w:r w:rsidR="00A13186" w:rsidRPr="005078E9">
              <w:t xml:space="preserve"> </w:t>
            </w:r>
            <w:r w:rsidR="006C506F" w:rsidRPr="00CA0534">
              <w:t>these changes</w:t>
            </w:r>
            <w:r w:rsidR="00A86955" w:rsidRPr="005078E9">
              <w:t xml:space="preserve"> will be discarded. </w:t>
            </w:r>
          </w:p>
          <w:p w14:paraId="570CE234" w14:textId="77777777" w:rsidR="00D61216" w:rsidRDefault="00D61216" w:rsidP="00D61216"/>
          <w:p w14:paraId="244EC70C" w14:textId="77777777" w:rsidR="00D61216" w:rsidRPr="00CA0534" w:rsidRDefault="00D61216" w:rsidP="00D61216">
            <w:r w:rsidRPr="00CA0534">
              <w:t>Technical user from SAP BE</w:t>
            </w:r>
          </w:p>
          <w:p w14:paraId="18372C34" w14:textId="6A715775" w:rsidR="0073553C" w:rsidRPr="00BD08F6" w:rsidRDefault="00D61216" w:rsidP="0073553C">
            <w:pPr>
              <w:pStyle w:val="Odstavecseseznamem"/>
              <w:numPr>
                <w:ilvl w:val="0"/>
                <w:numId w:val="116"/>
              </w:numPr>
            </w:pPr>
            <w:r w:rsidRPr="00BD08F6">
              <w:t>Deactivation of BP will be transferred from SAP BE to MDG</w:t>
            </w:r>
            <w:r w:rsidR="00EC49F1" w:rsidRPr="00BD08F6">
              <w:t>.</w:t>
            </w:r>
          </w:p>
          <w:p w14:paraId="2329A625" w14:textId="1962CEA8" w:rsidR="00BF4519" w:rsidRPr="00BD08F6" w:rsidRDefault="00D61216">
            <w:pPr>
              <w:pStyle w:val="Odstavecseseznamem"/>
              <w:numPr>
                <w:ilvl w:val="0"/>
                <w:numId w:val="116"/>
              </w:numPr>
            </w:pPr>
            <w:r w:rsidRPr="00BD08F6">
              <w:t xml:space="preserve">If error occurs during </w:t>
            </w:r>
            <w:r w:rsidR="00535265" w:rsidRPr="00BD08F6">
              <w:t xml:space="preserve">request </w:t>
            </w:r>
            <w:r w:rsidRPr="00BD08F6">
              <w:t>creation, the message</w:t>
            </w:r>
            <w:r w:rsidR="00BF4519" w:rsidRPr="00BD08F6">
              <w:t xml:space="preserve"> about process error will be </w:t>
            </w:r>
            <w:r w:rsidR="00E64867" w:rsidRPr="00BD08F6">
              <w:t>sent to</w:t>
            </w:r>
            <w:r w:rsidR="00BF4519" w:rsidRPr="00BD08F6">
              <w:t xml:space="preserve"> e-mail address:</w:t>
            </w:r>
            <w:r w:rsidRPr="00BD08F6">
              <w:t xml:space="preserve"> </w:t>
            </w:r>
            <w:r w:rsidR="00BF4519" w:rsidRPr="00BD08F6">
              <w:t>stamdatabeheer@kbc.be</w:t>
            </w:r>
          </w:p>
          <w:p w14:paraId="03B4C102" w14:textId="6AF290A9" w:rsidR="004D1B71" w:rsidRPr="003411C5" w:rsidRDefault="004D1B71" w:rsidP="00CA0534">
            <w:pPr>
              <w:rPr>
                <w:i/>
                <w:iCs/>
              </w:rPr>
            </w:pPr>
          </w:p>
        </w:tc>
      </w:tr>
      <w:tr w:rsidR="004D1B71" w:rsidRPr="003411C5" w14:paraId="4F368194" w14:textId="77777777">
        <w:tc>
          <w:tcPr>
            <w:tcW w:w="3261" w:type="dxa"/>
            <w:tcBorders>
              <w:top w:val="single" w:sz="4" w:space="0" w:color="auto"/>
              <w:left w:val="single" w:sz="4" w:space="0" w:color="auto"/>
              <w:bottom w:val="single" w:sz="4" w:space="0" w:color="auto"/>
              <w:right w:val="single" w:sz="4" w:space="0" w:color="auto"/>
            </w:tcBorders>
          </w:tcPr>
          <w:p w14:paraId="39C5B574" w14:textId="18E817B6" w:rsidR="004D1B71" w:rsidRPr="003411C5" w:rsidRDefault="004D1B71" w:rsidP="004D1B71">
            <w:pPr>
              <w:rPr>
                <w:b/>
                <w:bCs/>
              </w:rPr>
            </w:pPr>
            <w:r w:rsidRPr="003411C5">
              <w:rPr>
                <w:b/>
                <w:bCs/>
              </w:rPr>
              <w:lastRenderedPageBreak/>
              <w:t>Replication</w:t>
            </w:r>
          </w:p>
        </w:tc>
        <w:tc>
          <w:tcPr>
            <w:tcW w:w="6520" w:type="dxa"/>
            <w:tcBorders>
              <w:top w:val="single" w:sz="4" w:space="0" w:color="auto"/>
              <w:left w:val="single" w:sz="4" w:space="0" w:color="auto"/>
              <w:bottom w:val="single" w:sz="4" w:space="0" w:color="auto"/>
              <w:right w:val="single" w:sz="4" w:space="0" w:color="auto"/>
            </w:tcBorders>
          </w:tcPr>
          <w:p w14:paraId="30FFA939" w14:textId="77777777" w:rsidR="004D1B71" w:rsidRPr="003411C5" w:rsidRDefault="004D1B71" w:rsidP="004D1B71">
            <w:pPr>
              <w:jc w:val="left"/>
              <w:rPr>
                <w:u w:val="single"/>
              </w:rPr>
            </w:pPr>
            <w:r w:rsidRPr="003411C5">
              <w:rPr>
                <w:u w:val="single"/>
              </w:rPr>
              <w:t>Changes on BP will be replicated to:</w:t>
            </w:r>
          </w:p>
          <w:p w14:paraId="6A5D3E47" w14:textId="168AE748" w:rsidR="004D1B71" w:rsidRPr="003411C5" w:rsidRDefault="004D1B71" w:rsidP="00CA0534">
            <w:pPr>
              <w:pStyle w:val="Odstavecseseznamem"/>
              <w:numPr>
                <w:ilvl w:val="0"/>
                <w:numId w:val="33"/>
              </w:numPr>
              <w:rPr>
                <w:szCs w:val="24"/>
              </w:rPr>
            </w:pPr>
            <w:r w:rsidRPr="003411C5">
              <w:rPr>
                <w:szCs w:val="24"/>
              </w:rPr>
              <w:t>CLM - will be integrated with MDG</w:t>
            </w:r>
          </w:p>
          <w:p w14:paraId="282A38C3" w14:textId="490E6974" w:rsidR="004D1B71" w:rsidRPr="00880E95" w:rsidRDefault="004D1B71" w:rsidP="007C5C08">
            <w:pPr>
              <w:pStyle w:val="Odstavecseseznamem"/>
              <w:numPr>
                <w:ilvl w:val="0"/>
                <w:numId w:val="33"/>
              </w:numPr>
              <w:rPr>
                <w:i/>
              </w:rPr>
            </w:pPr>
            <w:r w:rsidRPr="003411C5">
              <w:rPr>
                <w:szCs w:val="24"/>
              </w:rPr>
              <w:t>SAP CZ - will be integrated with MDG</w:t>
            </w:r>
          </w:p>
          <w:p w14:paraId="7BD330C7" w14:textId="7CE1BD16" w:rsidR="005434E3" w:rsidRPr="00CA0534" w:rsidRDefault="005434E3" w:rsidP="004F40B1">
            <w:pPr>
              <w:pStyle w:val="Odstavecseseznamem"/>
              <w:numPr>
                <w:ilvl w:val="1"/>
                <w:numId w:val="33"/>
              </w:numPr>
            </w:pPr>
            <w:r w:rsidRPr="00CA0534">
              <w:t>fields XDELE and XBLCK will be set</w:t>
            </w:r>
            <w:r w:rsidR="00D4494F" w:rsidRPr="00CA0534">
              <w:t xml:space="preserve"> up</w:t>
            </w:r>
            <w:r w:rsidR="00C34E48">
              <w:t xml:space="preserve"> in main BP data</w:t>
            </w:r>
          </w:p>
          <w:p w14:paraId="70CEF915" w14:textId="501A04BE" w:rsidR="00C12322" w:rsidRPr="003411C5" w:rsidRDefault="00C12322" w:rsidP="004F40B1">
            <w:pPr>
              <w:rPr>
                <w:i/>
                <w:iCs/>
              </w:rPr>
            </w:pPr>
          </w:p>
        </w:tc>
      </w:tr>
      <w:tr w:rsidR="00AD4206" w:rsidRPr="003411C5" w14:paraId="1A0CFAD9" w14:textId="77777777">
        <w:tc>
          <w:tcPr>
            <w:tcW w:w="3261" w:type="dxa"/>
            <w:tcBorders>
              <w:top w:val="single" w:sz="4" w:space="0" w:color="auto"/>
              <w:left w:val="single" w:sz="4" w:space="0" w:color="auto"/>
              <w:bottom w:val="single" w:sz="4" w:space="0" w:color="auto"/>
              <w:right w:val="single" w:sz="4" w:space="0" w:color="auto"/>
            </w:tcBorders>
          </w:tcPr>
          <w:p w14:paraId="32ADCDD2" w14:textId="3C6CFE28" w:rsidR="00AD4206" w:rsidRPr="004E1A57" w:rsidRDefault="00AD4206" w:rsidP="004D1B71">
            <w:pPr>
              <w:rPr>
                <w:b/>
                <w:bCs/>
              </w:rPr>
            </w:pPr>
            <w:r>
              <w:rPr>
                <w:b/>
                <w:bCs/>
              </w:rPr>
              <w:t>Notice</w:t>
            </w:r>
          </w:p>
        </w:tc>
        <w:tc>
          <w:tcPr>
            <w:tcW w:w="6520" w:type="dxa"/>
            <w:tcBorders>
              <w:top w:val="single" w:sz="4" w:space="0" w:color="auto"/>
              <w:left w:val="single" w:sz="4" w:space="0" w:color="auto"/>
              <w:bottom w:val="single" w:sz="4" w:space="0" w:color="auto"/>
              <w:right w:val="single" w:sz="4" w:space="0" w:color="auto"/>
            </w:tcBorders>
          </w:tcPr>
          <w:p w14:paraId="3490BD9F" w14:textId="77777777" w:rsidR="00AD4206" w:rsidRDefault="00AD4206" w:rsidP="00AD4206">
            <w:pPr>
              <w:pStyle w:val="Odstavecseseznamem"/>
              <w:numPr>
                <w:ilvl w:val="0"/>
                <w:numId w:val="118"/>
              </w:numPr>
            </w:pPr>
            <w:r w:rsidRPr="00535265">
              <w:t>If the BP is deactivated in MDG for specific country, no further changes will be replicated to the system of this country.</w:t>
            </w:r>
          </w:p>
          <w:p w14:paraId="6593161E" w14:textId="7244C59B" w:rsidR="00A51727" w:rsidRDefault="00A51727" w:rsidP="00AD4206">
            <w:pPr>
              <w:pStyle w:val="Odstavecseseznamem"/>
              <w:numPr>
                <w:ilvl w:val="0"/>
                <w:numId w:val="118"/>
              </w:numPr>
            </w:pPr>
            <w:r w:rsidRPr="00A51727">
              <w:t>Blocking of supplier/customer in local system has no impact on MDG.</w:t>
            </w:r>
          </w:p>
          <w:p w14:paraId="50BDBD1E" w14:textId="533C27AB" w:rsidR="00535265" w:rsidRPr="00DD4447" w:rsidRDefault="00535265" w:rsidP="00CA0534">
            <w:pPr>
              <w:rPr>
                <w:highlight w:val="cyan"/>
              </w:rPr>
            </w:pPr>
          </w:p>
        </w:tc>
      </w:tr>
    </w:tbl>
    <w:p w14:paraId="7B8110A6" w14:textId="470BBF73" w:rsidR="00EB7607" w:rsidRPr="003411C5" w:rsidRDefault="00EB7607" w:rsidP="00EB7607">
      <w:pPr>
        <w:pStyle w:val="Nadpis2"/>
      </w:pPr>
      <w:bookmarkStart w:id="143" w:name="_Toc224906278"/>
      <w:bookmarkStart w:id="144" w:name="_Toc224906378"/>
      <w:bookmarkStart w:id="145" w:name="_Toc224906479"/>
      <w:bookmarkStart w:id="146" w:name="_Toc225514200"/>
      <w:bookmarkStart w:id="147" w:name="_Toc225514201"/>
      <w:bookmarkStart w:id="148" w:name="_Toc229586684"/>
      <w:bookmarkEnd w:id="143"/>
      <w:bookmarkEnd w:id="144"/>
      <w:bookmarkEnd w:id="145"/>
      <w:bookmarkEnd w:id="146"/>
      <w:bookmarkEnd w:id="147"/>
      <w:r w:rsidRPr="003411C5">
        <w:t>Deduplication and matching</w:t>
      </w:r>
      <w:r w:rsidR="00613608" w:rsidRPr="003411C5">
        <w:t xml:space="preserve"> for initial load</w:t>
      </w:r>
      <w:bookmarkEnd w:id="148"/>
    </w:p>
    <w:p w14:paraId="298A1389" w14:textId="77777777" w:rsidR="00826E17" w:rsidRPr="00863BDB" w:rsidRDefault="00826E17" w:rsidP="00826E17">
      <w:pPr>
        <w:rPr>
          <w:highlight w:val="yellow"/>
        </w:rPr>
      </w:pPr>
      <w:r w:rsidRPr="00863BDB">
        <w:rPr>
          <w:highlight w:val="yellow"/>
        </w:rPr>
        <w:t>Upload of BP initial data from connected source systems should be:</w:t>
      </w:r>
    </w:p>
    <w:p w14:paraId="311C2552" w14:textId="77777777" w:rsidR="00826E17" w:rsidRPr="00863BDB" w:rsidRDefault="00826E17" w:rsidP="00826E17">
      <w:pPr>
        <w:numPr>
          <w:ilvl w:val="0"/>
          <w:numId w:val="157"/>
        </w:numPr>
        <w:rPr>
          <w:highlight w:val="yellow"/>
        </w:rPr>
      </w:pPr>
      <w:r w:rsidRPr="00863BDB">
        <w:rPr>
          <w:highlight w:val="yellow"/>
        </w:rPr>
        <w:t>File Upload</w:t>
      </w:r>
    </w:p>
    <w:p w14:paraId="1FD07742" w14:textId="77777777" w:rsidR="00826E17" w:rsidRPr="00863BDB" w:rsidRDefault="00826E17" w:rsidP="00826E17">
      <w:pPr>
        <w:numPr>
          <w:ilvl w:val="0"/>
          <w:numId w:val="157"/>
        </w:numPr>
        <w:rPr>
          <w:highlight w:val="yellow"/>
        </w:rPr>
      </w:pPr>
      <w:r w:rsidRPr="00863BDB">
        <w:rPr>
          <w:highlight w:val="yellow"/>
        </w:rPr>
        <w:t>Replication with DRF through IF-MAINTAIN on SAP BTP</w:t>
      </w:r>
    </w:p>
    <w:p w14:paraId="1627BC63" w14:textId="77777777" w:rsidR="0074114C" w:rsidRPr="004475F0" w:rsidRDefault="0074114C" w:rsidP="00CA0534"/>
    <w:p w14:paraId="3C26C4AB" w14:textId="5B30019F" w:rsidR="00845727" w:rsidRPr="003411C5" w:rsidRDefault="00DA6DAB" w:rsidP="00A7701C">
      <w:r w:rsidRPr="003411C5">
        <w:t xml:space="preserve">Picture below describes </w:t>
      </w:r>
      <w:r w:rsidR="00F7107C" w:rsidRPr="003411C5">
        <w:t>process</w:t>
      </w:r>
      <w:r w:rsidR="00EB09CB" w:rsidRPr="003411C5">
        <w:t xml:space="preserve"> of</w:t>
      </w:r>
      <w:r w:rsidR="00F7107C" w:rsidRPr="003411C5">
        <w:t xml:space="preserve"> unique values</w:t>
      </w:r>
      <w:r w:rsidR="00CD0E71" w:rsidRPr="003411C5">
        <w:t xml:space="preserve"> or controlled duplic</w:t>
      </w:r>
      <w:r w:rsidR="00C22DBF">
        <w:t>ates</w:t>
      </w:r>
      <w:r w:rsidR="00EB09CB" w:rsidRPr="003411C5">
        <w:t xml:space="preserve"> identification</w:t>
      </w:r>
      <w:r w:rsidR="00F7107C" w:rsidRPr="003411C5">
        <w:t xml:space="preserve"> which will lead to creation of </w:t>
      </w:r>
      <w:r w:rsidR="00971CA6">
        <w:t>G</w:t>
      </w:r>
      <w:r w:rsidR="00F7107C" w:rsidRPr="003411C5">
        <w:t>ID</w:t>
      </w:r>
      <w:r w:rsidR="0060798A" w:rsidRPr="003411C5">
        <w:t xml:space="preserve"> in MDG</w:t>
      </w:r>
      <w:r w:rsidR="000B0C94" w:rsidRPr="003411C5">
        <w:t>.</w:t>
      </w:r>
    </w:p>
    <w:p w14:paraId="581D4DA8" w14:textId="77777777" w:rsidR="000F6785" w:rsidRPr="003411C5" w:rsidRDefault="000F6785" w:rsidP="00A7701C"/>
    <w:p w14:paraId="589892C8" w14:textId="0D5D26CB" w:rsidR="001E5F1C" w:rsidRDefault="00AB43CB" w:rsidP="001E5F1C">
      <w:pPr>
        <w:keepNext/>
      </w:pPr>
      <w:r>
        <w:rPr>
          <w:noProof/>
        </w:rPr>
        <w:lastRenderedPageBreak/>
        <w:drawing>
          <wp:inline distT="0" distB="0" distL="0" distR="0" wp14:anchorId="0E46CC2B" wp14:editId="1A7D27DC">
            <wp:extent cx="4797254" cy="2274073"/>
            <wp:effectExtent l="0" t="0" r="3810" b="0"/>
            <wp:docPr id="1421131014"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4701" cy="2287084"/>
                    </a:xfrm>
                    <a:prstGeom prst="rect">
                      <a:avLst/>
                    </a:prstGeom>
                    <a:noFill/>
                  </pic:spPr>
                </pic:pic>
              </a:graphicData>
            </a:graphic>
          </wp:inline>
        </w:drawing>
      </w:r>
    </w:p>
    <w:p w14:paraId="542CCEA5" w14:textId="5592BCDD" w:rsidR="00A7701C" w:rsidRPr="003411C5" w:rsidRDefault="001E5F1C" w:rsidP="001E5F1C">
      <w:pPr>
        <w:pStyle w:val="Titulek"/>
        <w:jc w:val="both"/>
      </w:pPr>
      <w:r>
        <w:t xml:space="preserve">Figure </w:t>
      </w:r>
      <w:r>
        <w:fldChar w:fldCharType="begin"/>
      </w:r>
      <w:r>
        <w:instrText xml:space="preserve"> SEQ Figure \* ARABIC </w:instrText>
      </w:r>
      <w:r>
        <w:fldChar w:fldCharType="separate"/>
      </w:r>
      <w:r w:rsidR="00850D8E">
        <w:rPr>
          <w:noProof/>
        </w:rPr>
        <w:t>15</w:t>
      </w:r>
      <w:r>
        <w:fldChar w:fldCharType="end"/>
      </w:r>
      <w:r>
        <w:t xml:space="preserve">: </w:t>
      </w:r>
      <w:r w:rsidRPr="00B810C0">
        <w:t>Deduplication and matching process overview</w:t>
      </w:r>
    </w:p>
    <w:p w14:paraId="0D4D682F" w14:textId="77777777" w:rsidR="00BB52AE" w:rsidRPr="00BB52AE" w:rsidRDefault="00BB52AE" w:rsidP="00CA0534"/>
    <w:p w14:paraId="40F3E966" w14:textId="35CFE62D" w:rsidR="00666597" w:rsidRPr="00D44C60" w:rsidRDefault="001074E8" w:rsidP="00CA0534">
      <w:pPr>
        <w:pStyle w:val="Nadpis3"/>
      </w:pPr>
      <w:bookmarkStart w:id="149" w:name="_Toc225332682"/>
      <w:bookmarkStart w:id="150" w:name="_Toc225514203"/>
      <w:bookmarkEnd w:id="149"/>
      <w:bookmarkEnd w:id="150"/>
      <w:r>
        <w:t xml:space="preserve"> </w:t>
      </w:r>
      <w:bookmarkStart w:id="151" w:name="_Toc229586685"/>
      <w:r>
        <w:t xml:space="preserve">Country </w:t>
      </w:r>
      <w:r w:rsidRPr="00CA0534">
        <w:rPr>
          <w:lang w:val="en-US"/>
        </w:rPr>
        <w:t>deduplication</w:t>
      </w:r>
      <w:bookmarkEnd w:id="151"/>
    </w:p>
    <w:tbl>
      <w:tblPr>
        <w:tblStyle w:val="Mkatabulky"/>
        <w:tblW w:w="9810" w:type="dxa"/>
        <w:tblInd w:w="108" w:type="dxa"/>
        <w:tblLook w:val="01E0" w:firstRow="1" w:lastRow="1" w:firstColumn="1" w:lastColumn="1" w:noHBand="0" w:noVBand="0"/>
      </w:tblPr>
      <w:tblGrid>
        <w:gridCol w:w="3289"/>
        <w:gridCol w:w="6521"/>
      </w:tblGrid>
      <w:tr w:rsidR="00666597" w:rsidRPr="003411C5" w14:paraId="589F4A5C" w14:textId="77777777" w:rsidTr="00CA0534">
        <w:trPr>
          <w:tblHeader/>
        </w:trPr>
        <w:tc>
          <w:tcPr>
            <w:tcW w:w="3289" w:type="dxa"/>
            <w:tcBorders>
              <w:top w:val="single" w:sz="4" w:space="0" w:color="auto"/>
              <w:left w:val="single" w:sz="4" w:space="0" w:color="auto"/>
              <w:bottom w:val="single" w:sz="4" w:space="0" w:color="auto"/>
              <w:right w:val="single" w:sz="4" w:space="0" w:color="auto"/>
            </w:tcBorders>
            <w:hideMark/>
          </w:tcPr>
          <w:p w14:paraId="5DA04769" w14:textId="77777777" w:rsidR="00666597" w:rsidRPr="00CA0534" w:rsidRDefault="00666597">
            <w:pPr>
              <w:rPr>
                <w:b/>
              </w:rPr>
            </w:pPr>
            <w:r w:rsidRPr="00CA0534">
              <w:rPr>
                <w:b/>
              </w:rPr>
              <w:t>Steps in process</w:t>
            </w:r>
          </w:p>
        </w:tc>
        <w:tc>
          <w:tcPr>
            <w:tcW w:w="6521" w:type="dxa"/>
            <w:tcBorders>
              <w:top w:val="single" w:sz="4" w:space="0" w:color="auto"/>
              <w:left w:val="single" w:sz="4" w:space="0" w:color="auto"/>
              <w:bottom w:val="single" w:sz="4" w:space="0" w:color="auto"/>
              <w:right w:val="single" w:sz="4" w:space="0" w:color="auto"/>
            </w:tcBorders>
            <w:hideMark/>
          </w:tcPr>
          <w:p w14:paraId="68E063FA" w14:textId="77777777" w:rsidR="00666597" w:rsidRPr="00CA0534" w:rsidRDefault="00666597">
            <w:pPr>
              <w:rPr>
                <w:b/>
              </w:rPr>
            </w:pPr>
            <w:r w:rsidRPr="00CA0534">
              <w:rPr>
                <w:b/>
              </w:rPr>
              <w:t>Description of steps</w:t>
            </w:r>
          </w:p>
          <w:p w14:paraId="0368700D" w14:textId="77777777" w:rsidR="00666597" w:rsidRPr="00CA0534" w:rsidRDefault="00666597">
            <w:pPr>
              <w:rPr>
                <w:b/>
              </w:rPr>
            </w:pPr>
          </w:p>
        </w:tc>
      </w:tr>
      <w:tr w:rsidR="00666597" w:rsidRPr="003411C5" w14:paraId="34FF550B" w14:textId="77777777">
        <w:tc>
          <w:tcPr>
            <w:tcW w:w="3289" w:type="dxa"/>
            <w:tcBorders>
              <w:top w:val="single" w:sz="4" w:space="0" w:color="auto"/>
              <w:left w:val="single" w:sz="4" w:space="0" w:color="auto"/>
              <w:bottom w:val="single" w:sz="4" w:space="0" w:color="auto"/>
              <w:right w:val="single" w:sz="4" w:space="0" w:color="auto"/>
            </w:tcBorders>
          </w:tcPr>
          <w:p w14:paraId="71F488A1" w14:textId="77777777" w:rsidR="00666597" w:rsidRPr="003411C5" w:rsidRDefault="00666597">
            <w:pPr>
              <w:rPr>
                <w:b/>
                <w:bCs/>
              </w:rPr>
            </w:pPr>
            <w:r w:rsidRPr="003411C5">
              <w:rPr>
                <w:b/>
                <w:bCs/>
              </w:rPr>
              <w:t xml:space="preserve">User </w:t>
            </w:r>
          </w:p>
        </w:tc>
        <w:tc>
          <w:tcPr>
            <w:tcW w:w="6521" w:type="dxa"/>
            <w:tcBorders>
              <w:top w:val="single" w:sz="4" w:space="0" w:color="auto"/>
              <w:left w:val="single" w:sz="4" w:space="0" w:color="auto"/>
              <w:bottom w:val="single" w:sz="4" w:space="0" w:color="auto"/>
              <w:right w:val="single" w:sz="4" w:space="0" w:color="auto"/>
            </w:tcBorders>
          </w:tcPr>
          <w:p w14:paraId="4D2A8731" w14:textId="77777777" w:rsidR="00666597" w:rsidRPr="003411C5" w:rsidRDefault="00666597">
            <w:pPr>
              <w:jc w:val="left"/>
            </w:pPr>
            <w:r w:rsidRPr="003411C5">
              <w:rPr>
                <w:u w:val="single"/>
              </w:rPr>
              <w:t>Process users</w:t>
            </w:r>
            <w:r w:rsidRPr="003411C5">
              <w:t>:</w:t>
            </w:r>
          </w:p>
          <w:p w14:paraId="739142A2" w14:textId="688A568F" w:rsidR="00666597" w:rsidRPr="003411C5" w:rsidRDefault="00666597" w:rsidP="00666597">
            <w:pPr>
              <w:pStyle w:val="Odstavecseseznamem"/>
              <w:numPr>
                <w:ilvl w:val="0"/>
                <w:numId w:val="24"/>
              </w:numPr>
            </w:pPr>
            <w:r w:rsidRPr="003411C5">
              <w:rPr>
                <w:szCs w:val="24"/>
              </w:rPr>
              <w:t>Technical user</w:t>
            </w:r>
            <w:r w:rsidR="00DD4447">
              <w:rPr>
                <w:szCs w:val="24"/>
              </w:rPr>
              <w:t>s</w:t>
            </w:r>
            <w:r w:rsidRPr="003411C5">
              <w:rPr>
                <w:szCs w:val="24"/>
              </w:rPr>
              <w:t xml:space="preserve"> (initial load to MDG)</w:t>
            </w:r>
          </w:p>
          <w:p w14:paraId="26B626E8" w14:textId="6B9C8655" w:rsidR="00666597" w:rsidRPr="003411C5" w:rsidRDefault="00666597" w:rsidP="00666597">
            <w:pPr>
              <w:pStyle w:val="Odstavecseseznamem"/>
              <w:numPr>
                <w:ilvl w:val="0"/>
                <w:numId w:val="24"/>
              </w:numPr>
            </w:pPr>
            <w:r w:rsidRPr="003411C5">
              <w:t>Users responsible for removal of duplic</w:t>
            </w:r>
            <w:r w:rsidR="00C22DBF">
              <w:t>ates</w:t>
            </w:r>
            <w:r w:rsidRPr="003411C5">
              <w:t xml:space="preserve"> in local system</w:t>
            </w:r>
            <w:r w:rsidR="00DB27EB">
              <w:t>s</w:t>
            </w:r>
          </w:p>
        </w:tc>
      </w:tr>
      <w:tr w:rsidR="00666597" w:rsidRPr="003411C5" w14:paraId="78644871" w14:textId="77777777">
        <w:tc>
          <w:tcPr>
            <w:tcW w:w="3289" w:type="dxa"/>
            <w:vMerge w:val="restart"/>
            <w:tcBorders>
              <w:top w:val="single" w:sz="4" w:space="0" w:color="auto"/>
              <w:left w:val="single" w:sz="4" w:space="0" w:color="auto"/>
              <w:right w:val="single" w:sz="4" w:space="0" w:color="auto"/>
            </w:tcBorders>
          </w:tcPr>
          <w:p w14:paraId="426E5AC4" w14:textId="6EDA6D40" w:rsidR="00666597" w:rsidRPr="003411C5" w:rsidRDefault="009653A9">
            <w:pPr>
              <w:rPr>
                <w:b/>
                <w:bCs/>
              </w:rPr>
            </w:pPr>
            <w:r>
              <w:rPr>
                <w:b/>
                <w:bCs/>
              </w:rPr>
              <w:t>P</w:t>
            </w:r>
            <w:r w:rsidR="00666597" w:rsidRPr="003411C5">
              <w:rPr>
                <w:b/>
                <w:bCs/>
              </w:rPr>
              <w:t>rocess</w:t>
            </w:r>
          </w:p>
        </w:tc>
        <w:tc>
          <w:tcPr>
            <w:tcW w:w="6521" w:type="dxa"/>
            <w:tcBorders>
              <w:top w:val="single" w:sz="4" w:space="0" w:color="auto"/>
              <w:left w:val="single" w:sz="4" w:space="0" w:color="auto"/>
              <w:bottom w:val="single" w:sz="4" w:space="0" w:color="auto"/>
              <w:right w:val="single" w:sz="4" w:space="0" w:color="auto"/>
            </w:tcBorders>
          </w:tcPr>
          <w:p w14:paraId="764B3790" w14:textId="5447F90F" w:rsidR="00053000" w:rsidRPr="003411C5" w:rsidRDefault="00053000" w:rsidP="00C465FE">
            <w:pPr>
              <w:pStyle w:val="Odstavecseseznamem"/>
              <w:numPr>
                <w:ilvl w:val="0"/>
                <w:numId w:val="65"/>
              </w:numPr>
            </w:pPr>
            <w:r w:rsidRPr="003411C5">
              <w:t>Entry:</w:t>
            </w:r>
          </w:p>
          <w:p w14:paraId="18EF3E38" w14:textId="2BF2C3FC" w:rsidR="006E1887" w:rsidRDefault="00666597" w:rsidP="002C6ED4">
            <w:pPr>
              <w:pStyle w:val="Odstavecseseznamem"/>
              <w:numPr>
                <w:ilvl w:val="0"/>
                <w:numId w:val="60"/>
              </w:numPr>
            </w:pPr>
            <w:r w:rsidRPr="003411C5">
              <w:t>Load</w:t>
            </w:r>
            <w:r w:rsidR="00AA1430">
              <w:t xml:space="preserve"> </w:t>
            </w:r>
            <w:r w:rsidRPr="003411C5">
              <w:t xml:space="preserve">of </w:t>
            </w:r>
            <w:r w:rsidR="002544B4">
              <w:t xml:space="preserve">valid </w:t>
            </w:r>
            <w:r w:rsidR="00B75694">
              <w:t xml:space="preserve">BP </w:t>
            </w:r>
            <w:r w:rsidRPr="003411C5">
              <w:t>data</w:t>
            </w:r>
            <w:r w:rsidR="00B717DD">
              <w:t xml:space="preserve"> </w:t>
            </w:r>
            <w:r w:rsidRPr="003411C5">
              <w:t>from</w:t>
            </w:r>
            <w:r w:rsidR="00225543">
              <w:t xml:space="preserve"> SAP </w:t>
            </w:r>
            <w:r w:rsidRPr="003411C5">
              <w:t>system</w:t>
            </w:r>
            <w:r w:rsidR="00B717DD">
              <w:t>s</w:t>
            </w:r>
            <w:r w:rsidRPr="003411C5">
              <w:t xml:space="preserve"> to MDG</w:t>
            </w:r>
          </w:p>
          <w:p w14:paraId="1976A9FF" w14:textId="77777777" w:rsidR="00666597" w:rsidRPr="003411C5" w:rsidRDefault="00666597" w:rsidP="00CA0534">
            <w:pPr>
              <w:pStyle w:val="Odstavecseseznamem"/>
            </w:pPr>
          </w:p>
        </w:tc>
      </w:tr>
      <w:tr w:rsidR="00666597" w:rsidRPr="003411C5" w14:paraId="4253E576" w14:textId="77777777">
        <w:tc>
          <w:tcPr>
            <w:tcW w:w="3289" w:type="dxa"/>
            <w:vMerge/>
            <w:tcBorders>
              <w:left w:val="single" w:sz="4" w:space="0" w:color="auto"/>
              <w:right w:val="single" w:sz="4" w:space="0" w:color="auto"/>
            </w:tcBorders>
          </w:tcPr>
          <w:p w14:paraId="1E32EE5B" w14:textId="77777777" w:rsidR="00666597" w:rsidRPr="003411C5" w:rsidRDefault="00666597">
            <w:pPr>
              <w:rPr>
                <w:b/>
                <w:bCs/>
              </w:rPr>
            </w:pPr>
          </w:p>
        </w:tc>
        <w:tc>
          <w:tcPr>
            <w:tcW w:w="6521" w:type="dxa"/>
            <w:tcBorders>
              <w:top w:val="single" w:sz="4" w:space="0" w:color="auto"/>
              <w:left w:val="single" w:sz="4" w:space="0" w:color="auto"/>
              <w:bottom w:val="single" w:sz="4" w:space="0" w:color="auto"/>
              <w:right w:val="single" w:sz="4" w:space="0" w:color="auto"/>
            </w:tcBorders>
          </w:tcPr>
          <w:p w14:paraId="7198CCA7" w14:textId="163BA9B6" w:rsidR="00666597" w:rsidRPr="003411C5" w:rsidRDefault="00395C98" w:rsidP="00D44C60">
            <w:pPr>
              <w:pStyle w:val="Odstavecseseznamem"/>
              <w:numPr>
                <w:ilvl w:val="0"/>
                <w:numId w:val="65"/>
              </w:numPr>
            </w:pPr>
            <w:r>
              <w:t xml:space="preserve">Standardization of </w:t>
            </w:r>
            <w:r w:rsidR="0082691B">
              <w:t>input data for deduplication</w:t>
            </w:r>
            <w:r w:rsidR="00664850">
              <w:t xml:space="preserve"> and matching</w:t>
            </w:r>
            <w:r w:rsidR="007A3D12">
              <w:t xml:space="preserve"> of following fields</w:t>
            </w:r>
          </w:p>
          <w:p w14:paraId="357B39AC" w14:textId="77777777" w:rsidR="00330572" w:rsidRDefault="00666597" w:rsidP="00666597">
            <w:pPr>
              <w:pStyle w:val="Odstavecseseznamem"/>
              <w:numPr>
                <w:ilvl w:val="1"/>
                <w:numId w:val="60"/>
              </w:numPr>
            </w:pPr>
            <w:r w:rsidRPr="003411C5">
              <w:t xml:space="preserve">Company name </w:t>
            </w:r>
          </w:p>
          <w:p w14:paraId="4C660593" w14:textId="439654E6" w:rsidR="00666597" w:rsidRPr="003411C5" w:rsidRDefault="00330572" w:rsidP="00666597">
            <w:pPr>
              <w:pStyle w:val="Odstavecseseznamem"/>
              <w:numPr>
                <w:ilvl w:val="1"/>
                <w:numId w:val="60"/>
              </w:numPr>
            </w:pPr>
            <w:r>
              <w:t>Name of</w:t>
            </w:r>
            <w:r w:rsidR="00666597" w:rsidRPr="003411C5">
              <w:t xml:space="preserve"> person</w:t>
            </w:r>
          </w:p>
          <w:p w14:paraId="00F0B46B" w14:textId="77777777" w:rsidR="00666597" w:rsidRPr="003411C5" w:rsidRDefault="00666597" w:rsidP="00666597">
            <w:pPr>
              <w:pStyle w:val="Odstavecseseznamem"/>
              <w:numPr>
                <w:ilvl w:val="1"/>
                <w:numId w:val="60"/>
              </w:numPr>
            </w:pPr>
            <w:r w:rsidRPr="003411C5">
              <w:t>Postal code</w:t>
            </w:r>
          </w:p>
          <w:p w14:paraId="2D462272" w14:textId="77777777" w:rsidR="00666597" w:rsidRPr="003411C5" w:rsidRDefault="00666597" w:rsidP="00666597">
            <w:pPr>
              <w:pStyle w:val="Odstavecseseznamem"/>
              <w:numPr>
                <w:ilvl w:val="1"/>
                <w:numId w:val="60"/>
              </w:numPr>
            </w:pPr>
            <w:r w:rsidRPr="003411C5">
              <w:t>City</w:t>
            </w:r>
          </w:p>
          <w:p w14:paraId="76A44462" w14:textId="77777777" w:rsidR="00666597" w:rsidRPr="003411C5" w:rsidRDefault="00666597" w:rsidP="00666597">
            <w:pPr>
              <w:pStyle w:val="Odstavecseseznamem"/>
              <w:numPr>
                <w:ilvl w:val="1"/>
                <w:numId w:val="60"/>
              </w:numPr>
            </w:pPr>
            <w:r w:rsidRPr="003411C5">
              <w:t>Street</w:t>
            </w:r>
          </w:p>
          <w:p w14:paraId="2CD6F1F4" w14:textId="77777777" w:rsidR="00C465FE" w:rsidRPr="003411C5" w:rsidRDefault="00C465FE" w:rsidP="00D44C60">
            <w:pPr>
              <w:pStyle w:val="Odstavecseseznamem"/>
              <w:ind w:left="1440"/>
            </w:pPr>
          </w:p>
          <w:p w14:paraId="4BE03F4E" w14:textId="77777777" w:rsidR="00C465FE" w:rsidRDefault="00C465FE" w:rsidP="00D44C60">
            <w:pPr>
              <w:rPr>
                <w:u w:val="single"/>
              </w:rPr>
            </w:pPr>
            <w:r w:rsidRPr="00CA0534">
              <w:rPr>
                <w:u w:val="single"/>
              </w:rPr>
              <w:t>Rules for standardization:</w:t>
            </w:r>
          </w:p>
          <w:p w14:paraId="7EED9A67" w14:textId="23FBAF70" w:rsidR="007A2737" w:rsidRDefault="007003FC" w:rsidP="004415FB">
            <w:pPr>
              <w:pStyle w:val="Odstavecseseznamem"/>
              <w:numPr>
                <w:ilvl w:val="0"/>
                <w:numId w:val="60"/>
              </w:numPr>
            </w:pPr>
            <w:r w:rsidRPr="00CA0534">
              <w:t>Company name</w:t>
            </w:r>
          </w:p>
          <w:p w14:paraId="7E97471F" w14:textId="28904B99" w:rsidR="00D65EA4" w:rsidRDefault="006F486A" w:rsidP="004415FB">
            <w:pPr>
              <w:pStyle w:val="Odstavecseseznamem"/>
              <w:numPr>
                <w:ilvl w:val="1"/>
                <w:numId w:val="60"/>
              </w:numPr>
            </w:pPr>
            <w:r>
              <w:t xml:space="preserve">Concatenated from </w:t>
            </w:r>
            <w:r w:rsidR="009D3552">
              <w:t>fields NAME_ORG1</w:t>
            </w:r>
            <w:r w:rsidR="009406E9">
              <w:t>, NAME_ORG2, NAME_ORG3 and NAME_ORG</w:t>
            </w:r>
            <w:r w:rsidR="009D3552">
              <w:t>4</w:t>
            </w:r>
          </w:p>
          <w:p w14:paraId="0644BD4B" w14:textId="56D7377D" w:rsidR="009406E9" w:rsidRDefault="00C90517" w:rsidP="004415FB">
            <w:pPr>
              <w:pStyle w:val="Odstavecseseznamem"/>
              <w:numPr>
                <w:ilvl w:val="1"/>
                <w:numId w:val="60"/>
              </w:numPr>
            </w:pPr>
            <w:r>
              <w:t xml:space="preserve">Special characters </w:t>
            </w:r>
            <w:r w:rsidR="00D636D0">
              <w:t>will be replaced:</w:t>
            </w:r>
          </w:p>
          <w:p w14:paraId="0B781DF5" w14:textId="1205DED2" w:rsidR="00D636D0" w:rsidRDefault="00D636D0" w:rsidP="00C33AA7">
            <w:pPr>
              <w:pStyle w:val="Odstavecseseznamem"/>
              <w:numPr>
                <w:ilvl w:val="2"/>
                <w:numId w:val="60"/>
              </w:numPr>
            </w:pPr>
            <w:r>
              <w:t>&amp; with “AND”</w:t>
            </w:r>
          </w:p>
          <w:p w14:paraId="29338EE8" w14:textId="4B75AD82" w:rsidR="00D636D0" w:rsidRDefault="00D636D0" w:rsidP="004415FB">
            <w:pPr>
              <w:pStyle w:val="Odstavecseseznamem"/>
              <w:numPr>
                <w:ilvl w:val="2"/>
                <w:numId w:val="60"/>
              </w:numPr>
            </w:pPr>
            <w:r>
              <w:t>@ with “AT”</w:t>
            </w:r>
          </w:p>
          <w:p w14:paraId="63200EDB" w14:textId="34E7DF30" w:rsidR="00D636D0" w:rsidRDefault="00D636D0" w:rsidP="004415FB">
            <w:pPr>
              <w:pStyle w:val="Odstavecseseznamem"/>
              <w:numPr>
                <w:ilvl w:val="2"/>
                <w:numId w:val="60"/>
              </w:numPr>
            </w:pPr>
            <w:r>
              <w:t>+ with “PLUS”</w:t>
            </w:r>
          </w:p>
          <w:p w14:paraId="4CA38B73" w14:textId="06D294B3" w:rsidR="005C5801" w:rsidRDefault="00A754E8" w:rsidP="004415FB">
            <w:pPr>
              <w:pStyle w:val="Odstavecseseznamem"/>
              <w:numPr>
                <w:ilvl w:val="1"/>
                <w:numId w:val="60"/>
              </w:numPr>
            </w:pPr>
            <w:r>
              <w:t>All non-</w:t>
            </w:r>
            <w:r w:rsidR="00D42772">
              <w:t xml:space="preserve">alphanumeric characters will be deleted (if name </w:t>
            </w:r>
            <w:r w:rsidR="00B60AA3">
              <w:t xml:space="preserve">has no alphanumeric characters, </w:t>
            </w:r>
            <w:r w:rsidR="000B3AB4">
              <w:t>name</w:t>
            </w:r>
            <w:r w:rsidR="00F65053">
              <w:t xml:space="preserve"> will be unchanged)</w:t>
            </w:r>
            <w:r w:rsidR="000907BF">
              <w:t>.</w:t>
            </w:r>
          </w:p>
          <w:p w14:paraId="60BA52AC" w14:textId="29C0BB96" w:rsidR="00340AC9" w:rsidRDefault="000907BF" w:rsidP="004415FB">
            <w:pPr>
              <w:pStyle w:val="Odstavecseseznamem"/>
              <w:numPr>
                <w:ilvl w:val="1"/>
                <w:numId w:val="60"/>
              </w:numPr>
            </w:pPr>
            <w:r w:rsidRPr="000907BF">
              <w:t>All country specific characters will be removed and replaced with standard Latin characters</w:t>
            </w:r>
            <w:r>
              <w:t>.</w:t>
            </w:r>
          </w:p>
          <w:p w14:paraId="0C4EC76D" w14:textId="249BFBFC" w:rsidR="009C65D8" w:rsidRDefault="006D1AB1" w:rsidP="004415FB">
            <w:pPr>
              <w:pStyle w:val="Odstavecseseznamem"/>
              <w:numPr>
                <w:ilvl w:val="1"/>
                <w:numId w:val="60"/>
              </w:numPr>
            </w:pPr>
            <w:r w:rsidRPr="006D1AB1">
              <w:t>Converted to Upper-case</w:t>
            </w:r>
          </w:p>
          <w:p w14:paraId="3C1D2BA0" w14:textId="21DC41B6" w:rsidR="006D1AB1" w:rsidRDefault="00A269A2" w:rsidP="004415FB">
            <w:pPr>
              <w:pStyle w:val="Odstavecseseznamem"/>
              <w:numPr>
                <w:ilvl w:val="1"/>
                <w:numId w:val="60"/>
              </w:numPr>
            </w:pPr>
            <w:r w:rsidRPr="00A269A2">
              <w:lastRenderedPageBreak/>
              <w:t>Removed legal form identifier (e.g., SRO, AS, NV, …)</w:t>
            </w:r>
          </w:p>
          <w:p w14:paraId="1C3322CE" w14:textId="526CB4E6" w:rsidR="005D287E" w:rsidRDefault="005D287E" w:rsidP="004415FB">
            <w:pPr>
              <w:pStyle w:val="Odstavecseseznamem"/>
              <w:numPr>
                <w:ilvl w:val="1"/>
                <w:numId w:val="60"/>
              </w:numPr>
            </w:pPr>
            <w:r w:rsidRPr="005D287E">
              <w:t>Delete multiple spaces</w:t>
            </w:r>
          </w:p>
          <w:p w14:paraId="7F613238" w14:textId="77777777" w:rsidR="00C33AA7" w:rsidRDefault="00C33AA7" w:rsidP="00CA0534">
            <w:pPr>
              <w:pStyle w:val="Odstavecseseznamem"/>
              <w:ind w:left="1440"/>
            </w:pPr>
          </w:p>
          <w:p w14:paraId="776F35FE" w14:textId="36557F9D" w:rsidR="00C33AA7" w:rsidRDefault="00330572" w:rsidP="004415FB">
            <w:pPr>
              <w:pStyle w:val="Odstavecseseznamem"/>
              <w:numPr>
                <w:ilvl w:val="0"/>
                <w:numId w:val="60"/>
              </w:numPr>
            </w:pPr>
            <w:r>
              <w:t>Name of person</w:t>
            </w:r>
          </w:p>
          <w:p w14:paraId="0E02810C" w14:textId="357399CC" w:rsidR="00C33AA7" w:rsidRDefault="008D2416" w:rsidP="004415FB">
            <w:pPr>
              <w:pStyle w:val="Odstavecseseznamem"/>
              <w:numPr>
                <w:ilvl w:val="1"/>
                <w:numId w:val="60"/>
              </w:numPr>
            </w:pPr>
            <w:r w:rsidRPr="008D2416">
              <w:t xml:space="preserve">Concatenated from </w:t>
            </w:r>
            <w:r>
              <w:t>NAME_FIRST, NAME_LAST</w:t>
            </w:r>
          </w:p>
          <w:p w14:paraId="5DE7F709" w14:textId="26D2E339" w:rsidR="00A1057B" w:rsidRDefault="0015396A" w:rsidP="004415FB">
            <w:pPr>
              <w:pStyle w:val="Odstavecseseznamem"/>
              <w:numPr>
                <w:ilvl w:val="1"/>
                <w:numId w:val="60"/>
              </w:numPr>
            </w:pPr>
            <w:r w:rsidRPr="0015396A">
              <w:t>Deleted all non-alphanumeric characters (“-” replaced by space)</w:t>
            </w:r>
          </w:p>
          <w:p w14:paraId="2363B3E6" w14:textId="512E5E4F" w:rsidR="0015396A" w:rsidRDefault="00620748" w:rsidP="004415FB">
            <w:pPr>
              <w:pStyle w:val="Odstavecseseznamem"/>
              <w:numPr>
                <w:ilvl w:val="1"/>
                <w:numId w:val="60"/>
              </w:numPr>
            </w:pPr>
            <w:r w:rsidRPr="00620748">
              <w:t>All country specific characters will be removed and replaced with standard Latin characters</w:t>
            </w:r>
          </w:p>
          <w:p w14:paraId="51AA4E4D" w14:textId="636DF15F" w:rsidR="00F10DBD" w:rsidRDefault="00F10DBD" w:rsidP="004415FB">
            <w:pPr>
              <w:pStyle w:val="Odstavecseseznamem"/>
              <w:numPr>
                <w:ilvl w:val="1"/>
                <w:numId w:val="60"/>
              </w:numPr>
            </w:pPr>
            <w:r w:rsidRPr="00F10DBD">
              <w:t>Delete multiple spaces</w:t>
            </w:r>
          </w:p>
          <w:p w14:paraId="04A671E2" w14:textId="77777777" w:rsidR="00647ACF" w:rsidRDefault="00647ACF" w:rsidP="004415FB"/>
          <w:p w14:paraId="7CE25BF1" w14:textId="3E511B38" w:rsidR="00647ACF" w:rsidRDefault="00647ACF" w:rsidP="004415FB">
            <w:pPr>
              <w:pStyle w:val="Odstavecseseznamem"/>
              <w:numPr>
                <w:ilvl w:val="0"/>
                <w:numId w:val="120"/>
              </w:numPr>
            </w:pPr>
            <w:r>
              <w:t>Postal code</w:t>
            </w:r>
          </w:p>
          <w:p w14:paraId="271402C0" w14:textId="5A051BE3" w:rsidR="00647ACF" w:rsidRDefault="00A53318" w:rsidP="004415FB">
            <w:pPr>
              <w:pStyle w:val="Odstavecseseznamem"/>
              <w:numPr>
                <w:ilvl w:val="1"/>
                <w:numId w:val="120"/>
              </w:numPr>
            </w:pPr>
            <w:r w:rsidRPr="00A53318">
              <w:t>Deleted all non-alphanumeric characters</w:t>
            </w:r>
          </w:p>
          <w:p w14:paraId="13ABC30E" w14:textId="77777777" w:rsidR="00A53318" w:rsidRDefault="00A53318" w:rsidP="00A53318"/>
          <w:p w14:paraId="660C27C5" w14:textId="5DCFCEE6" w:rsidR="00A53318" w:rsidRDefault="00386127" w:rsidP="004415FB">
            <w:pPr>
              <w:pStyle w:val="Odstavecseseznamem"/>
              <w:numPr>
                <w:ilvl w:val="0"/>
                <w:numId w:val="120"/>
              </w:numPr>
            </w:pPr>
            <w:r>
              <w:t>City</w:t>
            </w:r>
          </w:p>
          <w:p w14:paraId="25B17B91" w14:textId="209E537A" w:rsidR="0023147A" w:rsidRDefault="005F0E1D" w:rsidP="004415FB">
            <w:pPr>
              <w:pStyle w:val="Odstavecseseznamem"/>
              <w:numPr>
                <w:ilvl w:val="1"/>
                <w:numId w:val="120"/>
              </w:numPr>
            </w:pPr>
            <w:r w:rsidRPr="005F0E1D">
              <w:t>Deleted all non-alphanumeric characters (“-” replaced by space)</w:t>
            </w:r>
          </w:p>
          <w:p w14:paraId="4EBA18BB" w14:textId="087F2C09" w:rsidR="005F0E1D" w:rsidRPr="007003FC" w:rsidRDefault="00B31406" w:rsidP="00CA0534">
            <w:pPr>
              <w:pStyle w:val="Odstavecseseznamem"/>
              <w:numPr>
                <w:ilvl w:val="1"/>
                <w:numId w:val="120"/>
              </w:numPr>
            </w:pPr>
            <w:r w:rsidRPr="00B31406">
              <w:t>All country specific characters will be removed and replaced with standard Latin characters</w:t>
            </w:r>
          </w:p>
          <w:p w14:paraId="4D74B4D7" w14:textId="7B978938" w:rsidR="00B31406" w:rsidRDefault="00B31406" w:rsidP="004415FB">
            <w:pPr>
              <w:pStyle w:val="Odstavecseseznamem"/>
              <w:numPr>
                <w:ilvl w:val="0"/>
                <w:numId w:val="120"/>
              </w:numPr>
            </w:pPr>
            <w:r>
              <w:t>Street</w:t>
            </w:r>
          </w:p>
          <w:p w14:paraId="114A6B02" w14:textId="77777777" w:rsidR="00B31406" w:rsidRDefault="00B31406" w:rsidP="004415FB">
            <w:pPr>
              <w:pStyle w:val="Odstavecseseznamem"/>
              <w:numPr>
                <w:ilvl w:val="1"/>
                <w:numId w:val="120"/>
              </w:numPr>
            </w:pPr>
            <w:r w:rsidRPr="005F0E1D">
              <w:t>Deleted all non-alphanumeric characters (“-” replaced by space)</w:t>
            </w:r>
          </w:p>
          <w:p w14:paraId="6EF7E977" w14:textId="77777777" w:rsidR="00B31406" w:rsidRPr="007003FC" w:rsidRDefault="00B31406" w:rsidP="00B31406">
            <w:pPr>
              <w:pStyle w:val="Odstavecseseznamem"/>
              <w:numPr>
                <w:ilvl w:val="1"/>
                <w:numId w:val="120"/>
              </w:numPr>
            </w:pPr>
            <w:r w:rsidRPr="00B31406">
              <w:t>All country specific characters will be removed and replaced with standard Latin characters</w:t>
            </w:r>
          </w:p>
          <w:p w14:paraId="22EEE856" w14:textId="55493B58" w:rsidR="007A2737" w:rsidRPr="00D44C60" w:rsidRDefault="007A2737" w:rsidP="00D44C60">
            <w:pPr>
              <w:rPr>
                <w:u w:val="single"/>
              </w:rPr>
            </w:pPr>
          </w:p>
        </w:tc>
      </w:tr>
      <w:tr w:rsidR="00666597" w:rsidRPr="003411C5" w14:paraId="42CE2291" w14:textId="77777777">
        <w:tc>
          <w:tcPr>
            <w:tcW w:w="3289" w:type="dxa"/>
            <w:vMerge/>
            <w:tcBorders>
              <w:left w:val="single" w:sz="4" w:space="0" w:color="auto"/>
              <w:right w:val="single" w:sz="4" w:space="0" w:color="auto"/>
            </w:tcBorders>
          </w:tcPr>
          <w:p w14:paraId="7C555AA1" w14:textId="77777777" w:rsidR="00666597" w:rsidRPr="003411C5" w:rsidRDefault="00666597">
            <w:pPr>
              <w:rPr>
                <w:b/>
                <w:bCs/>
              </w:rPr>
            </w:pPr>
          </w:p>
        </w:tc>
        <w:tc>
          <w:tcPr>
            <w:tcW w:w="6521" w:type="dxa"/>
            <w:tcBorders>
              <w:top w:val="single" w:sz="4" w:space="0" w:color="auto"/>
              <w:left w:val="single" w:sz="4" w:space="0" w:color="auto"/>
              <w:bottom w:val="single" w:sz="4" w:space="0" w:color="auto"/>
              <w:right w:val="single" w:sz="4" w:space="0" w:color="auto"/>
            </w:tcBorders>
          </w:tcPr>
          <w:p w14:paraId="3FD63C6F" w14:textId="77777777" w:rsidR="00666597" w:rsidRPr="003411C5" w:rsidRDefault="00666597" w:rsidP="00D44C60">
            <w:pPr>
              <w:pStyle w:val="Odstavecseseznamem"/>
              <w:numPr>
                <w:ilvl w:val="0"/>
                <w:numId w:val="65"/>
              </w:numPr>
            </w:pPr>
            <w:r w:rsidRPr="003411C5">
              <w:t>Country deduplication</w:t>
            </w:r>
          </w:p>
          <w:p w14:paraId="7C3B4137" w14:textId="2B7D1393" w:rsidR="00666597" w:rsidRPr="003411C5" w:rsidRDefault="00666597" w:rsidP="00666597">
            <w:pPr>
              <w:pStyle w:val="Odstavecseseznamem"/>
              <w:numPr>
                <w:ilvl w:val="0"/>
                <w:numId w:val="24"/>
              </w:numPr>
            </w:pPr>
            <w:r w:rsidRPr="003411C5">
              <w:t>Deduplication of each country separately to identify unique records.</w:t>
            </w:r>
          </w:p>
          <w:p w14:paraId="0841C562" w14:textId="20D4C851" w:rsidR="00666597" w:rsidRDefault="00EA5E2C" w:rsidP="00666597">
            <w:pPr>
              <w:pStyle w:val="Odstavecseseznamem"/>
              <w:numPr>
                <w:ilvl w:val="0"/>
                <w:numId w:val="24"/>
              </w:numPr>
            </w:pPr>
            <w:r w:rsidRPr="003411C5">
              <w:t>Progressive pairing</w:t>
            </w:r>
            <w:r w:rsidR="00666597" w:rsidRPr="003411C5">
              <w:t xml:space="preserve"> of specified </w:t>
            </w:r>
            <w:r w:rsidR="00BB4F23" w:rsidRPr="003411C5">
              <w:t>fields</w:t>
            </w:r>
            <w:r w:rsidRPr="003411C5">
              <w:t xml:space="preserve"> enables identification of single or multiple duplic</w:t>
            </w:r>
            <w:r w:rsidR="00C22DBF">
              <w:t>ates</w:t>
            </w:r>
            <w:r w:rsidRPr="003411C5">
              <w:t>.</w:t>
            </w:r>
            <w:r w:rsidR="00666597" w:rsidRPr="003411C5">
              <w:t xml:space="preserve"> When duplic</w:t>
            </w:r>
            <w:r w:rsidR="00C22DBF">
              <w:t>ate</w:t>
            </w:r>
            <w:r w:rsidR="00666597" w:rsidRPr="003411C5">
              <w:t xml:space="preserve"> is identified by one of the values, the process will continue to compare remaining data with database to reveal all possible duplic</w:t>
            </w:r>
            <w:r w:rsidR="00C22DBF">
              <w:t>ate</w:t>
            </w:r>
            <w:r w:rsidR="00666597" w:rsidRPr="003411C5">
              <w:t xml:space="preserve">s. </w:t>
            </w:r>
          </w:p>
          <w:p w14:paraId="233D773E" w14:textId="26679718" w:rsidR="00DA1069" w:rsidRPr="00CA0534" w:rsidRDefault="009F7EE6" w:rsidP="00DA1069">
            <w:pPr>
              <w:pStyle w:val="Odstavecseseznamem"/>
              <w:numPr>
                <w:ilvl w:val="0"/>
                <w:numId w:val="24"/>
              </w:numPr>
            </w:pPr>
            <w:r w:rsidRPr="00A40E46">
              <w:t xml:space="preserve">Duplicates are identified </w:t>
            </w:r>
            <w:r w:rsidR="002E14B5" w:rsidRPr="00CA0534">
              <w:t xml:space="preserve">based on </w:t>
            </w:r>
            <w:r w:rsidR="00047F40" w:rsidRPr="00CA0534">
              <w:t xml:space="preserve">percentage </w:t>
            </w:r>
            <w:r w:rsidR="0074290B" w:rsidRPr="00CA0534">
              <w:t>match</w:t>
            </w:r>
            <w:r w:rsidR="006F29D0" w:rsidRPr="00CA0534">
              <w:t>.</w:t>
            </w:r>
            <w:r w:rsidR="0000020C" w:rsidRPr="00CA0534">
              <w:t xml:space="preserve"> </w:t>
            </w:r>
          </w:p>
          <w:p w14:paraId="5E3DF161" w14:textId="50D0A9AE" w:rsidR="00666597" w:rsidRPr="003411C5" w:rsidRDefault="00666597" w:rsidP="00666597">
            <w:pPr>
              <w:pStyle w:val="Odstavecseseznamem"/>
              <w:numPr>
                <w:ilvl w:val="0"/>
                <w:numId w:val="24"/>
              </w:numPr>
            </w:pPr>
            <w:r w:rsidRPr="003411C5">
              <w:t>When duplic</w:t>
            </w:r>
            <w:r w:rsidR="00C22DBF">
              <w:t>ates</w:t>
            </w:r>
            <w:r w:rsidRPr="003411C5">
              <w:t xml:space="preserve"> are identified, MDG will summarize analysis </w:t>
            </w:r>
            <w:r w:rsidR="007C6321">
              <w:t xml:space="preserve">and </w:t>
            </w:r>
            <w:r w:rsidRPr="00CA0534">
              <w:rPr>
                <w:highlight w:val="yellow"/>
              </w:rPr>
              <w:t>responsible users</w:t>
            </w:r>
            <w:r w:rsidR="007C6321">
              <w:t xml:space="preserve"> will be informed</w:t>
            </w:r>
            <w:r w:rsidRPr="003411C5">
              <w:t xml:space="preserve">. </w:t>
            </w:r>
          </w:p>
          <w:p w14:paraId="2EB7058F" w14:textId="77777777" w:rsidR="00C465FE" w:rsidRPr="003411C5" w:rsidRDefault="00C465FE" w:rsidP="00D44C60"/>
          <w:p w14:paraId="0B450650" w14:textId="77777777" w:rsidR="00666597" w:rsidRPr="003411C5" w:rsidRDefault="00666597" w:rsidP="00666597">
            <w:pPr>
              <w:rPr>
                <w:u w:val="single"/>
              </w:rPr>
            </w:pPr>
            <w:r w:rsidRPr="003411C5">
              <w:rPr>
                <w:u w:val="single"/>
              </w:rPr>
              <w:t>List of KIDs to be compared for company deduplication:</w:t>
            </w:r>
          </w:p>
          <w:p w14:paraId="720FF0BE" w14:textId="7A2AA647" w:rsidR="00666597" w:rsidRPr="003411C5" w:rsidRDefault="00666597" w:rsidP="00666597">
            <w:pPr>
              <w:pStyle w:val="Odstavecseseznamem"/>
              <w:numPr>
                <w:ilvl w:val="0"/>
                <w:numId w:val="57"/>
              </w:numPr>
            </w:pPr>
            <w:r w:rsidRPr="003411C5">
              <w:t>Unique identifiers</w:t>
            </w:r>
            <w:r w:rsidR="00F777FE">
              <w:t xml:space="preserve"> (</w:t>
            </w:r>
            <w:r w:rsidR="00BF032D" w:rsidRPr="00BF032D">
              <w:t>greater weight</w:t>
            </w:r>
            <w:r w:rsidR="00BF032D">
              <w:t>)</w:t>
            </w:r>
            <w:r w:rsidRPr="003411C5">
              <w:t>:</w:t>
            </w:r>
          </w:p>
          <w:p w14:paraId="6893A660" w14:textId="77777777" w:rsidR="00666597" w:rsidRPr="003411C5" w:rsidRDefault="00666597" w:rsidP="00666597">
            <w:pPr>
              <w:pStyle w:val="Odstavecseseznamem"/>
              <w:numPr>
                <w:ilvl w:val="1"/>
                <w:numId w:val="57"/>
              </w:numPr>
            </w:pPr>
            <w:r w:rsidRPr="003411C5">
              <w:t>Company ID or Tax Number VAT number</w:t>
            </w:r>
          </w:p>
          <w:p w14:paraId="0362ACBC" w14:textId="77777777" w:rsidR="00666597" w:rsidRPr="003411C5" w:rsidRDefault="00666597" w:rsidP="00666597">
            <w:pPr>
              <w:pStyle w:val="Odstavecseseznamem"/>
              <w:numPr>
                <w:ilvl w:val="1"/>
                <w:numId w:val="57"/>
              </w:numPr>
            </w:pPr>
            <w:r w:rsidRPr="003411C5">
              <w:t>DUNS</w:t>
            </w:r>
          </w:p>
          <w:p w14:paraId="7B89656F" w14:textId="77777777" w:rsidR="00666597" w:rsidRPr="003411C5" w:rsidRDefault="00666597" w:rsidP="00666597">
            <w:pPr>
              <w:pStyle w:val="Odstavecseseznamem"/>
              <w:numPr>
                <w:ilvl w:val="1"/>
                <w:numId w:val="57"/>
              </w:numPr>
            </w:pPr>
            <w:r w:rsidRPr="003411C5">
              <w:t>LEI Code</w:t>
            </w:r>
          </w:p>
          <w:p w14:paraId="61055BEB" w14:textId="77777777" w:rsidR="00666597" w:rsidRPr="003411C5" w:rsidRDefault="00666597" w:rsidP="00666597">
            <w:pPr>
              <w:pStyle w:val="Odstavecseseznamem"/>
              <w:numPr>
                <w:ilvl w:val="0"/>
                <w:numId w:val="57"/>
              </w:numPr>
            </w:pPr>
            <w:r w:rsidRPr="003411C5">
              <w:t>Standardized fields:</w:t>
            </w:r>
          </w:p>
          <w:p w14:paraId="25A4254F" w14:textId="77777777" w:rsidR="00FD70C1" w:rsidRPr="00D44C60" w:rsidRDefault="00666597" w:rsidP="00666597">
            <w:pPr>
              <w:pStyle w:val="Odstavecseseznamem"/>
              <w:numPr>
                <w:ilvl w:val="1"/>
                <w:numId w:val="57"/>
              </w:numPr>
            </w:pPr>
            <w:r w:rsidRPr="003411C5">
              <w:t>N</w:t>
            </w:r>
            <w:r w:rsidR="00FD70C1" w:rsidRPr="003411C5">
              <w:t>ame</w:t>
            </w:r>
            <w:r w:rsidRPr="003411C5">
              <w:t xml:space="preserve"> of organization</w:t>
            </w:r>
          </w:p>
          <w:p w14:paraId="2538007F" w14:textId="77777777" w:rsidR="00FD70C1" w:rsidRPr="00D44C60" w:rsidRDefault="00FD70C1" w:rsidP="00666597">
            <w:pPr>
              <w:pStyle w:val="Odstavecseseznamem"/>
              <w:numPr>
                <w:ilvl w:val="1"/>
                <w:numId w:val="57"/>
              </w:numPr>
            </w:pPr>
            <w:r w:rsidRPr="003411C5">
              <w:t>City postal code</w:t>
            </w:r>
          </w:p>
          <w:p w14:paraId="7077D5D6" w14:textId="77777777" w:rsidR="00FD70C1" w:rsidRDefault="00FD70C1" w:rsidP="00666597">
            <w:pPr>
              <w:pStyle w:val="Odstavecseseznamem"/>
              <w:numPr>
                <w:ilvl w:val="1"/>
                <w:numId w:val="57"/>
              </w:numPr>
            </w:pPr>
            <w:r w:rsidRPr="003411C5">
              <w:t>City</w:t>
            </w:r>
          </w:p>
          <w:p w14:paraId="3376E7E0" w14:textId="4A9CA1E8" w:rsidR="00146498" w:rsidRPr="007A2FC1" w:rsidRDefault="00146498" w:rsidP="00666597">
            <w:pPr>
              <w:pStyle w:val="Odstavecseseznamem"/>
              <w:numPr>
                <w:ilvl w:val="1"/>
                <w:numId w:val="57"/>
              </w:numPr>
            </w:pPr>
            <w:r w:rsidRPr="007A2FC1">
              <w:lastRenderedPageBreak/>
              <w:t>Street</w:t>
            </w:r>
          </w:p>
          <w:p w14:paraId="40535A71" w14:textId="77777777" w:rsidR="00666597" w:rsidRPr="003411C5" w:rsidRDefault="00666597" w:rsidP="00666597"/>
          <w:p w14:paraId="58C189E0" w14:textId="77777777" w:rsidR="00666597" w:rsidRPr="00E976B8" w:rsidRDefault="00666597" w:rsidP="00666597">
            <w:pPr>
              <w:rPr>
                <w:u w:val="single"/>
              </w:rPr>
            </w:pPr>
            <w:r w:rsidRPr="00E976B8">
              <w:rPr>
                <w:u w:val="single"/>
              </w:rPr>
              <w:t>List of KIDs to be compared for person deduplication:</w:t>
            </w:r>
          </w:p>
          <w:p w14:paraId="13D334A3" w14:textId="700A4635" w:rsidR="00666597" w:rsidRPr="00E976B8" w:rsidRDefault="00666597" w:rsidP="00666597">
            <w:pPr>
              <w:pStyle w:val="Odstavecseseznamem"/>
              <w:numPr>
                <w:ilvl w:val="0"/>
                <w:numId w:val="57"/>
              </w:numPr>
            </w:pPr>
            <w:r w:rsidRPr="00E976B8">
              <w:t>Unique identifiers</w:t>
            </w:r>
            <w:r w:rsidR="0063186E" w:rsidRPr="00CA0534">
              <w:t xml:space="preserve"> </w:t>
            </w:r>
            <w:r w:rsidR="0063186E" w:rsidRPr="00E976B8">
              <w:t>(greater weight):</w:t>
            </w:r>
          </w:p>
          <w:p w14:paraId="28971806" w14:textId="77777777" w:rsidR="00666597" w:rsidRPr="00E976B8" w:rsidRDefault="00666597" w:rsidP="00666597">
            <w:pPr>
              <w:pStyle w:val="Odstavecseseznamem"/>
              <w:numPr>
                <w:ilvl w:val="1"/>
                <w:numId w:val="57"/>
              </w:numPr>
            </w:pPr>
            <w:r w:rsidRPr="00E976B8">
              <w:t>Company ID</w:t>
            </w:r>
          </w:p>
          <w:p w14:paraId="47816A9B" w14:textId="77777777" w:rsidR="00666597" w:rsidRPr="00E976B8" w:rsidRDefault="00666597" w:rsidP="00666597">
            <w:pPr>
              <w:pStyle w:val="Odstavecseseznamem"/>
              <w:numPr>
                <w:ilvl w:val="1"/>
                <w:numId w:val="57"/>
              </w:numPr>
            </w:pPr>
            <w:r w:rsidRPr="00E976B8">
              <w:t>EUID</w:t>
            </w:r>
          </w:p>
          <w:p w14:paraId="4AE3A0A3" w14:textId="77777777" w:rsidR="00666597" w:rsidRPr="00E976B8" w:rsidRDefault="00666597" w:rsidP="00666597">
            <w:pPr>
              <w:pStyle w:val="Odstavecseseznamem"/>
              <w:numPr>
                <w:ilvl w:val="0"/>
                <w:numId w:val="57"/>
              </w:numPr>
            </w:pPr>
            <w:r w:rsidRPr="00E976B8">
              <w:t>Standardized fields:</w:t>
            </w:r>
          </w:p>
          <w:p w14:paraId="19966F60" w14:textId="77777777" w:rsidR="00666597" w:rsidRPr="00E976B8" w:rsidRDefault="00666597" w:rsidP="00666597">
            <w:pPr>
              <w:pStyle w:val="Odstavecseseznamem"/>
              <w:numPr>
                <w:ilvl w:val="1"/>
                <w:numId w:val="57"/>
              </w:numPr>
            </w:pPr>
            <w:r w:rsidRPr="00E976B8">
              <w:t>First name + Last name</w:t>
            </w:r>
          </w:p>
          <w:p w14:paraId="3B3B6767" w14:textId="77777777" w:rsidR="00666597" w:rsidRPr="00E976B8" w:rsidRDefault="00666597" w:rsidP="00666597">
            <w:pPr>
              <w:pStyle w:val="Odstavecseseznamem"/>
              <w:numPr>
                <w:ilvl w:val="1"/>
                <w:numId w:val="57"/>
              </w:numPr>
            </w:pPr>
            <w:r w:rsidRPr="00E976B8">
              <w:t>City postal code</w:t>
            </w:r>
          </w:p>
          <w:p w14:paraId="70FAB6BA" w14:textId="77777777" w:rsidR="00666597" w:rsidRDefault="00666597" w:rsidP="00666597">
            <w:pPr>
              <w:pStyle w:val="Odstavecseseznamem"/>
              <w:numPr>
                <w:ilvl w:val="1"/>
                <w:numId w:val="57"/>
              </w:numPr>
            </w:pPr>
            <w:r w:rsidRPr="00E976B8">
              <w:t>City</w:t>
            </w:r>
          </w:p>
          <w:p w14:paraId="20A2D200" w14:textId="43C1CDFB" w:rsidR="00E976B8" w:rsidRDefault="00E976B8" w:rsidP="00666597">
            <w:pPr>
              <w:pStyle w:val="Odstavecseseznamem"/>
              <w:numPr>
                <w:ilvl w:val="1"/>
                <w:numId w:val="57"/>
              </w:numPr>
            </w:pPr>
            <w:r>
              <w:t>Street</w:t>
            </w:r>
          </w:p>
          <w:p w14:paraId="7182D263" w14:textId="77777777" w:rsidR="0063186E" w:rsidRPr="003411C5" w:rsidRDefault="0063186E" w:rsidP="00CA0534"/>
        </w:tc>
      </w:tr>
      <w:tr w:rsidR="00666597" w:rsidRPr="003411C5" w14:paraId="142B9ADE" w14:textId="77777777">
        <w:tc>
          <w:tcPr>
            <w:tcW w:w="3289" w:type="dxa"/>
            <w:vMerge/>
            <w:tcBorders>
              <w:left w:val="single" w:sz="4" w:space="0" w:color="auto"/>
              <w:right w:val="single" w:sz="4" w:space="0" w:color="auto"/>
            </w:tcBorders>
          </w:tcPr>
          <w:p w14:paraId="1E20585C" w14:textId="77777777" w:rsidR="00666597" w:rsidRPr="003411C5" w:rsidRDefault="00666597">
            <w:pPr>
              <w:rPr>
                <w:b/>
                <w:bCs/>
              </w:rPr>
            </w:pPr>
          </w:p>
        </w:tc>
        <w:tc>
          <w:tcPr>
            <w:tcW w:w="6521" w:type="dxa"/>
            <w:tcBorders>
              <w:top w:val="single" w:sz="4" w:space="0" w:color="auto"/>
              <w:left w:val="single" w:sz="4" w:space="0" w:color="auto"/>
              <w:bottom w:val="single" w:sz="4" w:space="0" w:color="auto"/>
              <w:right w:val="single" w:sz="4" w:space="0" w:color="auto"/>
            </w:tcBorders>
          </w:tcPr>
          <w:p w14:paraId="7B858B04" w14:textId="5786E9E9" w:rsidR="00C465FE" w:rsidRPr="003411C5" w:rsidRDefault="00C465FE" w:rsidP="00C465FE">
            <w:pPr>
              <w:pStyle w:val="Odstavecseseznamem"/>
              <w:numPr>
                <w:ilvl w:val="0"/>
                <w:numId w:val="65"/>
              </w:numPr>
            </w:pPr>
            <w:r w:rsidRPr="003411C5">
              <w:t>Remove duplic</w:t>
            </w:r>
            <w:r w:rsidR="00C22DBF">
              <w:t>ate</w:t>
            </w:r>
            <w:r w:rsidRPr="003411C5">
              <w:t>s from local systems</w:t>
            </w:r>
          </w:p>
          <w:p w14:paraId="3EBB0BC4" w14:textId="1D3EFE2F" w:rsidR="00666597" w:rsidRPr="003411C5" w:rsidRDefault="00C465FE" w:rsidP="00C465FE">
            <w:pPr>
              <w:pStyle w:val="Odstavecseseznamem"/>
              <w:numPr>
                <w:ilvl w:val="0"/>
                <w:numId w:val="57"/>
              </w:numPr>
            </w:pPr>
            <w:r w:rsidRPr="003411C5">
              <w:t>Responsible users will have to remove duplic</w:t>
            </w:r>
            <w:r w:rsidR="00C22DBF">
              <w:t>ate</w:t>
            </w:r>
            <w:r w:rsidR="00AF4831">
              <w:t>s</w:t>
            </w:r>
            <w:r w:rsidRPr="003411C5">
              <w:t xml:space="preserve"> in local system, update incorrect data or report</w:t>
            </w:r>
            <w:r w:rsidR="00BB194E">
              <w:t xml:space="preserve"> </w:t>
            </w:r>
            <w:r w:rsidRPr="003411C5">
              <w:t>controlled duplic</w:t>
            </w:r>
            <w:r w:rsidR="00C22DBF">
              <w:t>ate</w:t>
            </w:r>
            <w:r w:rsidR="00BD0F16">
              <w:t xml:space="preserve"> (in case of partners</w:t>
            </w:r>
            <w:r w:rsidR="007C07FF">
              <w:t xml:space="preserve"> from CZ system,</w:t>
            </w:r>
            <w:r w:rsidR="00BD0F16">
              <w:t xml:space="preserve"> the </w:t>
            </w:r>
            <w:r w:rsidR="007C07FF">
              <w:t xml:space="preserve">duplicates </w:t>
            </w:r>
            <w:r w:rsidR="000B3604">
              <w:t>must be resolved also in CLM system.)</w:t>
            </w:r>
          </w:p>
          <w:p w14:paraId="59EA7F89" w14:textId="77777777" w:rsidR="00C465FE" w:rsidRPr="003411C5" w:rsidRDefault="00C465FE" w:rsidP="00D44C60">
            <w:pPr>
              <w:pStyle w:val="Odstavecseseznamem"/>
            </w:pPr>
          </w:p>
        </w:tc>
      </w:tr>
      <w:tr w:rsidR="00666597" w:rsidRPr="003411C5" w14:paraId="428D94F7" w14:textId="77777777">
        <w:tc>
          <w:tcPr>
            <w:tcW w:w="3289" w:type="dxa"/>
            <w:vMerge/>
            <w:tcBorders>
              <w:left w:val="single" w:sz="4" w:space="0" w:color="auto"/>
              <w:bottom w:val="single" w:sz="4" w:space="0" w:color="auto"/>
              <w:right w:val="single" w:sz="4" w:space="0" w:color="auto"/>
            </w:tcBorders>
          </w:tcPr>
          <w:p w14:paraId="20CD38AD" w14:textId="77777777" w:rsidR="00666597" w:rsidRPr="003411C5" w:rsidRDefault="00666597">
            <w:pPr>
              <w:rPr>
                <w:b/>
                <w:bCs/>
              </w:rPr>
            </w:pPr>
          </w:p>
        </w:tc>
        <w:tc>
          <w:tcPr>
            <w:tcW w:w="6521" w:type="dxa"/>
            <w:tcBorders>
              <w:top w:val="single" w:sz="4" w:space="0" w:color="auto"/>
              <w:left w:val="single" w:sz="4" w:space="0" w:color="auto"/>
              <w:bottom w:val="single" w:sz="4" w:space="0" w:color="auto"/>
              <w:right w:val="single" w:sz="4" w:space="0" w:color="auto"/>
            </w:tcBorders>
          </w:tcPr>
          <w:p w14:paraId="467B65C7" w14:textId="77777777" w:rsidR="00C465FE" w:rsidRPr="003411C5" w:rsidRDefault="00C465FE" w:rsidP="00C465FE">
            <w:pPr>
              <w:pStyle w:val="Odstavecseseznamem"/>
              <w:numPr>
                <w:ilvl w:val="0"/>
                <w:numId w:val="65"/>
              </w:numPr>
            </w:pPr>
            <w:r w:rsidRPr="003411C5">
              <w:t>Repeat services to load data into SAP MDG</w:t>
            </w:r>
          </w:p>
          <w:p w14:paraId="7BA30A07" w14:textId="09E061D5" w:rsidR="00666597" w:rsidRPr="003411C5" w:rsidRDefault="00C465FE" w:rsidP="00C465FE">
            <w:pPr>
              <w:pStyle w:val="Odstavecseseznamem"/>
              <w:numPr>
                <w:ilvl w:val="0"/>
                <w:numId w:val="57"/>
              </w:numPr>
            </w:pPr>
            <w:r w:rsidRPr="003411C5">
              <w:t>All above steps will be repeated until system does not identify duplic</w:t>
            </w:r>
            <w:r w:rsidR="00395F3B">
              <w:t>ates</w:t>
            </w:r>
            <w:r w:rsidRPr="003411C5">
              <w:t xml:space="preserve"> (except controlled duplic</w:t>
            </w:r>
            <w:r w:rsidR="00395F3B">
              <w:t>ates</w:t>
            </w:r>
            <w:r w:rsidRPr="003411C5">
              <w:t>).</w:t>
            </w:r>
          </w:p>
          <w:p w14:paraId="7C040DAD" w14:textId="77777777" w:rsidR="00C465FE" w:rsidRPr="003411C5" w:rsidRDefault="00C465FE" w:rsidP="00D44C60">
            <w:pPr>
              <w:pStyle w:val="Odstavecseseznamem"/>
            </w:pPr>
          </w:p>
        </w:tc>
      </w:tr>
      <w:tr w:rsidR="00666597" w:rsidRPr="003411C5" w14:paraId="79536CFD" w14:textId="77777777">
        <w:trPr>
          <w:trHeight w:val="150"/>
        </w:trPr>
        <w:tc>
          <w:tcPr>
            <w:tcW w:w="3289" w:type="dxa"/>
            <w:tcBorders>
              <w:top w:val="single" w:sz="4" w:space="0" w:color="auto"/>
              <w:left w:val="single" w:sz="4" w:space="0" w:color="auto"/>
              <w:bottom w:val="single" w:sz="4" w:space="0" w:color="auto"/>
              <w:right w:val="single" w:sz="4" w:space="0" w:color="auto"/>
            </w:tcBorders>
          </w:tcPr>
          <w:p w14:paraId="3A3C08B8" w14:textId="35455D99" w:rsidR="00666597" w:rsidRPr="003411C5" w:rsidRDefault="00023E9E">
            <w:pPr>
              <w:rPr>
                <w:b/>
                <w:bCs/>
              </w:rPr>
            </w:pPr>
            <w:r>
              <w:rPr>
                <w:b/>
                <w:bCs/>
              </w:rPr>
              <w:t>Result</w:t>
            </w:r>
          </w:p>
        </w:tc>
        <w:tc>
          <w:tcPr>
            <w:tcW w:w="6521" w:type="dxa"/>
            <w:tcBorders>
              <w:top w:val="single" w:sz="4" w:space="0" w:color="auto"/>
              <w:left w:val="single" w:sz="4" w:space="0" w:color="auto"/>
              <w:bottom w:val="single" w:sz="4" w:space="0" w:color="auto"/>
              <w:right w:val="single" w:sz="4" w:space="0" w:color="auto"/>
            </w:tcBorders>
          </w:tcPr>
          <w:p w14:paraId="2C274373" w14:textId="41B69E7C" w:rsidR="00666597" w:rsidRPr="003411C5" w:rsidRDefault="00666597">
            <w:pPr>
              <w:jc w:val="left"/>
            </w:pPr>
            <w:r w:rsidRPr="003411C5">
              <w:t>MDG identified unique values per separate country</w:t>
            </w:r>
            <w:r w:rsidR="009B6AE3" w:rsidRPr="003411C5">
              <w:t xml:space="preserve"> and</w:t>
            </w:r>
            <w:r w:rsidR="00184CD8" w:rsidRPr="003411C5">
              <w:t xml:space="preserve"> process of </w:t>
            </w:r>
            <w:r w:rsidR="00AA2C1D">
              <w:t>c</w:t>
            </w:r>
            <w:r w:rsidR="00184CD8" w:rsidRPr="003411C5">
              <w:t>ross country matching</w:t>
            </w:r>
            <w:r w:rsidR="00E6057D">
              <w:t xml:space="preserve"> </w:t>
            </w:r>
            <w:r w:rsidR="00E6057D" w:rsidRPr="003411C5">
              <w:t>will start</w:t>
            </w:r>
            <w:r w:rsidR="00184CD8" w:rsidRPr="003411C5">
              <w:t>.</w:t>
            </w:r>
          </w:p>
        </w:tc>
      </w:tr>
    </w:tbl>
    <w:p w14:paraId="6234EE7B" w14:textId="77777777" w:rsidR="00666597" w:rsidRPr="003411C5" w:rsidRDefault="00666597" w:rsidP="00D44C60"/>
    <w:p w14:paraId="3A5EDB87" w14:textId="7D5D616B" w:rsidR="00A00D13" w:rsidRPr="00D44C60" w:rsidRDefault="00182441" w:rsidP="00A00D13">
      <w:pPr>
        <w:pStyle w:val="Nadpis3"/>
        <w:rPr>
          <w:lang w:val="en-GB"/>
        </w:rPr>
      </w:pPr>
      <w:r>
        <w:rPr>
          <w:lang w:val="en-GB"/>
        </w:rPr>
        <w:t xml:space="preserve"> </w:t>
      </w:r>
      <w:bookmarkStart w:id="152" w:name="_Toc229586686"/>
      <w:r w:rsidR="00A00D13" w:rsidRPr="00D44C60">
        <w:rPr>
          <w:lang w:val="en-GB"/>
        </w:rPr>
        <w:t>Cross country matching</w:t>
      </w:r>
      <w:bookmarkEnd w:id="152"/>
    </w:p>
    <w:p w14:paraId="562A1325" w14:textId="77777777" w:rsidR="00F03414" w:rsidRPr="00F03414" w:rsidRDefault="00F03414" w:rsidP="00CA0534"/>
    <w:tbl>
      <w:tblPr>
        <w:tblStyle w:val="Mkatabulky"/>
        <w:tblW w:w="9810" w:type="dxa"/>
        <w:tblInd w:w="108" w:type="dxa"/>
        <w:tblLook w:val="01E0" w:firstRow="1" w:lastRow="1" w:firstColumn="1" w:lastColumn="1" w:noHBand="0" w:noVBand="0"/>
      </w:tblPr>
      <w:tblGrid>
        <w:gridCol w:w="3289"/>
        <w:gridCol w:w="6521"/>
      </w:tblGrid>
      <w:tr w:rsidR="00184CD8" w:rsidRPr="003411C5" w14:paraId="3FDC4D00" w14:textId="77777777" w:rsidTr="00CA0534">
        <w:trPr>
          <w:tblHeader/>
        </w:trPr>
        <w:tc>
          <w:tcPr>
            <w:tcW w:w="3289" w:type="dxa"/>
            <w:tcBorders>
              <w:top w:val="single" w:sz="4" w:space="0" w:color="auto"/>
              <w:left w:val="single" w:sz="4" w:space="0" w:color="auto"/>
              <w:bottom w:val="single" w:sz="4" w:space="0" w:color="auto"/>
              <w:right w:val="single" w:sz="4" w:space="0" w:color="auto"/>
            </w:tcBorders>
            <w:hideMark/>
          </w:tcPr>
          <w:p w14:paraId="0C9CB51B" w14:textId="0677941C" w:rsidR="00184CD8" w:rsidRPr="00CA0534" w:rsidRDefault="00184CD8" w:rsidP="00CA0534">
            <w:pPr>
              <w:tabs>
                <w:tab w:val="right" w:pos="3073"/>
              </w:tabs>
              <w:rPr>
                <w:b/>
              </w:rPr>
            </w:pPr>
            <w:r w:rsidRPr="00CA0534">
              <w:rPr>
                <w:b/>
              </w:rPr>
              <w:t>Steps in process</w:t>
            </w:r>
            <w:r w:rsidR="00F953F9" w:rsidRPr="00CA0534">
              <w:rPr>
                <w:b/>
              </w:rPr>
              <w:tab/>
            </w:r>
          </w:p>
        </w:tc>
        <w:tc>
          <w:tcPr>
            <w:tcW w:w="6521" w:type="dxa"/>
            <w:tcBorders>
              <w:top w:val="single" w:sz="4" w:space="0" w:color="auto"/>
              <w:left w:val="single" w:sz="4" w:space="0" w:color="auto"/>
              <w:bottom w:val="single" w:sz="4" w:space="0" w:color="auto"/>
              <w:right w:val="single" w:sz="4" w:space="0" w:color="auto"/>
            </w:tcBorders>
            <w:hideMark/>
          </w:tcPr>
          <w:p w14:paraId="72DC8334" w14:textId="77777777" w:rsidR="00184CD8" w:rsidRPr="00CA0534" w:rsidRDefault="00184CD8">
            <w:pPr>
              <w:rPr>
                <w:b/>
              </w:rPr>
            </w:pPr>
            <w:r w:rsidRPr="00CA0534">
              <w:rPr>
                <w:b/>
              </w:rPr>
              <w:t>Description of steps</w:t>
            </w:r>
          </w:p>
          <w:p w14:paraId="10A25D27" w14:textId="77777777" w:rsidR="00184CD8" w:rsidRPr="00CA0534" w:rsidRDefault="00184CD8">
            <w:pPr>
              <w:rPr>
                <w:b/>
              </w:rPr>
            </w:pPr>
          </w:p>
        </w:tc>
      </w:tr>
      <w:tr w:rsidR="00184CD8" w:rsidRPr="003411C5" w14:paraId="60A0117C" w14:textId="77777777">
        <w:tc>
          <w:tcPr>
            <w:tcW w:w="3289" w:type="dxa"/>
            <w:tcBorders>
              <w:top w:val="single" w:sz="4" w:space="0" w:color="auto"/>
              <w:left w:val="single" w:sz="4" w:space="0" w:color="auto"/>
              <w:bottom w:val="single" w:sz="4" w:space="0" w:color="auto"/>
              <w:right w:val="single" w:sz="4" w:space="0" w:color="auto"/>
            </w:tcBorders>
          </w:tcPr>
          <w:p w14:paraId="0182DCCF" w14:textId="77777777" w:rsidR="00184CD8" w:rsidRPr="003411C5" w:rsidRDefault="00184CD8">
            <w:pPr>
              <w:rPr>
                <w:b/>
                <w:bCs/>
              </w:rPr>
            </w:pPr>
            <w:r w:rsidRPr="003411C5">
              <w:rPr>
                <w:b/>
                <w:bCs/>
              </w:rPr>
              <w:t xml:space="preserve">User </w:t>
            </w:r>
          </w:p>
        </w:tc>
        <w:tc>
          <w:tcPr>
            <w:tcW w:w="6521" w:type="dxa"/>
            <w:tcBorders>
              <w:top w:val="single" w:sz="4" w:space="0" w:color="auto"/>
              <w:left w:val="single" w:sz="4" w:space="0" w:color="auto"/>
              <w:bottom w:val="single" w:sz="4" w:space="0" w:color="auto"/>
              <w:right w:val="single" w:sz="4" w:space="0" w:color="auto"/>
            </w:tcBorders>
          </w:tcPr>
          <w:p w14:paraId="3BF078CF" w14:textId="77777777" w:rsidR="00184CD8" w:rsidRPr="003411C5" w:rsidRDefault="00184CD8" w:rsidP="00184CD8">
            <w:pPr>
              <w:jc w:val="left"/>
              <w:rPr>
                <w:rFonts w:eastAsia="Calibri"/>
              </w:rPr>
            </w:pPr>
            <w:r w:rsidRPr="003411C5">
              <w:rPr>
                <w:u w:val="single"/>
              </w:rPr>
              <w:t>Process users</w:t>
            </w:r>
            <w:r w:rsidRPr="003411C5">
              <w:t>:</w:t>
            </w:r>
          </w:p>
          <w:p w14:paraId="244E0845" w14:textId="0316B432" w:rsidR="00184CD8" w:rsidRPr="003411C5" w:rsidRDefault="00184CD8" w:rsidP="00D44C60">
            <w:pPr>
              <w:pStyle w:val="Odstavecseseznamem"/>
              <w:numPr>
                <w:ilvl w:val="0"/>
                <w:numId w:val="57"/>
              </w:numPr>
            </w:pPr>
            <w:r w:rsidRPr="003411C5">
              <w:t xml:space="preserve">Users responsible for </w:t>
            </w:r>
            <w:r w:rsidR="009779CB" w:rsidRPr="003411C5">
              <w:t>identification of</w:t>
            </w:r>
            <w:r w:rsidR="00490C3A" w:rsidRPr="003411C5">
              <w:t xml:space="preserve"> cross country records</w:t>
            </w:r>
            <w:r w:rsidR="00C80C2C">
              <w:t>.</w:t>
            </w:r>
          </w:p>
        </w:tc>
      </w:tr>
      <w:tr w:rsidR="00184CD8" w:rsidRPr="003411C5" w14:paraId="4A36C8C4" w14:textId="77777777">
        <w:tc>
          <w:tcPr>
            <w:tcW w:w="3289" w:type="dxa"/>
            <w:vMerge w:val="restart"/>
            <w:tcBorders>
              <w:top w:val="single" w:sz="4" w:space="0" w:color="auto"/>
              <w:left w:val="single" w:sz="4" w:space="0" w:color="auto"/>
              <w:right w:val="single" w:sz="4" w:space="0" w:color="auto"/>
            </w:tcBorders>
          </w:tcPr>
          <w:p w14:paraId="6DD207C1" w14:textId="1D2C8A1D" w:rsidR="00184CD8" w:rsidRPr="003411C5" w:rsidRDefault="0028748B">
            <w:pPr>
              <w:rPr>
                <w:b/>
                <w:bCs/>
              </w:rPr>
            </w:pPr>
            <w:r w:rsidRPr="003411C5">
              <w:rPr>
                <w:b/>
                <w:bCs/>
              </w:rPr>
              <w:t>MDG process</w:t>
            </w:r>
          </w:p>
        </w:tc>
        <w:tc>
          <w:tcPr>
            <w:tcW w:w="6521" w:type="dxa"/>
            <w:tcBorders>
              <w:top w:val="single" w:sz="4" w:space="0" w:color="auto"/>
              <w:left w:val="single" w:sz="4" w:space="0" w:color="auto"/>
              <w:bottom w:val="single" w:sz="4" w:space="0" w:color="auto"/>
              <w:right w:val="single" w:sz="4" w:space="0" w:color="auto"/>
            </w:tcBorders>
          </w:tcPr>
          <w:p w14:paraId="3FF84B65" w14:textId="0015E85F" w:rsidR="008A5363" w:rsidRPr="00CA0534" w:rsidRDefault="009741E2" w:rsidP="00CA0534">
            <w:pPr>
              <w:rPr>
                <w:u w:val="single"/>
              </w:rPr>
            </w:pPr>
            <w:r w:rsidRPr="00CA0534">
              <w:rPr>
                <w:u w:val="single"/>
              </w:rPr>
              <w:t>Input</w:t>
            </w:r>
            <w:r w:rsidR="0028748B" w:rsidRPr="00CA0534">
              <w:rPr>
                <w:u w:val="single"/>
              </w:rPr>
              <w:t>:</w:t>
            </w:r>
          </w:p>
          <w:p w14:paraId="6C397837" w14:textId="12B04B77" w:rsidR="0028748B" w:rsidRPr="003411C5" w:rsidRDefault="008A5363" w:rsidP="00782EFD">
            <w:pPr>
              <w:pStyle w:val="Odstavecseseznamem"/>
              <w:numPr>
                <w:ilvl w:val="0"/>
                <w:numId w:val="57"/>
              </w:numPr>
            </w:pPr>
            <w:r w:rsidRPr="003411C5">
              <w:t>D</w:t>
            </w:r>
            <w:r w:rsidR="00482685" w:rsidRPr="003411C5">
              <w:t xml:space="preserve">ata from </w:t>
            </w:r>
            <w:r w:rsidRPr="003411C5">
              <w:t>C</w:t>
            </w:r>
            <w:r w:rsidR="0023391A" w:rsidRPr="003411C5">
              <w:t>ountry</w:t>
            </w:r>
            <w:r w:rsidRPr="003411C5">
              <w:t xml:space="preserve"> deduplication</w:t>
            </w:r>
            <w:r w:rsidR="009D006C" w:rsidRPr="003411C5">
              <w:t xml:space="preserve"> process</w:t>
            </w:r>
            <w:r w:rsidRPr="003411C5">
              <w:t xml:space="preserve"> in MDG</w:t>
            </w:r>
          </w:p>
          <w:p w14:paraId="54383E17" w14:textId="1961689B" w:rsidR="00C819C0" w:rsidRPr="003411C5" w:rsidRDefault="00C819C0" w:rsidP="00D44C60">
            <w:pPr>
              <w:pStyle w:val="Odstavecseseznamem"/>
              <w:numPr>
                <w:ilvl w:val="1"/>
                <w:numId w:val="57"/>
              </w:numPr>
            </w:pPr>
            <w:r>
              <w:t>Data will have already standardized fields</w:t>
            </w:r>
          </w:p>
          <w:p w14:paraId="311D4041" w14:textId="06D14964" w:rsidR="00184CD8" w:rsidRPr="003411C5" w:rsidRDefault="00184CD8">
            <w:pPr>
              <w:rPr>
                <w:u w:val="single"/>
              </w:rPr>
            </w:pPr>
          </w:p>
        </w:tc>
      </w:tr>
      <w:tr w:rsidR="00184CD8" w:rsidRPr="003411C5" w14:paraId="505C7F9A" w14:textId="77777777">
        <w:tc>
          <w:tcPr>
            <w:tcW w:w="3289" w:type="dxa"/>
            <w:vMerge/>
            <w:tcBorders>
              <w:left w:val="single" w:sz="4" w:space="0" w:color="auto"/>
              <w:right w:val="single" w:sz="4" w:space="0" w:color="auto"/>
            </w:tcBorders>
          </w:tcPr>
          <w:p w14:paraId="32C0E829" w14:textId="77777777" w:rsidR="00184CD8" w:rsidRPr="003411C5" w:rsidRDefault="00184CD8">
            <w:pPr>
              <w:rPr>
                <w:b/>
                <w:bCs/>
              </w:rPr>
            </w:pPr>
          </w:p>
        </w:tc>
        <w:tc>
          <w:tcPr>
            <w:tcW w:w="6521" w:type="dxa"/>
            <w:tcBorders>
              <w:top w:val="single" w:sz="4" w:space="0" w:color="auto"/>
              <w:left w:val="single" w:sz="4" w:space="0" w:color="auto"/>
              <w:bottom w:val="single" w:sz="4" w:space="0" w:color="auto"/>
              <w:right w:val="single" w:sz="4" w:space="0" w:color="auto"/>
            </w:tcBorders>
          </w:tcPr>
          <w:p w14:paraId="2D974862" w14:textId="0AA6FE61" w:rsidR="00184CD8" w:rsidRPr="00CA0534" w:rsidRDefault="006209C1" w:rsidP="00CA0534">
            <w:pPr>
              <w:rPr>
                <w:u w:val="single"/>
              </w:rPr>
            </w:pPr>
            <w:r w:rsidRPr="00CA0534">
              <w:rPr>
                <w:u w:val="single"/>
              </w:rPr>
              <w:t>Matching evaluation</w:t>
            </w:r>
            <w:r w:rsidR="00EE0583" w:rsidRPr="00CA0534">
              <w:rPr>
                <w:u w:val="single"/>
              </w:rPr>
              <w:t>:</w:t>
            </w:r>
          </w:p>
          <w:p w14:paraId="52CDD1F3" w14:textId="656A7C78" w:rsidR="006209C1" w:rsidRPr="00DC43C6" w:rsidRDefault="006209C1" w:rsidP="006209C1">
            <w:pPr>
              <w:pStyle w:val="Odstavecseseznamem"/>
              <w:numPr>
                <w:ilvl w:val="0"/>
                <w:numId w:val="68"/>
              </w:numPr>
            </w:pPr>
            <w:r w:rsidRPr="00DC43C6">
              <w:t xml:space="preserve">Matching will compare unique data from separate countries and match them. </w:t>
            </w:r>
          </w:p>
          <w:p w14:paraId="2C863401" w14:textId="77777777" w:rsidR="00184CD8" w:rsidRPr="003411C5" w:rsidRDefault="00184CD8"/>
          <w:p w14:paraId="3385DB23" w14:textId="1FA9126D" w:rsidR="00184CD8" w:rsidRPr="00CA0534" w:rsidRDefault="00184CD8">
            <w:r w:rsidRPr="00CA0534">
              <w:t xml:space="preserve">List of KIDs to be compared for company </w:t>
            </w:r>
            <w:r w:rsidR="0020704F" w:rsidRPr="00CA0534">
              <w:t>matching</w:t>
            </w:r>
            <w:r w:rsidRPr="00CA0534">
              <w:t>:</w:t>
            </w:r>
          </w:p>
          <w:p w14:paraId="3134A036" w14:textId="77777777" w:rsidR="00184CD8" w:rsidRPr="003411C5" w:rsidRDefault="00184CD8" w:rsidP="005817F3">
            <w:pPr>
              <w:pStyle w:val="Odstavecseseznamem"/>
              <w:numPr>
                <w:ilvl w:val="0"/>
                <w:numId w:val="68"/>
              </w:numPr>
            </w:pPr>
            <w:r w:rsidRPr="003411C5">
              <w:t>Unique identifiers:</w:t>
            </w:r>
          </w:p>
          <w:p w14:paraId="2EE67A9A" w14:textId="7E698109" w:rsidR="005263C9" w:rsidRPr="003411C5" w:rsidRDefault="005263C9" w:rsidP="005817F3">
            <w:pPr>
              <w:pStyle w:val="Odstavecseseznamem"/>
              <w:numPr>
                <w:ilvl w:val="1"/>
                <w:numId w:val="68"/>
              </w:numPr>
            </w:pPr>
            <w:r w:rsidRPr="003411C5">
              <w:t>Country</w:t>
            </w:r>
          </w:p>
          <w:p w14:paraId="4AF310EE" w14:textId="3D7AE66B" w:rsidR="00184CD8" w:rsidRPr="003411C5" w:rsidRDefault="00184CD8" w:rsidP="005817F3">
            <w:pPr>
              <w:pStyle w:val="Odstavecseseznamem"/>
              <w:numPr>
                <w:ilvl w:val="1"/>
                <w:numId w:val="68"/>
              </w:numPr>
            </w:pPr>
            <w:r w:rsidRPr="003411C5">
              <w:t>Company ID or Tax Number VAT number</w:t>
            </w:r>
          </w:p>
          <w:p w14:paraId="69DD6814" w14:textId="77777777" w:rsidR="00184CD8" w:rsidRPr="003411C5" w:rsidRDefault="00184CD8" w:rsidP="005817F3">
            <w:pPr>
              <w:pStyle w:val="Odstavecseseznamem"/>
              <w:numPr>
                <w:ilvl w:val="1"/>
                <w:numId w:val="68"/>
              </w:numPr>
            </w:pPr>
            <w:r w:rsidRPr="003411C5">
              <w:t>DUNS</w:t>
            </w:r>
          </w:p>
          <w:p w14:paraId="6DEEBD80" w14:textId="77777777" w:rsidR="00184CD8" w:rsidRPr="003411C5" w:rsidRDefault="00184CD8" w:rsidP="005817F3">
            <w:pPr>
              <w:pStyle w:val="Odstavecseseznamem"/>
              <w:numPr>
                <w:ilvl w:val="1"/>
                <w:numId w:val="68"/>
              </w:numPr>
            </w:pPr>
            <w:r w:rsidRPr="003411C5">
              <w:t>LEI Code</w:t>
            </w:r>
          </w:p>
          <w:p w14:paraId="7AE8C976" w14:textId="77777777" w:rsidR="00184CD8" w:rsidRPr="003411C5" w:rsidRDefault="00184CD8" w:rsidP="005817F3">
            <w:pPr>
              <w:pStyle w:val="Odstavecseseznamem"/>
              <w:numPr>
                <w:ilvl w:val="0"/>
                <w:numId w:val="68"/>
              </w:numPr>
            </w:pPr>
            <w:r w:rsidRPr="003411C5">
              <w:t>Standardized fields:</w:t>
            </w:r>
          </w:p>
          <w:p w14:paraId="4F85BEB5" w14:textId="40FB1310" w:rsidR="00FD70C1" w:rsidRPr="00D44C60" w:rsidRDefault="00184CD8" w:rsidP="005817F3">
            <w:pPr>
              <w:pStyle w:val="Odstavecseseznamem"/>
              <w:numPr>
                <w:ilvl w:val="1"/>
                <w:numId w:val="68"/>
              </w:numPr>
            </w:pPr>
            <w:r w:rsidRPr="003411C5">
              <w:lastRenderedPageBreak/>
              <w:t>N</w:t>
            </w:r>
            <w:r w:rsidR="00FD70C1" w:rsidRPr="003411C5">
              <w:t>ame</w:t>
            </w:r>
            <w:r w:rsidRPr="003411C5">
              <w:t xml:space="preserve"> of organization</w:t>
            </w:r>
          </w:p>
          <w:p w14:paraId="5DE8B6A2" w14:textId="325899C9" w:rsidR="00184CD8" w:rsidRDefault="00443B77" w:rsidP="005817F3">
            <w:pPr>
              <w:pStyle w:val="Odstavecseseznamem"/>
              <w:numPr>
                <w:ilvl w:val="1"/>
                <w:numId w:val="68"/>
              </w:numPr>
            </w:pPr>
            <w:r w:rsidRPr="003411C5">
              <w:t xml:space="preserve">Unified </w:t>
            </w:r>
            <w:r w:rsidR="00FD70C1" w:rsidRPr="003411C5">
              <w:t>City postal code</w:t>
            </w:r>
          </w:p>
          <w:p w14:paraId="2FD20DB3" w14:textId="13B62988" w:rsidR="00EF5505" w:rsidRDefault="00EF5505" w:rsidP="005817F3">
            <w:pPr>
              <w:pStyle w:val="Odstavecseseznamem"/>
              <w:numPr>
                <w:ilvl w:val="1"/>
                <w:numId w:val="68"/>
              </w:numPr>
            </w:pPr>
            <w:r>
              <w:t>City</w:t>
            </w:r>
          </w:p>
          <w:p w14:paraId="2EBB4B86" w14:textId="4F097671" w:rsidR="00EF5505" w:rsidRDefault="00EF5505" w:rsidP="005817F3">
            <w:pPr>
              <w:pStyle w:val="Odstavecseseznamem"/>
              <w:numPr>
                <w:ilvl w:val="1"/>
                <w:numId w:val="68"/>
              </w:numPr>
            </w:pPr>
            <w:r>
              <w:t>Street</w:t>
            </w:r>
          </w:p>
          <w:p w14:paraId="4A6D8FAF" w14:textId="77777777" w:rsidR="00367250" w:rsidRPr="003411C5" w:rsidRDefault="00367250" w:rsidP="00CA0534"/>
          <w:p w14:paraId="43B355FE" w14:textId="7C66ABB9" w:rsidR="00184CD8" w:rsidRPr="00CA0534" w:rsidRDefault="00184CD8">
            <w:r w:rsidRPr="00CA0534">
              <w:t xml:space="preserve">List of KIDs to be compared for person </w:t>
            </w:r>
            <w:r w:rsidR="0020704F" w:rsidRPr="00CA0534">
              <w:t>matching</w:t>
            </w:r>
            <w:r w:rsidRPr="00CA0534">
              <w:t>:</w:t>
            </w:r>
          </w:p>
          <w:p w14:paraId="1A11FC86" w14:textId="5C7D476C" w:rsidR="00153E0E" w:rsidRPr="003411C5" w:rsidRDefault="00184CD8" w:rsidP="005817F3">
            <w:pPr>
              <w:pStyle w:val="Odstavecseseznamem"/>
              <w:numPr>
                <w:ilvl w:val="0"/>
                <w:numId w:val="68"/>
              </w:numPr>
            </w:pPr>
            <w:r w:rsidRPr="003411C5">
              <w:t>Unique identifiers:</w:t>
            </w:r>
          </w:p>
          <w:p w14:paraId="1A719D32" w14:textId="57E8CFE7" w:rsidR="00153E0E" w:rsidRPr="003411C5" w:rsidRDefault="00153E0E" w:rsidP="005817F3">
            <w:pPr>
              <w:pStyle w:val="Odstavecseseznamem"/>
              <w:numPr>
                <w:ilvl w:val="1"/>
                <w:numId w:val="68"/>
              </w:numPr>
            </w:pPr>
            <w:r w:rsidRPr="003411C5">
              <w:t>Country</w:t>
            </w:r>
          </w:p>
          <w:p w14:paraId="057316D9" w14:textId="355F0C8F" w:rsidR="00184CD8" w:rsidRPr="003411C5" w:rsidRDefault="00184CD8" w:rsidP="005817F3">
            <w:pPr>
              <w:pStyle w:val="Odstavecseseznamem"/>
              <w:numPr>
                <w:ilvl w:val="1"/>
                <w:numId w:val="68"/>
              </w:numPr>
            </w:pPr>
            <w:r w:rsidRPr="003411C5">
              <w:t>Company ID</w:t>
            </w:r>
          </w:p>
          <w:p w14:paraId="2B402C1E" w14:textId="77777777" w:rsidR="00184CD8" w:rsidRPr="003411C5" w:rsidRDefault="00184CD8" w:rsidP="005817F3">
            <w:pPr>
              <w:pStyle w:val="Odstavecseseznamem"/>
              <w:numPr>
                <w:ilvl w:val="1"/>
                <w:numId w:val="68"/>
              </w:numPr>
            </w:pPr>
            <w:r w:rsidRPr="003411C5">
              <w:t>EUID</w:t>
            </w:r>
          </w:p>
          <w:p w14:paraId="57E957F5" w14:textId="77777777" w:rsidR="00184CD8" w:rsidRPr="003411C5" w:rsidRDefault="00184CD8" w:rsidP="005817F3">
            <w:pPr>
              <w:pStyle w:val="Odstavecseseznamem"/>
              <w:numPr>
                <w:ilvl w:val="0"/>
                <w:numId w:val="68"/>
              </w:numPr>
            </w:pPr>
            <w:r w:rsidRPr="003411C5">
              <w:t>Standardized fields:</w:t>
            </w:r>
          </w:p>
          <w:p w14:paraId="2DE042C6" w14:textId="005189D6" w:rsidR="00184CD8" w:rsidRPr="003411C5" w:rsidRDefault="00184CD8" w:rsidP="005817F3">
            <w:pPr>
              <w:pStyle w:val="Odstavecseseznamem"/>
              <w:numPr>
                <w:ilvl w:val="1"/>
                <w:numId w:val="68"/>
              </w:numPr>
            </w:pPr>
            <w:r w:rsidRPr="003411C5">
              <w:t>First name + Last name</w:t>
            </w:r>
          </w:p>
          <w:p w14:paraId="0F6E6792" w14:textId="77777777" w:rsidR="00184CD8" w:rsidRPr="003411C5" w:rsidRDefault="00184CD8" w:rsidP="005817F3">
            <w:pPr>
              <w:pStyle w:val="Odstavecseseznamem"/>
              <w:numPr>
                <w:ilvl w:val="1"/>
                <w:numId w:val="68"/>
              </w:numPr>
            </w:pPr>
            <w:r w:rsidRPr="003411C5">
              <w:t>City postal code</w:t>
            </w:r>
          </w:p>
          <w:p w14:paraId="19880403" w14:textId="77777777" w:rsidR="00184CD8" w:rsidRDefault="00184CD8" w:rsidP="005817F3">
            <w:pPr>
              <w:pStyle w:val="Odstavecseseznamem"/>
              <w:numPr>
                <w:ilvl w:val="1"/>
                <w:numId w:val="68"/>
              </w:numPr>
            </w:pPr>
            <w:r w:rsidRPr="003411C5">
              <w:t>City</w:t>
            </w:r>
          </w:p>
          <w:p w14:paraId="4A942B11" w14:textId="627CA2D6" w:rsidR="00EF5505" w:rsidRDefault="00EF5505" w:rsidP="005817F3">
            <w:pPr>
              <w:pStyle w:val="Odstavecseseznamem"/>
              <w:numPr>
                <w:ilvl w:val="1"/>
                <w:numId w:val="68"/>
              </w:numPr>
            </w:pPr>
            <w:r>
              <w:t>Street</w:t>
            </w:r>
          </w:p>
          <w:p w14:paraId="25232559" w14:textId="77777777" w:rsidR="00184CD8" w:rsidRPr="003411C5" w:rsidRDefault="00184CD8" w:rsidP="00CA0534"/>
        </w:tc>
      </w:tr>
      <w:tr w:rsidR="005C22FB" w:rsidRPr="003411C5" w14:paraId="4E6C64A7" w14:textId="77777777" w:rsidTr="008D537C">
        <w:trPr>
          <w:trHeight w:val="1408"/>
        </w:trPr>
        <w:tc>
          <w:tcPr>
            <w:tcW w:w="3289" w:type="dxa"/>
            <w:vMerge/>
            <w:tcBorders>
              <w:left w:val="single" w:sz="4" w:space="0" w:color="auto"/>
              <w:right w:val="single" w:sz="4" w:space="0" w:color="auto"/>
            </w:tcBorders>
          </w:tcPr>
          <w:p w14:paraId="07982099" w14:textId="77777777" w:rsidR="005C22FB" w:rsidRPr="003411C5" w:rsidRDefault="005C22FB">
            <w:pPr>
              <w:rPr>
                <w:b/>
                <w:bCs/>
              </w:rPr>
            </w:pPr>
          </w:p>
        </w:tc>
        <w:tc>
          <w:tcPr>
            <w:tcW w:w="6521" w:type="dxa"/>
            <w:tcBorders>
              <w:top w:val="single" w:sz="4" w:space="0" w:color="auto"/>
              <w:left w:val="single" w:sz="4" w:space="0" w:color="auto"/>
              <w:right w:val="single" w:sz="4" w:space="0" w:color="auto"/>
            </w:tcBorders>
          </w:tcPr>
          <w:p w14:paraId="0E79F831" w14:textId="77777777" w:rsidR="005C22FB" w:rsidRPr="00CA0534" w:rsidRDefault="005C22FB" w:rsidP="00CA0534">
            <w:pPr>
              <w:rPr>
                <w:u w:val="single"/>
              </w:rPr>
            </w:pPr>
            <w:r w:rsidRPr="00CA0534">
              <w:rPr>
                <w:u w:val="single"/>
              </w:rPr>
              <w:t xml:space="preserve">Creation </w:t>
            </w:r>
            <w:r w:rsidRPr="00CA0534" w:rsidDel="00470C3F">
              <w:rPr>
                <w:u w:val="single"/>
              </w:rPr>
              <w:t xml:space="preserve">in </w:t>
            </w:r>
            <w:r w:rsidRPr="00CA0534">
              <w:rPr>
                <w:u w:val="single"/>
              </w:rPr>
              <w:t>MDG data</w:t>
            </w:r>
          </w:p>
          <w:p w14:paraId="78331D94" w14:textId="32AA67A9" w:rsidR="005C22FB" w:rsidRPr="00CA0534" w:rsidRDefault="005C22FB" w:rsidP="002A3431">
            <w:pPr>
              <w:pStyle w:val="Odstavecseseznamem"/>
              <w:numPr>
                <w:ilvl w:val="0"/>
                <w:numId w:val="69"/>
              </w:numPr>
            </w:pPr>
            <w:r w:rsidRPr="00CA0534">
              <w:t xml:space="preserve">In case of no match, </w:t>
            </w:r>
            <w:r w:rsidR="000F7DAB">
              <w:t xml:space="preserve">that means the BP is unique and exists in only </w:t>
            </w:r>
            <w:r w:rsidR="00E75B58">
              <w:t>system of one country, the</w:t>
            </w:r>
            <w:r w:rsidRPr="00CA0534">
              <w:t xml:space="preserve"> MDG record will be created.</w:t>
            </w:r>
          </w:p>
          <w:p w14:paraId="5C02B64B" w14:textId="5F992D8E" w:rsidR="005C22FB" w:rsidRPr="00CA0534" w:rsidRDefault="005C22FB" w:rsidP="002A3431">
            <w:pPr>
              <w:pStyle w:val="Odstavecseseznamem"/>
              <w:numPr>
                <w:ilvl w:val="0"/>
                <w:numId w:val="69"/>
              </w:numPr>
            </w:pPr>
            <w:r w:rsidRPr="00CA0534">
              <w:t xml:space="preserve">In case of exact match, </w:t>
            </w:r>
            <w:r w:rsidR="009A68D8">
              <w:t xml:space="preserve">that means </w:t>
            </w:r>
            <w:r w:rsidR="0024726D">
              <w:t>that the BP exists in</w:t>
            </w:r>
            <w:r w:rsidR="00276D46">
              <w:t xml:space="preserve"> SAP BE and SAP CZ and both records </w:t>
            </w:r>
            <w:r w:rsidR="00CB5FD4">
              <w:t xml:space="preserve">are exactly </w:t>
            </w:r>
            <w:r w:rsidRPr="00CA0534">
              <w:t>the</w:t>
            </w:r>
            <w:r w:rsidR="00CB5FD4">
              <w:t xml:space="preserve"> same, the</w:t>
            </w:r>
            <w:r w:rsidRPr="00CA0534">
              <w:t xml:space="preserve"> MDG record will be created.</w:t>
            </w:r>
          </w:p>
          <w:p w14:paraId="6F183B14" w14:textId="6DEC68D4" w:rsidR="005C22FB" w:rsidRPr="009D28F7" w:rsidRDefault="005C22FB" w:rsidP="002A3431">
            <w:pPr>
              <w:pStyle w:val="Odstavecseseznamem"/>
              <w:numPr>
                <w:ilvl w:val="0"/>
                <w:numId w:val="69"/>
              </w:numPr>
            </w:pPr>
            <w:r w:rsidRPr="009D28F7">
              <w:t>In case of match which is not exact</w:t>
            </w:r>
            <w:r w:rsidR="00594105" w:rsidRPr="009D28F7">
              <w:t>, that means the BP exists in SAP BE and SAP CZ</w:t>
            </w:r>
            <w:r w:rsidR="009C00E0" w:rsidRPr="009D28F7">
              <w:t xml:space="preserve">, but </w:t>
            </w:r>
            <w:r w:rsidR="008E1AA0" w:rsidRPr="009D28F7">
              <w:t>all data are not</w:t>
            </w:r>
            <w:r w:rsidR="00F5012D" w:rsidRPr="009D28F7">
              <w:t xml:space="preserve"> matching</w:t>
            </w:r>
            <w:r w:rsidR="002A2718" w:rsidRPr="009D28F7">
              <w:t xml:space="preserve">, </w:t>
            </w:r>
            <w:r w:rsidR="00324339" w:rsidRPr="00BD08F6">
              <w:rPr>
                <w:highlight w:val="yellow"/>
              </w:rPr>
              <w:t>KBC will manually compare and</w:t>
            </w:r>
            <w:r w:rsidR="005E2C92" w:rsidRPr="00BD08F6">
              <w:rPr>
                <w:highlight w:val="yellow"/>
              </w:rPr>
              <w:t xml:space="preserve"> select data for creation o</w:t>
            </w:r>
            <w:r w:rsidR="00B44A7D" w:rsidRPr="00BD08F6">
              <w:rPr>
                <w:highlight w:val="yellow"/>
              </w:rPr>
              <w:t>f</w:t>
            </w:r>
            <w:r w:rsidR="00166354" w:rsidRPr="00BD08F6">
              <w:rPr>
                <w:highlight w:val="yellow"/>
              </w:rPr>
              <w:t xml:space="preserve"> </w:t>
            </w:r>
            <w:r w:rsidR="00D47ECD" w:rsidRPr="00BD08F6">
              <w:rPr>
                <w:highlight w:val="yellow"/>
              </w:rPr>
              <w:t>MDG record</w:t>
            </w:r>
            <w:r w:rsidR="004619D2">
              <w:rPr>
                <w:highlight w:val="yellow"/>
              </w:rPr>
              <w:t xml:space="preserve"> (responsible persons)</w:t>
            </w:r>
            <w:r w:rsidR="008A260C" w:rsidRPr="00BD08F6">
              <w:rPr>
                <w:highlight w:val="yellow"/>
              </w:rPr>
              <w:t>.</w:t>
            </w:r>
            <w:r w:rsidR="00594105" w:rsidRPr="009D28F7">
              <w:t xml:space="preserve"> </w:t>
            </w:r>
          </w:p>
          <w:p w14:paraId="0F9F5452" w14:textId="5114ADB4" w:rsidR="005C22FB" w:rsidRPr="00F71729" w:rsidRDefault="005C22FB" w:rsidP="00CA0534">
            <w:pPr>
              <w:pStyle w:val="Odstavecseseznamem"/>
              <w:numPr>
                <w:ilvl w:val="1"/>
                <w:numId w:val="69"/>
              </w:numPr>
              <w:rPr>
                <w:highlight w:val="yellow"/>
              </w:rPr>
            </w:pPr>
            <w:r w:rsidRPr="00F71729">
              <w:rPr>
                <w:highlight w:val="yellow"/>
              </w:rPr>
              <w:t>MDG record will be created according to the country of origin</w:t>
            </w:r>
            <w:r w:rsidR="00E50736" w:rsidRPr="00F71729">
              <w:rPr>
                <w:highlight w:val="yellow"/>
              </w:rPr>
              <w:t xml:space="preserve"> </w:t>
            </w:r>
            <w:r w:rsidR="00FE0E2E" w:rsidRPr="00F71729">
              <w:rPr>
                <w:highlight w:val="yellow"/>
              </w:rPr>
              <w:t>(</w:t>
            </w:r>
            <w:r w:rsidR="000C7BE4" w:rsidRPr="00F71729">
              <w:rPr>
                <w:highlight w:val="yellow"/>
              </w:rPr>
              <w:t xml:space="preserve">BP </w:t>
            </w:r>
            <w:r w:rsidR="00D22EB2" w:rsidRPr="00F71729">
              <w:rPr>
                <w:highlight w:val="yellow"/>
              </w:rPr>
              <w:t xml:space="preserve">from CZ will be created </w:t>
            </w:r>
            <w:r w:rsidR="0043287F" w:rsidRPr="00F71729">
              <w:rPr>
                <w:highlight w:val="yellow"/>
              </w:rPr>
              <w:t>according to</w:t>
            </w:r>
            <w:r w:rsidR="00027129" w:rsidRPr="00F71729">
              <w:rPr>
                <w:highlight w:val="yellow"/>
              </w:rPr>
              <w:t xml:space="preserve"> </w:t>
            </w:r>
            <w:r w:rsidR="009756F8" w:rsidRPr="00F71729">
              <w:rPr>
                <w:highlight w:val="yellow"/>
              </w:rPr>
              <w:t>SAP CZ</w:t>
            </w:r>
            <w:r w:rsidR="00CD7BC6" w:rsidRPr="00F71729">
              <w:rPr>
                <w:highlight w:val="yellow"/>
              </w:rPr>
              <w:t xml:space="preserve"> data</w:t>
            </w:r>
            <w:r w:rsidR="009756F8" w:rsidRPr="00F71729">
              <w:rPr>
                <w:highlight w:val="yellow"/>
              </w:rPr>
              <w:t>, in opposite BP from BE will be created a</w:t>
            </w:r>
            <w:r w:rsidR="00040B42" w:rsidRPr="00F71729">
              <w:rPr>
                <w:highlight w:val="yellow"/>
              </w:rPr>
              <w:t xml:space="preserve">ccording </w:t>
            </w:r>
            <w:r w:rsidR="0043287F" w:rsidRPr="00F71729">
              <w:rPr>
                <w:highlight w:val="yellow"/>
              </w:rPr>
              <w:t xml:space="preserve">to </w:t>
            </w:r>
            <w:r w:rsidR="004872D5" w:rsidRPr="00F71729">
              <w:rPr>
                <w:highlight w:val="yellow"/>
              </w:rPr>
              <w:t>SAP BE data)</w:t>
            </w:r>
            <w:r w:rsidRPr="00F71729">
              <w:rPr>
                <w:highlight w:val="yellow"/>
              </w:rPr>
              <w:t xml:space="preserve"> </w:t>
            </w:r>
          </w:p>
          <w:p w14:paraId="54292E99" w14:textId="4D4D500B" w:rsidR="005C22FB" w:rsidRPr="00F71729" w:rsidRDefault="005C22FB" w:rsidP="001D4797">
            <w:pPr>
              <w:pStyle w:val="Odstavecseseznamem"/>
              <w:numPr>
                <w:ilvl w:val="1"/>
                <w:numId w:val="69"/>
              </w:numPr>
              <w:rPr>
                <w:highlight w:val="yellow"/>
              </w:rPr>
            </w:pPr>
            <w:r w:rsidRPr="00F71729">
              <w:rPr>
                <w:highlight w:val="yellow"/>
              </w:rPr>
              <w:t xml:space="preserve">If the country of origin is </w:t>
            </w:r>
            <w:r w:rsidR="00EB11ED" w:rsidRPr="00F71729">
              <w:rPr>
                <w:highlight w:val="yellow"/>
              </w:rPr>
              <w:t>neither</w:t>
            </w:r>
            <w:r w:rsidRPr="00F71729">
              <w:rPr>
                <w:highlight w:val="yellow"/>
              </w:rPr>
              <w:t xml:space="preserve"> CZ </w:t>
            </w:r>
            <w:r w:rsidR="00EB11ED" w:rsidRPr="00F71729">
              <w:rPr>
                <w:highlight w:val="yellow"/>
              </w:rPr>
              <w:t>n</w:t>
            </w:r>
            <w:r w:rsidRPr="00F71729">
              <w:rPr>
                <w:highlight w:val="yellow"/>
              </w:rPr>
              <w:t>or BE</w:t>
            </w:r>
            <w:r w:rsidR="00D66D09" w:rsidRPr="00F71729">
              <w:rPr>
                <w:highlight w:val="yellow"/>
              </w:rPr>
              <w:t xml:space="preserve">, </w:t>
            </w:r>
            <w:r w:rsidRPr="00F71729">
              <w:rPr>
                <w:highlight w:val="yellow"/>
              </w:rPr>
              <w:t xml:space="preserve">the responsible person must decide from which Country will be the MDG record created. </w:t>
            </w:r>
          </w:p>
          <w:p w14:paraId="42D3B24F" w14:textId="0E42CFF2" w:rsidR="005C22FB" w:rsidRPr="003411C5" w:rsidRDefault="005C22FB" w:rsidP="005C22FB">
            <w:r w:rsidRPr="00CA0534">
              <w:rPr>
                <w:highlight w:val="cyan"/>
              </w:rPr>
              <w:t xml:space="preserve">    </w:t>
            </w:r>
          </w:p>
        </w:tc>
      </w:tr>
      <w:tr w:rsidR="00A7751D" w:rsidRPr="003411C5" w14:paraId="358B53EC" w14:textId="77777777">
        <w:trPr>
          <w:trHeight w:val="150"/>
        </w:trPr>
        <w:tc>
          <w:tcPr>
            <w:tcW w:w="3289" w:type="dxa"/>
            <w:tcBorders>
              <w:top w:val="single" w:sz="4" w:space="0" w:color="auto"/>
              <w:left w:val="single" w:sz="4" w:space="0" w:color="auto"/>
              <w:bottom w:val="single" w:sz="4" w:space="0" w:color="auto"/>
              <w:right w:val="single" w:sz="4" w:space="0" w:color="auto"/>
            </w:tcBorders>
          </w:tcPr>
          <w:p w14:paraId="479B5493" w14:textId="7DD57B97" w:rsidR="00A7751D" w:rsidRPr="003411C5" w:rsidRDefault="00A7751D">
            <w:pPr>
              <w:rPr>
                <w:b/>
                <w:bCs/>
              </w:rPr>
            </w:pPr>
            <w:r>
              <w:rPr>
                <w:b/>
                <w:bCs/>
              </w:rPr>
              <w:t>Result</w:t>
            </w:r>
          </w:p>
        </w:tc>
        <w:tc>
          <w:tcPr>
            <w:tcW w:w="6521" w:type="dxa"/>
            <w:tcBorders>
              <w:top w:val="single" w:sz="4" w:space="0" w:color="auto"/>
              <w:left w:val="single" w:sz="4" w:space="0" w:color="auto"/>
              <w:bottom w:val="single" w:sz="4" w:space="0" w:color="auto"/>
              <w:right w:val="single" w:sz="4" w:space="0" w:color="auto"/>
            </w:tcBorders>
          </w:tcPr>
          <w:p w14:paraId="2D086159" w14:textId="7A5D7D46" w:rsidR="00A7751D" w:rsidRPr="003411C5" w:rsidRDefault="005C22FB">
            <w:pPr>
              <w:jc w:val="left"/>
            </w:pPr>
            <w:r w:rsidRPr="003411C5">
              <w:t xml:space="preserve">MDG </w:t>
            </w:r>
            <w:r>
              <w:t>will have deduplicated database of BPs matched in one record consolidated from cross country data.</w:t>
            </w:r>
          </w:p>
        </w:tc>
      </w:tr>
      <w:tr w:rsidR="00A7751D" w:rsidRPr="003411C5" w14:paraId="1CBB001D" w14:textId="77777777">
        <w:trPr>
          <w:trHeight w:val="150"/>
        </w:trPr>
        <w:tc>
          <w:tcPr>
            <w:tcW w:w="3289" w:type="dxa"/>
            <w:tcBorders>
              <w:top w:val="single" w:sz="4" w:space="0" w:color="auto"/>
              <w:left w:val="single" w:sz="4" w:space="0" w:color="auto"/>
              <w:bottom w:val="single" w:sz="4" w:space="0" w:color="auto"/>
              <w:right w:val="single" w:sz="4" w:space="0" w:color="auto"/>
            </w:tcBorders>
          </w:tcPr>
          <w:p w14:paraId="27053A01" w14:textId="32AF8292" w:rsidR="00A7751D" w:rsidRDefault="005C22FB" w:rsidP="00CA0534">
            <w:pPr>
              <w:jc w:val="left"/>
              <w:rPr>
                <w:b/>
                <w:bCs/>
              </w:rPr>
            </w:pPr>
            <w:r>
              <w:rPr>
                <w:b/>
                <w:bCs/>
              </w:rPr>
              <w:t>Replication</w:t>
            </w:r>
          </w:p>
        </w:tc>
        <w:tc>
          <w:tcPr>
            <w:tcW w:w="6521" w:type="dxa"/>
            <w:tcBorders>
              <w:top w:val="single" w:sz="4" w:space="0" w:color="auto"/>
              <w:left w:val="single" w:sz="4" w:space="0" w:color="auto"/>
              <w:bottom w:val="single" w:sz="4" w:space="0" w:color="auto"/>
              <w:right w:val="single" w:sz="4" w:space="0" w:color="auto"/>
            </w:tcBorders>
          </w:tcPr>
          <w:p w14:paraId="0E8EF0DD" w14:textId="0ACE20B7" w:rsidR="00A7751D" w:rsidRPr="003411C5" w:rsidRDefault="005C22FB">
            <w:pPr>
              <w:jc w:val="left"/>
            </w:pPr>
            <w:r>
              <w:t>Unique records will be replicated from MDG to CLM and TPRM system</w:t>
            </w:r>
            <w:r w:rsidR="00B91CF7">
              <w:t>s</w:t>
            </w:r>
            <w:r>
              <w:t>.</w:t>
            </w:r>
          </w:p>
        </w:tc>
      </w:tr>
    </w:tbl>
    <w:p w14:paraId="39BA6FAB" w14:textId="77777777" w:rsidR="00D54665" w:rsidRPr="003411C5" w:rsidRDefault="00D54665" w:rsidP="00D54665"/>
    <w:p w14:paraId="7427B3E8" w14:textId="1199440A" w:rsidR="00CA7C3F" w:rsidRPr="003411C5" w:rsidRDefault="00CA7C3F" w:rsidP="00CA7C3F">
      <w:pPr>
        <w:pStyle w:val="Nadpis2"/>
      </w:pPr>
      <w:bookmarkStart w:id="153" w:name="_Toc225332685"/>
      <w:bookmarkStart w:id="154" w:name="_Toc225514206"/>
      <w:bookmarkStart w:id="155" w:name="_Toc225332686"/>
      <w:bookmarkStart w:id="156" w:name="_Toc225514207"/>
      <w:bookmarkStart w:id="157" w:name="_Toc225332687"/>
      <w:bookmarkStart w:id="158" w:name="_Toc225514208"/>
      <w:bookmarkStart w:id="159" w:name="_Toc225332688"/>
      <w:bookmarkStart w:id="160" w:name="_Toc225514209"/>
      <w:bookmarkStart w:id="161" w:name="_Toc229586687"/>
      <w:bookmarkEnd w:id="153"/>
      <w:bookmarkEnd w:id="154"/>
      <w:bookmarkEnd w:id="155"/>
      <w:bookmarkEnd w:id="156"/>
      <w:bookmarkEnd w:id="157"/>
      <w:bookmarkEnd w:id="158"/>
      <w:bookmarkEnd w:id="159"/>
      <w:bookmarkEnd w:id="160"/>
      <w:r w:rsidRPr="003411C5">
        <w:t>Data</w:t>
      </w:r>
      <w:r w:rsidR="00442CB6" w:rsidRPr="003411C5">
        <w:t xml:space="preserve"> in MDG</w:t>
      </w:r>
      <w:bookmarkEnd w:id="161"/>
    </w:p>
    <w:p w14:paraId="62EC138F" w14:textId="77777777" w:rsidR="00F03414" w:rsidRPr="00F03414" w:rsidRDefault="00F03414" w:rsidP="00CA0534"/>
    <w:p w14:paraId="1BCCC536" w14:textId="706D4455" w:rsidR="00590F3B" w:rsidRPr="003411C5" w:rsidRDefault="00E12102" w:rsidP="00590F3B">
      <w:r w:rsidRPr="003411C5">
        <w:t>Data</w:t>
      </w:r>
      <w:r w:rsidR="00F509C0" w:rsidRPr="003411C5">
        <w:t xml:space="preserve"> in </w:t>
      </w:r>
      <w:r w:rsidR="00491BA7" w:rsidRPr="003411C5">
        <w:t xml:space="preserve">MDG </w:t>
      </w:r>
      <w:r w:rsidR="001761E7" w:rsidRPr="003411C5">
        <w:t>can be divided into several groups</w:t>
      </w:r>
    </w:p>
    <w:p w14:paraId="3D1A0D4C" w14:textId="22240DC7" w:rsidR="009F2356" w:rsidRDefault="005021AB" w:rsidP="00D44C60">
      <w:pPr>
        <w:pStyle w:val="Odstavecseseznamem"/>
        <w:numPr>
          <w:ilvl w:val="0"/>
          <w:numId w:val="24"/>
        </w:numPr>
      </w:pPr>
      <w:r w:rsidRPr="003411C5">
        <w:t xml:space="preserve">KID – </w:t>
      </w:r>
      <w:r w:rsidRPr="00D44C60">
        <w:rPr>
          <w:b/>
          <w:bCs/>
        </w:rPr>
        <w:t>K</w:t>
      </w:r>
      <w:r w:rsidRPr="003411C5">
        <w:t xml:space="preserve">ey </w:t>
      </w:r>
      <w:r w:rsidRPr="00D44C60">
        <w:rPr>
          <w:b/>
          <w:bCs/>
        </w:rPr>
        <w:t>I</w:t>
      </w:r>
      <w:r w:rsidRPr="003411C5">
        <w:t xml:space="preserve">dentification </w:t>
      </w:r>
      <w:r w:rsidRPr="00D44C60">
        <w:rPr>
          <w:b/>
          <w:bCs/>
        </w:rPr>
        <w:t>D</w:t>
      </w:r>
      <w:r w:rsidRPr="003411C5">
        <w:t>ata</w:t>
      </w:r>
      <w:r w:rsidR="00F11121" w:rsidRPr="003411C5">
        <w:t xml:space="preserve"> </w:t>
      </w:r>
      <w:r w:rsidR="005F3852" w:rsidRPr="003411C5">
        <w:t>–</w:t>
      </w:r>
      <w:r w:rsidR="00F11121" w:rsidRPr="003411C5">
        <w:t xml:space="preserve"> </w:t>
      </w:r>
      <w:r w:rsidR="005F3852" w:rsidRPr="003411C5">
        <w:t xml:space="preserve">these </w:t>
      </w:r>
      <w:r w:rsidR="002A1391" w:rsidRPr="003411C5">
        <w:t>are common data that are replicated into all connected systems</w:t>
      </w:r>
      <w:r w:rsidR="006F2F34" w:rsidRPr="003411C5">
        <w:t>.</w:t>
      </w:r>
      <w:r w:rsidR="000B65B8" w:rsidRPr="003411C5">
        <w:t xml:space="preserve"> </w:t>
      </w:r>
    </w:p>
    <w:p w14:paraId="09332D32" w14:textId="77777777" w:rsidR="0001482C" w:rsidRPr="003411C5" w:rsidRDefault="0001482C" w:rsidP="00D44C60">
      <w:pPr>
        <w:pStyle w:val="Odstavecseseznamem"/>
      </w:pPr>
    </w:p>
    <w:p w14:paraId="0C83AA1C" w14:textId="6BD306B9" w:rsidR="004D4649" w:rsidRDefault="00470952" w:rsidP="009F2356">
      <w:pPr>
        <w:pStyle w:val="Odstavecseseznamem"/>
        <w:numPr>
          <w:ilvl w:val="0"/>
          <w:numId w:val="24"/>
        </w:numPr>
      </w:pPr>
      <w:r w:rsidRPr="003411C5">
        <w:t>Country dependent fields</w:t>
      </w:r>
      <w:r w:rsidR="0001482C" w:rsidRPr="003411C5">
        <w:t xml:space="preserve"> </w:t>
      </w:r>
      <w:r w:rsidR="00636AC4" w:rsidRPr="003411C5">
        <w:t>–</w:t>
      </w:r>
      <w:r w:rsidR="00F6753A" w:rsidRPr="003411C5">
        <w:t xml:space="preserve"> fiel</w:t>
      </w:r>
      <w:r w:rsidR="004707E2" w:rsidRPr="003411C5">
        <w:t>d</w:t>
      </w:r>
      <w:r w:rsidR="00636AC4" w:rsidRPr="003411C5">
        <w:t xml:space="preserve">s, that are not KID and that can </w:t>
      </w:r>
      <w:r w:rsidR="00E41183" w:rsidRPr="003411C5">
        <w:t xml:space="preserve">differ for each </w:t>
      </w:r>
      <w:r w:rsidR="00926D81" w:rsidRPr="003411C5">
        <w:t>country</w:t>
      </w:r>
      <w:r w:rsidR="00C5483F" w:rsidRPr="003411C5">
        <w:t xml:space="preserve"> connected to </w:t>
      </w:r>
      <w:r w:rsidR="00203F06" w:rsidRPr="003411C5">
        <w:t>MDG</w:t>
      </w:r>
      <w:r w:rsidR="001E5C2E" w:rsidRPr="003411C5">
        <w:t>.</w:t>
      </w:r>
    </w:p>
    <w:p w14:paraId="119F6540" w14:textId="77777777" w:rsidR="001761E7" w:rsidRPr="003411C5" w:rsidRDefault="001761E7" w:rsidP="00D44C60">
      <w:pPr>
        <w:pStyle w:val="Odstavecseseznamem"/>
      </w:pPr>
    </w:p>
    <w:p w14:paraId="7B44989B" w14:textId="3AE9AA40" w:rsidR="001761E7" w:rsidRPr="003411C5" w:rsidRDefault="002C7A2D" w:rsidP="009F2356">
      <w:pPr>
        <w:pStyle w:val="Odstavecseseznamem"/>
        <w:numPr>
          <w:ilvl w:val="0"/>
          <w:numId w:val="24"/>
        </w:numPr>
      </w:pPr>
      <w:r w:rsidRPr="003411C5">
        <w:t xml:space="preserve">Mandatory fields – these fields are mandatory for BP creation and </w:t>
      </w:r>
      <w:r w:rsidR="00552D24" w:rsidRPr="003411C5">
        <w:t xml:space="preserve">can be either KIDs or country dependent fields. </w:t>
      </w:r>
      <w:r w:rsidR="00FA5A35" w:rsidRPr="003411C5">
        <w:t xml:space="preserve">Mandatory fields can be </w:t>
      </w:r>
      <w:r w:rsidR="00E97645" w:rsidRPr="003411C5">
        <w:t xml:space="preserve">a constant prefilled to </w:t>
      </w:r>
      <w:r w:rsidR="00BE2C93">
        <w:t xml:space="preserve">interface </w:t>
      </w:r>
      <w:r w:rsidR="005969A4">
        <w:t>or</w:t>
      </w:r>
      <w:r w:rsidR="00E97645" w:rsidRPr="003411C5">
        <w:t xml:space="preserve"> UI.</w:t>
      </w:r>
    </w:p>
    <w:p w14:paraId="201A2625" w14:textId="77777777" w:rsidR="00E32DE9" w:rsidRDefault="00E32DE9" w:rsidP="00232E2F"/>
    <w:p w14:paraId="2E9A3091" w14:textId="77777777" w:rsidR="00EE6301" w:rsidRDefault="00EE6301" w:rsidP="00CA0534"/>
    <w:p w14:paraId="47F56C20" w14:textId="1DB197ED" w:rsidR="00521486" w:rsidRDefault="00521486" w:rsidP="00CA0534">
      <w:r>
        <w:t xml:space="preserve">Fields which </w:t>
      </w:r>
      <w:r w:rsidR="001A3E80">
        <w:t xml:space="preserve">specify address </w:t>
      </w:r>
      <w:r w:rsidR="00494B6D">
        <w:t xml:space="preserve">(including </w:t>
      </w:r>
      <w:r w:rsidR="0077051D">
        <w:t xml:space="preserve">partner name) </w:t>
      </w:r>
      <w:r w:rsidR="007D2FFA">
        <w:t xml:space="preserve">will </w:t>
      </w:r>
      <w:r w:rsidR="001A3E80">
        <w:t xml:space="preserve">support multi-alphabets </w:t>
      </w:r>
      <w:r w:rsidR="005179B4">
        <w:t xml:space="preserve">variants </w:t>
      </w:r>
      <w:r w:rsidR="000D19E9">
        <w:t xml:space="preserve">(see chapter </w:t>
      </w:r>
      <w:r w:rsidR="000D19E9" w:rsidRPr="002D095C">
        <w:rPr>
          <w:rFonts w:eastAsia="Calibri"/>
          <w:color w:val="0000FF"/>
          <w:szCs w:val="22"/>
          <w:u w:val="single"/>
          <w:lang w:bidi="te-IN"/>
        </w:rPr>
        <w:fldChar w:fldCharType="begin"/>
      </w:r>
      <w:r w:rsidR="000D19E9" w:rsidRPr="002D095C">
        <w:rPr>
          <w:rFonts w:eastAsia="Calibri"/>
          <w:color w:val="0000FF"/>
          <w:szCs w:val="22"/>
          <w:u w:val="single"/>
          <w:lang w:bidi="te-IN"/>
        </w:rPr>
        <w:instrText xml:space="preserve"> REF _Ref228360049 \r \h </w:instrText>
      </w:r>
      <w:r w:rsidR="003458DA">
        <w:rPr>
          <w:rFonts w:eastAsia="Calibri"/>
          <w:color w:val="0000FF"/>
          <w:szCs w:val="22"/>
          <w:u w:val="single"/>
          <w:lang w:bidi="te-IN"/>
        </w:rPr>
        <w:instrText xml:space="preserve"> \* MERGEFORMAT </w:instrText>
      </w:r>
      <w:r w:rsidR="000D19E9" w:rsidRPr="002D095C">
        <w:rPr>
          <w:rFonts w:eastAsia="Calibri"/>
          <w:color w:val="0000FF"/>
          <w:szCs w:val="22"/>
          <w:u w:val="single"/>
          <w:lang w:bidi="te-IN"/>
        </w:rPr>
      </w:r>
      <w:r w:rsidR="000D19E9" w:rsidRPr="002D095C">
        <w:rPr>
          <w:rFonts w:eastAsia="Calibri"/>
          <w:color w:val="0000FF"/>
          <w:szCs w:val="22"/>
          <w:u w:val="single"/>
          <w:lang w:bidi="te-IN"/>
        </w:rPr>
        <w:fldChar w:fldCharType="separate"/>
      </w:r>
      <w:r w:rsidR="000D19E9" w:rsidRPr="002D095C">
        <w:rPr>
          <w:rFonts w:eastAsia="Calibri"/>
          <w:color w:val="0000FF"/>
          <w:szCs w:val="22"/>
          <w:u w:val="single"/>
          <w:lang w:bidi="te-IN"/>
        </w:rPr>
        <w:t>4.7.1</w:t>
      </w:r>
      <w:r w:rsidR="000D19E9" w:rsidRPr="002D095C">
        <w:rPr>
          <w:rFonts w:eastAsia="Calibri"/>
          <w:color w:val="0000FF"/>
          <w:szCs w:val="22"/>
          <w:u w:val="single"/>
          <w:lang w:bidi="te-IN"/>
        </w:rPr>
        <w:fldChar w:fldCharType="end"/>
      </w:r>
      <w:r w:rsidR="000D19E9">
        <w:t>)</w:t>
      </w:r>
      <w:r w:rsidR="005B4C54">
        <w:t xml:space="preserve"> and therefore </w:t>
      </w:r>
      <w:r w:rsidR="0077051D">
        <w:t xml:space="preserve">they </w:t>
      </w:r>
      <w:r w:rsidR="00B8123E" w:rsidRPr="007D2FFA">
        <w:rPr>
          <w:b/>
          <w:bCs/>
        </w:rPr>
        <w:t xml:space="preserve">cannot be considered as </w:t>
      </w:r>
      <w:r w:rsidR="00E2715D" w:rsidRPr="007D2FFA">
        <w:rPr>
          <w:b/>
          <w:bCs/>
        </w:rPr>
        <w:t>country dependent</w:t>
      </w:r>
      <w:r w:rsidR="005D4690">
        <w:t>.</w:t>
      </w:r>
      <w:r w:rsidR="00A776C5">
        <w:t xml:space="preserve"> </w:t>
      </w:r>
    </w:p>
    <w:p w14:paraId="26A0F2E7" w14:textId="77777777" w:rsidR="00E15F6E" w:rsidRDefault="00E15F6E" w:rsidP="00CA0534"/>
    <w:p w14:paraId="326DF2A8" w14:textId="77777777" w:rsidR="00521486" w:rsidRDefault="00521486" w:rsidP="00CA0534"/>
    <w:p w14:paraId="1E9441D2" w14:textId="77777777" w:rsidR="007B4792" w:rsidRDefault="007B4792" w:rsidP="007B4792">
      <w:r>
        <w:t xml:space="preserve">The picture below shows the binding between KID fields and country dependent fields. </w:t>
      </w:r>
    </w:p>
    <w:p w14:paraId="6F0C47AF" w14:textId="77777777" w:rsidR="009F4291" w:rsidRDefault="009F4291" w:rsidP="00D44C60"/>
    <w:p w14:paraId="5BC33A6B" w14:textId="77777777" w:rsidR="009B6C5B" w:rsidRDefault="009B6C5B" w:rsidP="00D44C60"/>
    <w:p w14:paraId="10288D31" w14:textId="574421B5" w:rsidR="00C81021" w:rsidRDefault="00D2146A" w:rsidP="005D1801">
      <w:pPr>
        <w:keepNext/>
      </w:pPr>
      <w:r>
        <w:rPr>
          <w:noProof/>
        </w:rPr>
        <w:drawing>
          <wp:inline distT="0" distB="0" distL="0" distR="0" wp14:anchorId="283BE48C" wp14:editId="76CC664A">
            <wp:extent cx="5727038" cy="4000245"/>
            <wp:effectExtent l="0" t="0" r="7620" b="635"/>
            <wp:docPr id="1085015379"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00902" cy="4051838"/>
                    </a:xfrm>
                    <a:prstGeom prst="rect">
                      <a:avLst/>
                    </a:prstGeom>
                    <a:noFill/>
                  </pic:spPr>
                </pic:pic>
              </a:graphicData>
            </a:graphic>
          </wp:inline>
        </w:drawing>
      </w:r>
    </w:p>
    <w:p w14:paraId="18E6BAB4" w14:textId="2249DF9A" w:rsidR="007B4792" w:rsidRDefault="00C81021" w:rsidP="005D1801">
      <w:pPr>
        <w:pStyle w:val="Titulek"/>
        <w:jc w:val="both"/>
      </w:pPr>
      <w:r>
        <w:t xml:space="preserve">Figure </w:t>
      </w:r>
      <w:r>
        <w:fldChar w:fldCharType="begin"/>
      </w:r>
      <w:r>
        <w:instrText xml:space="preserve"> SEQ Figure \* ARABIC </w:instrText>
      </w:r>
      <w:r>
        <w:fldChar w:fldCharType="separate"/>
      </w:r>
      <w:r w:rsidR="00850D8E">
        <w:rPr>
          <w:noProof/>
        </w:rPr>
        <w:t>16</w:t>
      </w:r>
      <w:r>
        <w:fldChar w:fldCharType="end"/>
      </w:r>
      <w:r>
        <w:t>: KID and country dependent fields</w:t>
      </w:r>
    </w:p>
    <w:p w14:paraId="1DF3947E" w14:textId="77777777" w:rsidR="001D1F31" w:rsidRDefault="001D1F31" w:rsidP="00D44C60"/>
    <w:p w14:paraId="6EAC9501" w14:textId="50211BA4" w:rsidR="00FF68EE" w:rsidRDefault="00FF68EE" w:rsidP="00FF68EE">
      <w:pPr>
        <w:rPr>
          <w:lang w:bidi="te-IN"/>
        </w:rPr>
      </w:pPr>
      <w:r w:rsidRPr="008D0B93">
        <w:rPr>
          <w:b/>
          <w:bCs/>
          <w:lang w:bidi="te-IN"/>
        </w:rPr>
        <w:t>Note:</w:t>
      </w:r>
      <w:r>
        <w:rPr>
          <w:lang w:bidi="te-IN"/>
        </w:rPr>
        <w:t xml:space="preserve"> The field PARTNER (BP ID in connected system) will be editable in MDG request for BP creation in case the field BU_GROUP will contain a value which corresponds to external number interval in SAP</w:t>
      </w:r>
      <w:r w:rsidR="002668A7">
        <w:rPr>
          <w:lang w:bidi="te-IN"/>
        </w:rPr>
        <w:t xml:space="preserve"> (e.g. BU_GROUP = “FU” for SAPCZ)</w:t>
      </w:r>
      <w:r w:rsidR="003F1099">
        <w:rPr>
          <w:lang w:bidi="te-IN"/>
        </w:rPr>
        <w:t>.</w:t>
      </w:r>
    </w:p>
    <w:p w14:paraId="4F2A36EF" w14:textId="77777777" w:rsidR="00FF68EE" w:rsidRDefault="00FF68EE" w:rsidP="00D44C60"/>
    <w:p w14:paraId="092AFB02" w14:textId="7936466F" w:rsidR="006E622E" w:rsidRDefault="00FF30F4" w:rsidP="00D44C60">
      <w:r>
        <w:t>Following e</w:t>
      </w:r>
      <w:r w:rsidR="00E77F21">
        <w:t>xample shows</w:t>
      </w:r>
      <w:r>
        <w:t xml:space="preserve"> how data will look like for CZ and for BE</w:t>
      </w:r>
      <w:r w:rsidR="00734F94">
        <w:t>. KID data are the</w:t>
      </w:r>
      <w:r w:rsidR="00AA60AB">
        <w:t xml:space="preserve"> </w:t>
      </w:r>
      <w:r w:rsidR="00180BC4">
        <w:t>same,</w:t>
      </w:r>
      <w:r w:rsidR="00AA60AB">
        <w:t xml:space="preserve"> </w:t>
      </w:r>
      <w:r w:rsidR="00734F94">
        <w:t xml:space="preserve">but </w:t>
      </w:r>
      <w:r w:rsidR="006E622E">
        <w:t xml:space="preserve">country dependent data </w:t>
      </w:r>
      <w:r w:rsidR="0075385C">
        <w:t xml:space="preserve">can </w:t>
      </w:r>
      <w:r w:rsidR="006E622E">
        <w:t>differ for each country.</w:t>
      </w:r>
    </w:p>
    <w:p w14:paraId="73B107C9" w14:textId="213F018B" w:rsidR="007B4792" w:rsidRPr="00486D6A" w:rsidRDefault="00734F94" w:rsidP="00D44C60">
      <w:r>
        <w:t xml:space="preserve"> </w:t>
      </w:r>
    </w:p>
    <w:p w14:paraId="4EFB7C34" w14:textId="3239158C" w:rsidR="00C81021" w:rsidRDefault="00252C9C" w:rsidP="005D1801">
      <w:pPr>
        <w:keepNext/>
      </w:pPr>
      <w:r>
        <w:rPr>
          <w:noProof/>
        </w:rPr>
        <w:lastRenderedPageBreak/>
        <w:drawing>
          <wp:inline distT="0" distB="0" distL="0" distR="0" wp14:anchorId="71DC6AD2" wp14:editId="0A3E300F">
            <wp:extent cx="4036405" cy="5120640"/>
            <wp:effectExtent l="0" t="0" r="2540" b="3810"/>
            <wp:docPr id="488157029"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6470" cy="5133408"/>
                    </a:xfrm>
                    <a:prstGeom prst="rect">
                      <a:avLst/>
                    </a:prstGeom>
                    <a:noFill/>
                  </pic:spPr>
                </pic:pic>
              </a:graphicData>
            </a:graphic>
          </wp:inline>
        </w:drawing>
      </w:r>
    </w:p>
    <w:p w14:paraId="2A773330" w14:textId="652A4056" w:rsidR="00C9106C" w:rsidRDefault="00C81021" w:rsidP="005D1801">
      <w:pPr>
        <w:pStyle w:val="Titulek"/>
        <w:jc w:val="both"/>
      </w:pPr>
      <w:r>
        <w:t xml:space="preserve">Figure </w:t>
      </w:r>
      <w:r>
        <w:fldChar w:fldCharType="begin"/>
      </w:r>
      <w:r>
        <w:instrText xml:space="preserve"> SEQ Figure \* ARABIC </w:instrText>
      </w:r>
      <w:r>
        <w:fldChar w:fldCharType="separate"/>
      </w:r>
      <w:r w:rsidR="00850D8E">
        <w:rPr>
          <w:noProof/>
        </w:rPr>
        <w:t>17</w:t>
      </w:r>
      <w:r>
        <w:fldChar w:fldCharType="end"/>
      </w:r>
      <w:r>
        <w:t xml:space="preserve">: </w:t>
      </w:r>
      <w:r w:rsidRPr="007E3416">
        <w:t>KID and country dependent fields</w:t>
      </w:r>
      <w:r>
        <w:t xml:space="preserve"> - example</w:t>
      </w:r>
    </w:p>
    <w:p w14:paraId="5E0CB38F" w14:textId="77777777" w:rsidR="00EF6B47" w:rsidRDefault="00EF6B47" w:rsidP="00D44C60"/>
    <w:p w14:paraId="5AC328CC" w14:textId="1A17620B" w:rsidR="00ED60DD" w:rsidRDefault="00ED60DD" w:rsidP="00D44C60">
      <w:r>
        <w:t xml:space="preserve">The complete list of </w:t>
      </w:r>
      <w:r w:rsidR="003D02DE">
        <w:t xml:space="preserve">KID data and country specific fields is attached in </w:t>
      </w:r>
      <w:r w:rsidR="003D02DE" w:rsidRPr="00FE07C3">
        <w:t xml:space="preserve">attachment </w:t>
      </w:r>
      <w:r w:rsidR="00F45B26" w:rsidRPr="009F3308">
        <w:rPr>
          <w:b/>
          <w:bCs/>
        </w:rPr>
        <w:t>N</w:t>
      </w:r>
      <w:r w:rsidR="00FE07C3" w:rsidRPr="009F3308">
        <w:rPr>
          <w:b/>
          <w:bCs/>
        </w:rPr>
        <w:t>o</w:t>
      </w:r>
      <w:r w:rsidR="003D02DE" w:rsidRPr="009F3308">
        <w:rPr>
          <w:b/>
          <w:bCs/>
        </w:rPr>
        <w:t xml:space="preserve"> </w:t>
      </w:r>
      <w:r w:rsidR="00F45B26" w:rsidRPr="009F3308">
        <w:rPr>
          <w:b/>
          <w:bCs/>
        </w:rPr>
        <w:t>1</w:t>
      </w:r>
      <w:r w:rsidR="00F45B26" w:rsidRPr="00FE07C3">
        <w:t>.</w:t>
      </w:r>
    </w:p>
    <w:p w14:paraId="7396D578" w14:textId="77777777" w:rsidR="00EF6B47" w:rsidRPr="003411C5" w:rsidRDefault="00EF6B47" w:rsidP="00D44C60"/>
    <w:p w14:paraId="530FBC3E" w14:textId="0529EEB2" w:rsidR="00F95EB1" w:rsidRDefault="00344B57" w:rsidP="00782EFD">
      <w:r>
        <w:t xml:space="preserve">Besides </w:t>
      </w:r>
      <w:r w:rsidR="00D63C83">
        <w:t xml:space="preserve">fields </w:t>
      </w:r>
      <w:r>
        <w:t xml:space="preserve">mentioned </w:t>
      </w:r>
      <w:r w:rsidR="003A587E">
        <w:t>above</w:t>
      </w:r>
      <w:r w:rsidR="0091531A">
        <w:t>,</w:t>
      </w:r>
      <w:r w:rsidR="001B0955">
        <w:t xml:space="preserve"> </w:t>
      </w:r>
      <w:r w:rsidR="004A2727">
        <w:t>which</w:t>
      </w:r>
      <w:r w:rsidR="001B0955">
        <w:t xml:space="preserve"> can be filled by the user</w:t>
      </w:r>
      <w:r w:rsidR="0091531A">
        <w:t>,</w:t>
      </w:r>
      <w:r w:rsidR="001B0955">
        <w:t xml:space="preserve"> the request will contain also technical fields</w:t>
      </w:r>
      <w:r w:rsidR="003C3765">
        <w:t xml:space="preserve"> that determine who created the request and when</w:t>
      </w:r>
      <w:r w:rsidR="00E02DA8">
        <w:t>, status of the request</w:t>
      </w:r>
      <w:r w:rsidR="00A54CD7">
        <w:t>, the GID</w:t>
      </w:r>
      <w:r w:rsidR="00993777">
        <w:t xml:space="preserve"> (</w:t>
      </w:r>
      <w:r w:rsidR="00A54CD7">
        <w:t>global ID</w:t>
      </w:r>
      <w:r w:rsidR="00FA4059">
        <w:t>)</w:t>
      </w:r>
      <w:r w:rsidR="00A54CD7">
        <w:t xml:space="preserve"> </w:t>
      </w:r>
      <w:r w:rsidR="00993777">
        <w:t>in case of change request.</w:t>
      </w:r>
    </w:p>
    <w:p w14:paraId="2077ACAA" w14:textId="77777777" w:rsidR="00D52F4C" w:rsidRPr="00500E9F" w:rsidRDefault="00D52F4C" w:rsidP="00782EFD">
      <w:pPr>
        <w:rPr>
          <w:lang w:val="cs-CZ"/>
        </w:rPr>
      </w:pPr>
    </w:p>
    <w:p w14:paraId="7D691086" w14:textId="77777777" w:rsidR="006E6884" w:rsidRDefault="006E6884" w:rsidP="00782EFD">
      <w:pPr>
        <w:rPr>
          <w:rFonts w:asciiTheme="minorHAnsi" w:eastAsiaTheme="minorHAnsi" w:hAnsiTheme="minorHAnsi" w:cstheme="minorBidi"/>
          <w:sz w:val="22"/>
          <w:szCs w:val="22"/>
          <w:lang w:val="cs-CZ" w:eastAsia="en-US"/>
        </w:rPr>
      </w:pPr>
    </w:p>
    <w:tbl>
      <w:tblPr>
        <w:tblStyle w:val="Mkatabulky"/>
        <w:tblW w:w="9209" w:type="dxa"/>
        <w:tblLook w:val="04A0" w:firstRow="1" w:lastRow="0" w:firstColumn="1" w:lastColumn="0" w:noHBand="0" w:noVBand="1"/>
      </w:tblPr>
      <w:tblGrid>
        <w:gridCol w:w="1738"/>
        <w:gridCol w:w="1234"/>
        <w:gridCol w:w="1276"/>
        <w:gridCol w:w="4961"/>
      </w:tblGrid>
      <w:tr w:rsidR="00633DCA" w14:paraId="2515BFFA" w14:textId="4989194F" w:rsidTr="00BC0DE3">
        <w:tc>
          <w:tcPr>
            <w:tcW w:w="1738" w:type="dxa"/>
          </w:tcPr>
          <w:p w14:paraId="3549B917" w14:textId="77777777" w:rsidR="00633DCA" w:rsidRPr="00CA0534" w:rsidRDefault="00633DCA">
            <w:pPr>
              <w:tabs>
                <w:tab w:val="right" w:pos="3073"/>
              </w:tabs>
              <w:rPr>
                <w:b/>
                <w:sz w:val="20"/>
                <w:szCs w:val="20"/>
              </w:rPr>
            </w:pPr>
            <w:r w:rsidRPr="00CA0534">
              <w:rPr>
                <w:b/>
                <w:sz w:val="20"/>
                <w:szCs w:val="20"/>
              </w:rPr>
              <w:t>Fieldname</w:t>
            </w:r>
          </w:p>
        </w:tc>
        <w:tc>
          <w:tcPr>
            <w:tcW w:w="1234" w:type="dxa"/>
          </w:tcPr>
          <w:p w14:paraId="12E9A83B" w14:textId="1C75AD4C" w:rsidR="00633DCA" w:rsidRPr="00CA0534" w:rsidRDefault="00633DCA">
            <w:pPr>
              <w:tabs>
                <w:tab w:val="right" w:pos="3073"/>
              </w:tabs>
              <w:rPr>
                <w:b/>
                <w:sz w:val="20"/>
                <w:szCs w:val="20"/>
              </w:rPr>
            </w:pPr>
            <w:r w:rsidRPr="00CA0534">
              <w:rPr>
                <w:b/>
                <w:sz w:val="20"/>
                <w:szCs w:val="20"/>
              </w:rPr>
              <w:t>T</w:t>
            </w:r>
            <w:r w:rsidR="00E15CAB" w:rsidRPr="00CA0534">
              <w:rPr>
                <w:b/>
                <w:sz w:val="20"/>
                <w:szCs w:val="20"/>
              </w:rPr>
              <w:t>ype</w:t>
            </w:r>
          </w:p>
        </w:tc>
        <w:tc>
          <w:tcPr>
            <w:tcW w:w="1276" w:type="dxa"/>
          </w:tcPr>
          <w:p w14:paraId="66E233B8" w14:textId="3AF7A3BD" w:rsidR="00633DCA" w:rsidRPr="00CA0534" w:rsidRDefault="00E15CAB">
            <w:pPr>
              <w:tabs>
                <w:tab w:val="right" w:pos="3073"/>
              </w:tabs>
              <w:rPr>
                <w:b/>
                <w:sz w:val="20"/>
                <w:szCs w:val="20"/>
              </w:rPr>
            </w:pPr>
            <w:r w:rsidRPr="00CA0534">
              <w:rPr>
                <w:b/>
                <w:sz w:val="20"/>
                <w:szCs w:val="20"/>
              </w:rPr>
              <w:t>Length</w:t>
            </w:r>
          </w:p>
        </w:tc>
        <w:tc>
          <w:tcPr>
            <w:tcW w:w="4961" w:type="dxa"/>
          </w:tcPr>
          <w:p w14:paraId="684E761A" w14:textId="15C94ED6" w:rsidR="00633DCA" w:rsidRPr="00CA0534" w:rsidRDefault="00633DCA">
            <w:pPr>
              <w:tabs>
                <w:tab w:val="right" w:pos="3073"/>
              </w:tabs>
              <w:rPr>
                <w:b/>
                <w:sz w:val="20"/>
                <w:szCs w:val="20"/>
              </w:rPr>
            </w:pPr>
            <w:r w:rsidRPr="00CA0534">
              <w:rPr>
                <w:b/>
                <w:sz w:val="20"/>
                <w:szCs w:val="20"/>
              </w:rPr>
              <w:t>Description</w:t>
            </w:r>
          </w:p>
        </w:tc>
      </w:tr>
      <w:tr w:rsidR="00633DCA" w14:paraId="78AA63E7" w14:textId="6CB646E3" w:rsidTr="00CA0534">
        <w:tc>
          <w:tcPr>
            <w:tcW w:w="1738" w:type="dxa"/>
          </w:tcPr>
          <w:p w14:paraId="4E72AF50" w14:textId="31C5D37C" w:rsidR="00633DCA" w:rsidRPr="00CA0534" w:rsidRDefault="00B26141" w:rsidP="00B26141">
            <w:pPr>
              <w:tabs>
                <w:tab w:val="right" w:pos="3073"/>
              </w:tabs>
              <w:rPr>
                <w:sz w:val="20"/>
                <w:szCs w:val="20"/>
              </w:rPr>
            </w:pPr>
            <w:r w:rsidRPr="00CA0534">
              <w:rPr>
                <w:sz w:val="20"/>
                <w:szCs w:val="20"/>
              </w:rPr>
              <w:t>REQUEST_ID</w:t>
            </w:r>
          </w:p>
        </w:tc>
        <w:tc>
          <w:tcPr>
            <w:tcW w:w="1234" w:type="dxa"/>
          </w:tcPr>
          <w:p w14:paraId="69A5CEC7" w14:textId="123BE46D" w:rsidR="00633DCA" w:rsidRPr="00CA0534" w:rsidRDefault="00175DFA">
            <w:pPr>
              <w:tabs>
                <w:tab w:val="right" w:pos="3073"/>
              </w:tabs>
              <w:rPr>
                <w:sz w:val="20"/>
                <w:szCs w:val="20"/>
              </w:rPr>
            </w:pPr>
            <w:r w:rsidRPr="00CA0534">
              <w:rPr>
                <w:sz w:val="20"/>
                <w:szCs w:val="20"/>
              </w:rPr>
              <w:t>Char</w:t>
            </w:r>
            <w:r w:rsidRPr="00CA0534" w:rsidDel="00A12FB6">
              <w:rPr>
                <w:sz w:val="20"/>
                <w:szCs w:val="20"/>
              </w:rPr>
              <w:t xml:space="preserve"> </w:t>
            </w:r>
          </w:p>
        </w:tc>
        <w:tc>
          <w:tcPr>
            <w:tcW w:w="1276" w:type="dxa"/>
          </w:tcPr>
          <w:p w14:paraId="52532914" w14:textId="1EB6F50E" w:rsidR="00633DCA" w:rsidRPr="00CA0534" w:rsidRDefault="00175DFA">
            <w:pPr>
              <w:tabs>
                <w:tab w:val="right" w:pos="3073"/>
              </w:tabs>
              <w:rPr>
                <w:sz w:val="20"/>
                <w:szCs w:val="20"/>
              </w:rPr>
            </w:pPr>
            <w:r>
              <w:rPr>
                <w:sz w:val="20"/>
                <w:szCs w:val="20"/>
              </w:rPr>
              <w:t>32</w:t>
            </w:r>
          </w:p>
        </w:tc>
        <w:tc>
          <w:tcPr>
            <w:tcW w:w="4961" w:type="dxa"/>
          </w:tcPr>
          <w:p w14:paraId="20BC7392" w14:textId="131CECE5" w:rsidR="00633DCA" w:rsidRPr="00CA0534" w:rsidRDefault="00380401">
            <w:pPr>
              <w:tabs>
                <w:tab w:val="right" w:pos="3073"/>
              </w:tabs>
              <w:rPr>
                <w:sz w:val="20"/>
                <w:szCs w:val="20"/>
              </w:rPr>
            </w:pPr>
            <w:r w:rsidRPr="00CA0534">
              <w:rPr>
                <w:sz w:val="20"/>
                <w:szCs w:val="20"/>
              </w:rPr>
              <w:t>ID of request</w:t>
            </w:r>
          </w:p>
        </w:tc>
      </w:tr>
      <w:tr w:rsidR="00633DCA" w14:paraId="5834FBA1" w14:textId="05E907C6" w:rsidTr="00CA0534">
        <w:tc>
          <w:tcPr>
            <w:tcW w:w="1738" w:type="dxa"/>
          </w:tcPr>
          <w:p w14:paraId="3BC79A24" w14:textId="691D8495" w:rsidR="00633DCA" w:rsidRPr="00CA0534" w:rsidRDefault="00B26141">
            <w:pPr>
              <w:tabs>
                <w:tab w:val="right" w:pos="3073"/>
              </w:tabs>
              <w:rPr>
                <w:sz w:val="20"/>
                <w:szCs w:val="20"/>
              </w:rPr>
            </w:pPr>
            <w:r w:rsidRPr="00CA0534">
              <w:rPr>
                <w:sz w:val="20"/>
                <w:szCs w:val="20"/>
              </w:rPr>
              <w:t>REQUEST_TYPE</w:t>
            </w:r>
          </w:p>
        </w:tc>
        <w:tc>
          <w:tcPr>
            <w:tcW w:w="1234" w:type="dxa"/>
          </w:tcPr>
          <w:p w14:paraId="1C141988" w14:textId="1AA264EC" w:rsidR="00633DCA" w:rsidRPr="00CA0534" w:rsidRDefault="00237552">
            <w:pPr>
              <w:tabs>
                <w:tab w:val="right" w:pos="3073"/>
              </w:tabs>
              <w:rPr>
                <w:sz w:val="20"/>
                <w:szCs w:val="20"/>
              </w:rPr>
            </w:pPr>
            <w:r w:rsidRPr="00CA0534">
              <w:rPr>
                <w:sz w:val="20"/>
                <w:szCs w:val="20"/>
              </w:rPr>
              <w:t>Char</w:t>
            </w:r>
          </w:p>
        </w:tc>
        <w:tc>
          <w:tcPr>
            <w:tcW w:w="1276" w:type="dxa"/>
          </w:tcPr>
          <w:p w14:paraId="4656AA88" w14:textId="3695286B" w:rsidR="00633DCA" w:rsidRPr="00CA0534" w:rsidRDefault="008A70EF">
            <w:pPr>
              <w:tabs>
                <w:tab w:val="right" w:pos="3073"/>
              </w:tabs>
              <w:rPr>
                <w:sz w:val="20"/>
                <w:szCs w:val="20"/>
              </w:rPr>
            </w:pPr>
            <w:r w:rsidRPr="00CA0534">
              <w:rPr>
                <w:sz w:val="20"/>
                <w:szCs w:val="20"/>
              </w:rPr>
              <w:t>1</w:t>
            </w:r>
          </w:p>
        </w:tc>
        <w:tc>
          <w:tcPr>
            <w:tcW w:w="4961" w:type="dxa"/>
          </w:tcPr>
          <w:p w14:paraId="73712F6A" w14:textId="42A8ABA0" w:rsidR="00633DCA" w:rsidRPr="00CA0534" w:rsidRDefault="00990319">
            <w:pPr>
              <w:tabs>
                <w:tab w:val="right" w:pos="3073"/>
              </w:tabs>
              <w:rPr>
                <w:sz w:val="20"/>
                <w:szCs w:val="20"/>
              </w:rPr>
            </w:pPr>
            <w:r w:rsidRPr="00CA0534">
              <w:rPr>
                <w:sz w:val="20"/>
                <w:szCs w:val="20"/>
              </w:rPr>
              <w:t>Type of request (create / update)</w:t>
            </w:r>
          </w:p>
        </w:tc>
      </w:tr>
      <w:tr w:rsidR="00633DCA" w14:paraId="5D47CBF4" w14:textId="3E0DEC05" w:rsidTr="00CA0534">
        <w:tc>
          <w:tcPr>
            <w:tcW w:w="1738" w:type="dxa"/>
          </w:tcPr>
          <w:p w14:paraId="03A62EBA" w14:textId="150FBD9D" w:rsidR="00633DCA" w:rsidRPr="00CA0534" w:rsidRDefault="00B26141">
            <w:pPr>
              <w:tabs>
                <w:tab w:val="right" w:pos="3073"/>
              </w:tabs>
              <w:rPr>
                <w:sz w:val="20"/>
                <w:szCs w:val="20"/>
              </w:rPr>
            </w:pPr>
            <w:r w:rsidRPr="00CA0534">
              <w:rPr>
                <w:sz w:val="20"/>
                <w:szCs w:val="20"/>
              </w:rPr>
              <w:t>GID</w:t>
            </w:r>
          </w:p>
        </w:tc>
        <w:tc>
          <w:tcPr>
            <w:tcW w:w="1234" w:type="dxa"/>
          </w:tcPr>
          <w:p w14:paraId="127683E5" w14:textId="7A7CBDDC" w:rsidR="00633DCA" w:rsidRPr="00CA0534" w:rsidRDefault="00237552">
            <w:pPr>
              <w:tabs>
                <w:tab w:val="right" w:pos="3073"/>
              </w:tabs>
              <w:rPr>
                <w:sz w:val="20"/>
                <w:szCs w:val="20"/>
              </w:rPr>
            </w:pPr>
            <w:r w:rsidRPr="00CA0534">
              <w:rPr>
                <w:sz w:val="20"/>
                <w:szCs w:val="20"/>
              </w:rPr>
              <w:t>Char</w:t>
            </w:r>
          </w:p>
        </w:tc>
        <w:tc>
          <w:tcPr>
            <w:tcW w:w="1276" w:type="dxa"/>
          </w:tcPr>
          <w:p w14:paraId="1EC0748B" w14:textId="5BEDFD5B" w:rsidR="00633DCA" w:rsidRPr="00CA0534" w:rsidRDefault="008A70EF">
            <w:pPr>
              <w:tabs>
                <w:tab w:val="right" w:pos="3073"/>
              </w:tabs>
              <w:rPr>
                <w:sz w:val="20"/>
                <w:szCs w:val="20"/>
              </w:rPr>
            </w:pPr>
            <w:r w:rsidRPr="00CA0534">
              <w:rPr>
                <w:sz w:val="20"/>
                <w:szCs w:val="20"/>
              </w:rPr>
              <w:t>10</w:t>
            </w:r>
          </w:p>
        </w:tc>
        <w:tc>
          <w:tcPr>
            <w:tcW w:w="4961" w:type="dxa"/>
          </w:tcPr>
          <w:p w14:paraId="195B43E1" w14:textId="2F97E941" w:rsidR="00633DCA" w:rsidRPr="00CA0534" w:rsidRDefault="00E604D2">
            <w:pPr>
              <w:tabs>
                <w:tab w:val="right" w:pos="3073"/>
              </w:tabs>
              <w:rPr>
                <w:sz w:val="20"/>
                <w:szCs w:val="20"/>
              </w:rPr>
            </w:pPr>
            <w:r w:rsidRPr="00CA0534">
              <w:rPr>
                <w:sz w:val="20"/>
                <w:szCs w:val="20"/>
              </w:rPr>
              <w:t>Unique ID in MDG</w:t>
            </w:r>
          </w:p>
        </w:tc>
      </w:tr>
      <w:tr w:rsidR="00633DCA" w14:paraId="0C64B90A" w14:textId="54E3112C" w:rsidTr="00CA0534">
        <w:tc>
          <w:tcPr>
            <w:tcW w:w="1738" w:type="dxa"/>
          </w:tcPr>
          <w:p w14:paraId="266838D8" w14:textId="1A457B7B" w:rsidR="00633DCA" w:rsidRPr="00CA0534" w:rsidRDefault="00B26141">
            <w:pPr>
              <w:tabs>
                <w:tab w:val="right" w:pos="3073"/>
              </w:tabs>
              <w:rPr>
                <w:sz w:val="20"/>
                <w:szCs w:val="20"/>
              </w:rPr>
            </w:pPr>
            <w:r w:rsidRPr="00CA0534">
              <w:rPr>
                <w:sz w:val="20"/>
                <w:szCs w:val="20"/>
              </w:rPr>
              <w:t>STATUS</w:t>
            </w:r>
          </w:p>
        </w:tc>
        <w:tc>
          <w:tcPr>
            <w:tcW w:w="1234" w:type="dxa"/>
          </w:tcPr>
          <w:p w14:paraId="0912F569" w14:textId="708EE110" w:rsidR="00633DCA" w:rsidRPr="00CA0534" w:rsidRDefault="00237552">
            <w:pPr>
              <w:tabs>
                <w:tab w:val="right" w:pos="3073"/>
              </w:tabs>
              <w:rPr>
                <w:sz w:val="20"/>
                <w:szCs w:val="20"/>
              </w:rPr>
            </w:pPr>
            <w:r w:rsidRPr="00CA0534">
              <w:rPr>
                <w:sz w:val="20"/>
                <w:szCs w:val="20"/>
              </w:rPr>
              <w:t>Char</w:t>
            </w:r>
          </w:p>
        </w:tc>
        <w:tc>
          <w:tcPr>
            <w:tcW w:w="1276" w:type="dxa"/>
          </w:tcPr>
          <w:p w14:paraId="78199841" w14:textId="5CD000B2" w:rsidR="00633DCA" w:rsidRPr="00CA0534" w:rsidRDefault="000D2749">
            <w:pPr>
              <w:tabs>
                <w:tab w:val="right" w:pos="3073"/>
              </w:tabs>
              <w:rPr>
                <w:sz w:val="20"/>
                <w:szCs w:val="20"/>
              </w:rPr>
            </w:pPr>
            <w:r w:rsidRPr="00CA0534">
              <w:rPr>
                <w:sz w:val="20"/>
                <w:szCs w:val="20"/>
              </w:rPr>
              <w:t>3</w:t>
            </w:r>
          </w:p>
        </w:tc>
        <w:tc>
          <w:tcPr>
            <w:tcW w:w="4961" w:type="dxa"/>
          </w:tcPr>
          <w:p w14:paraId="07596AD9" w14:textId="46335625" w:rsidR="00633DCA" w:rsidRPr="00CA0534" w:rsidRDefault="00CA3303">
            <w:pPr>
              <w:tabs>
                <w:tab w:val="right" w:pos="3073"/>
              </w:tabs>
              <w:rPr>
                <w:sz w:val="20"/>
                <w:szCs w:val="20"/>
              </w:rPr>
            </w:pPr>
            <w:r w:rsidRPr="00CA0534">
              <w:rPr>
                <w:sz w:val="20"/>
                <w:szCs w:val="20"/>
              </w:rPr>
              <w:t xml:space="preserve">Status of the </w:t>
            </w:r>
            <w:r w:rsidR="00162138" w:rsidRPr="00CA0534">
              <w:rPr>
                <w:sz w:val="20"/>
                <w:szCs w:val="20"/>
              </w:rPr>
              <w:t>request</w:t>
            </w:r>
          </w:p>
        </w:tc>
      </w:tr>
      <w:tr w:rsidR="00FA606B" w14:paraId="09DD3068" w14:textId="77777777" w:rsidTr="00E15CAB">
        <w:tc>
          <w:tcPr>
            <w:tcW w:w="1738" w:type="dxa"/>
          </w:tcPr>
          <w:p w14:paraId="66BC3167" w14:textId="6C49A361" w:rsidR="00FA606B" w:rsidRPr="00CA0534" w:rsidRDefault="00B26141">
            <w:pPr>
              <w:tabs>
                <w:tab w:val="right" w:pos="3073"/>
              </w:tabs>
              <w:rPr>
                <w:sz w:val="20"/>
                <w:szCs w:val="20"/>
              </w:rPr>
            </w:pPr>
            <w:r w:rsidRPr="00CA0534">
              <w:rPr>
                <w:sz w:val="20"/>
                <w:szCs w:val="20"/>
              </w:rPr>
              <w:t>LOGSYS</w:t>
            </w:r>
          </w:p>
        </w:tc>
        <w:tc>
          <w:tcPr>
            <w:tcW w:w="1234" w:type="dxa"/>
          </w:tcPr>
          <w:p w14:paraId="5CC0241E" w14:textId="678FE7CF" w:rsidR="00FA606B" w:rsidRPr="00CA0534" w:rsidRDefault="003F4C27">
            <w:pPr>
              <w:tabs>
                <w:tab w:val="right" w:pos="3073"/>
              </w:tabs>
              <w:rPr>
                <w:sz w:val="20"/>
                <w:szCs w:val="20"/>
              </w:rPr>
            </w:pPr>
            <w:r w:rsidRPr="00CA0534">
              <w:rPr>
                <w:sz w:val="20"/>
                <w:szCs w:val="20"/>
              </w:rPr>
              <w:t>Char</w:t>
            </w:r>
          </w:p>
        </w:tc>
        <w:tc>
          <w:tcPr>
            <w:tcW w:w="1276" w:type="dxa"/>
          </w:tcPr>
          <w:p w14:paraId="52367BB9" w14:textId="2A876D63" w:rsidR="00FA606B" w:rsidRPr="00CA0534" w:rsidRDefault="00E90076">
            <w:pPr>
              <w:tabs>
                <w:tab w:val="right" w:pos="3073"/>
              </w:tabs>
              <w:rPr>
                <w:sz w:val="20"/>
                <w:szCs w:val="20"/>
              </w:rPr>
            </w:pPr>
            <w:r w:rsidRPr="00CA0534">
              <w:rPr>
                <w:sz w:val="20"/>
                <w:szCs w:val="20"/>
              </w:rPr>
              <w:t>10</w:t>
            </w:r>
          </w:p>
        </w:tc>
        <w:tc>
          <w:tcPr>
            <w:tcW w:w="4961" w:type="dxa"/>
          </w:tcPr>
          <w:p w14:paraId="0F354678" w14:textId="2C63AEE1" w:rsidR="00FA606B" w:rsidRPr="00CA0534" w:rsidRDefault="0033503C">
            <w:pPr>
              <w:tabs>
                <w:tab w:val="right" w:pos="3073"/>
              </w:tabs>
              <w:rPr>
                <w:sz w:val="20"/>
                <w:szCs w:val="20"/>
              </w:rPr>
            </w:pPr>
            <w:r w:rsidRPr="00CA0534">
              <w:rPr>
                <w:sz w:val="20"/>
                <w:szCs w:val="20"/>
              </w:rPr>
              <w:t xml:space="preserve">ID of connected system (logical system) which will be automatically determined </w:t>
            </w:r>
            <w:r w:rsidR="0020429D" w:rsidRPr="00CA0534">
              <w:rPr>
                <w:sz w:val="20"/>
                <w:szCs w:val="20"/>
              </w:rPr>
              <w:t>according to</w:t>
            </w:r>
            <w:r w:rsidRPr="00CA0534">
              <w:rPr>
                <w:sz w:val="20"/>
                <w:szCs w:val="20"/>
              </w:rPr>
              <w:t xml:space="preserve"> the selected country and BP existence</w:t>
            </w:r>
          </w:p>
        </w:tc>
      </w:tr>
      <w:tr w:rsidR="00FA606B" w14:paraId="7A4C5FF3" w14:textId="77777777" w:rsidTr="00E15CAB">
        <w:tc>
          <w:tcPr>
            <w:tcW w:w="1738" w:type="dxa"/>
          </w:tcPr>
          <w:p w14:paraId="0C64DBB5" w14:textId="2AEE5775" w:rsidR="00FA606B" w:rsidRPr="00CA0534" w:rsidRDefault="00B26141">
            <w:pPr>
              <w:tabs>
                <w:tab w:val="right" w:pos="3073"/>
              </w:tabs>
              <w:rPr>
                <w:sz w:val="20"/>
                <w:szCs w:val="20"/>
              </w:rPr>
            </w:pPr>
            <w:r w:rsidRPr="00CA0534">
              <w:rPr>
                <w:sz w:val="20"/>
                <w:szCs w:val="20"/>
              </w:rPr>
              <w:t>CREATED_BY</w:t>
            </w:r>
          </w:p>
        </w:tc>
        <w:tc>
          <w:tcPr>
            <w:tcW w:w="1234" w:type="dxa"/>
          </w:tcPr>
          <w:p w14:paraId="144D5CC3" w14:textId="2D19E8EC" w:rsidR="00FA606B" w:rsidRPr="00CA0534" w:rsidRDefault="00FC01EE">
            <w:pPr>
              <w:tabs>
                <w:tab w:val="right" w:pos="3073"/>
              </w:tabs>
              <w:rPr>
                <w:sz w:val="20"/>
                <w:szCs w:val="20"/>
              </w:rPr>
            </w:pPr>
            <w:r w:rsidRPr="00CA0534">
              <w:rPr>
                <w:sz w:val="20"/>
                <w:szCs w:val="20"/>
              </w:rPr>
              <w:t>Char</w:t>
            </w:r>
          </w:p>
        </w:tc>
        <w:tc>
          <w:tcPr>
            <w:tcW w:w="1276" w:type="dxa"/>
          </w:tcPr>
          <w:p w14:paraId="76EC6C8B" w14:textId="34970C0D" w:rsidR="00FA606B" w:rsidRPr="00CA0534" w:rsidRDefault="00FC01EE">
            <w:pPr>
              <w:tabs>
                <w:tab w:val="right" w:pos="3073"/>
              </w:tabs>
              <w:rPr>
                <w:sz w:val="20"/>
                <w:szCs w:val="20"/>
              </w:rPr>
            </w:pPr>
            <w:r w:rsidRPr="00CA0534">
              <w:rPr>
                <w:sz w:val="20"/>
                <w:szCs w:val="20"/>
              </w:rPr>
              <w:t>12</w:t>
            </w:r>
          </w:p>
        </w:tc>
        <w:tc>
          <w:tcPr>
            <w:tcW w:w="4961" w:type="dxa"/>
          </w:tcPr>
          <w:p w14:paraId="670D0A2D" w14:textId="3DDB3D3F" w:rsidR="00FA606B" w:rsidRPr="00CA0534" w:rsidRDefault="000A43A9">
            <w:pPr>
              <w:tabs>
                <w:tab w:val="right" w:pos="3073"/>
              </w:tabs>
              <w:rPr>
                <w:sz w:val="20"/>
                <w:szCs w:val="20"/>
              </w:rPr>
            </w:pPr>
            <w:r w:rsidRPr="00CA0534">
              <w:rPr>
                <w:sz w:val="20"/>
                <w:szCs w:val="20"/>
              </w:rPr>
              <w:t>Username of the creator</w:t>
            </w:r>
          </w:p>
        </w:tc>
      </w:tr>
      <w:tr w:rsidR="00FA606B" w14:paraId="66C03AF7" w14:textId="77777777" w:rsidTr="00E15CAB">
        <w:tc>
          <w:tcPr>
            <w:tcW w:w="1738" w:type="dxa"/>
          </w:tcPr>
          <w:p w14:paraId="42108985" w14:textId="43801050" w:rsidR="00FA606B" w:rsidRPr="00CA0534" w:rsidRDefault="00B26141">
            <w:pPr>
              <w:tabs>
                <w:tab w:val="right" w:pos="3073"/>
              </w:tabs>
              <w:rPr>
                <w:sz w:val="20"/>
                <w:szCs w:val="20"/>
              </w:rPr>
            </w:pPr>
            <w:r w:rsidRPr="00CA0534">
              <w:rPr>
                <w:sz w:val="20"/>
                <w:szCs w:val="20"/>
              </w:rPr>
              <w:t>CREATED_AT</w:t>
            </w:r>
          </w:p>
        </w:tc>
        <w:tc>
          <w:tcPr>
            <w:tcW w:w="1234" w:type="dxa"/>
          </w:tcPr>
          <w:p w14:paraId="0F78922E" w14:textId="3678FEFE" w:rsidR="00FA606B" w:rsidRPr="00CA0534" w:rsidRDefault="00FC01EE">
            <w:pPr>
              <w:tabs>
                <w:tab w:val="right" w:pos="3073"/>
              </w:tabs>
              <w:rPr>
                <w:sz w:val="20"/>
                <w:szCs w:val="20"/>
              </w:rPr>
            </w:pPr>
            <w:r w:rsidRPr="00CA0534">
              <w:rPr>
                <w:sz w:val="20"/>
                <w:szCs w:val="20"/>
              </w:rPr>
              <w:t>Dec</w:t>
            </w:r>
          </w:p>
        </w:tc>
        <w:tc>
          <w:tcPr>
            <w:tcW w:w="1276" w:type="dxa"/>
          </w:tcPr>
          <w:p w14:paraId="1F8CA08A" w14:textId="7ABD92E8" w:rsidR="00FA606B" w:rsidRPr="00CA0534" w:rsidRDefault="00FC01EE">
            <w:pPr>
              <w:tabs>
                <w:tab w:val="right" w:pos="3073"/>
              </w:tabs>
              <w:rPr>
                <w:sz w:val="20"/>
                <w:szCs w:val="20"/>
              </w:rPr>
            </w:pPr>
            <w:r w:rsidRPr="00CA0534">
              <w:rPr>
                <w:sz w:val="20"/>
                <w:szCs w:val="20"/>
              </w:rPr>
              <w:t>15</w:t>
            </w:r>
          </w:p>
        </w:tc>
        <w:tc>
          <w:tcPr>
            <w:tcW w:w="4961" w:type="dxa"/>
          </w:tcPr>
          <w:p w14:paraId="70F79FF4" w14:textId="7292E585" w:rsidR="00FA606B" w:rsidRPr="00CA0534" w:rsidRDefault="00C26469">
            <w:pPr>
              <w:tabs>
                <w:tab w:val="right" w:pos="3073"/>
              </w:tabs>
              <w:rPr>
                <w:sz w:val="20"/>
                <w:szCs w:val="20"/>
              </w:rPr>
            </w:pPr>
            <w:r w:rsidRPr="00CA0534">
              <w:rPr>
                <w:sz w:val="20"/>
                <w:szCs w:val="20"/>
              </w:rPr>
              <w:t>Date and time of the request creation (RRRRMMDDhhmmss)</w:t>
            </w:r>
          </w:p>
        </w:tc>
      </w:tr>
      <w:tr w:rsidR="00FA606B" w14:paraId="4F311A21" w14:textId="77777777" w:rsidTr="00E15CAB">
        <w:tc>
          <w:tcPr>
            <w:tcW w:w="1738" w:type="dxa"/>
          </w:tcPr>
          <w:p w14:paraId="31249EC1" w14:textId="59EF8E1D" w:rsidR="00FA606B" w:rsidRPr="00CA0534" w:rsidRDefault="00B26141">
            <w:pPr>
              <w:tabs>
                <w:tab w:val="right" w:pos="3073"/>
              </w:tabs>
              <w:rPr>
                <w:sz w:val="20"/>
                <w:szCs w:val="20"/>
              </w:rPr>
            </w:pPr>
            <w:r w:rsidRPr="00CA0534">
              <w:rPr>
                <w:sz w:val="20"/>
                <w:szCs w:val="20"/>
              </w:rPr>
              <w:t>CHANGED_BY</w:t>
            </w:r>
          </w:p>
        </w:tc>
        <w:tc>
          <w:tcPr>
            <w:tcW w:w="1234" w:type="dxa"/>
          </w:tcPr>
          <w:p w14:paraId="64EB1552" w14:textId="04DF2AB7" w:rsidR="00FA606B" w:rsidRPr="00CA0534" w:rsidRDefault="00FC01EE">
            <w:pPr>
              <w:tabs>
                <w:tab w:val="right" w:pos="3073"/>
              </w:tabs>
              <w:rPr>
                <w:sz w:val="20"/>
                <w:szCs w:val="20"/>
              </w:rPr>
            </w:pPr>
            <w:r w:rsidRPr="00CA0534">
              <w:rPr>
                <w:sz w:val="20"/>
                <w:szCs w:val="20"/>
              </w:rPr>
              <w:t>Char</w:t>
            </w:r>
          </w:p>
        </w:tc>
        <w:tc>
          <w:tcPr>
            <w:tcW w:w="1276" w:type="dxa"/>
          </w:tcPr>
          <w:p w14:paraId="299DE85F" w14:textId="40A42879" w:rsidR="00FA606B" w:rsidRPr="00CA0534" w:rsidRDefault="00FC01EE">
            <w:pPr>
              <w:tabs>
                <w:tab w:val="right" w:pos="3073"/>
              </w:tabs>
              <w:rPr>
                <w:sz w:val="20"/>
                <w:szCs w:val="20"/>
              </w:rPr>
            </w:pPr>
            <w:r w:rsidRPr="00CA0534">
              <w:rPr>
                <w:sz w:val="20"/>
                <w:szCs w:val="20"/>
              </w:rPr>
              <w:t>12</w:t>
            </w:r>
          </w:p>
        </w:tc>
        <w:tc>
          <w:tcPr>
            <w:tcW w:w="4961" w:type="dxa"/>
          </w:tcPr>
          <w:p w14:paraId="29E84879" w14:textId="556D0241" w:rsidR="00FA606B" w:rsidRPr="00CA0534" w:rsidRDefault="0020429D" w:rsidP="0020429D">
            <w:pPr>
              <w:tabs>
                <w:tab w:val="right" w:pos="3073"/>
              </w:tabs>
              <w:rPr>
                <w:sz w:val="20"/>
                <w:szCs w:val="20"/>
              </w:rPr>
            </w:pPr>
            <w:r w:rsidRPr="00CA0534">
              <w:rPr>
                <w:sz w:val="20"/>
                <w:szCs w:val="20"/>
              </w:rPr>
              <w:t>Username of the changer</w:t>
            </w:r>
          </w:p>
        </w:tc>
      </w:tr>
      <w:tr w:rsidR="00FA606B" w14:paraId="2C8B390C" w14:textId="77777777" w:rsidTr="00E15CAB">
        <w:tc>
          <w:tcPr>
            <w:tcW w:w="1738" w:type="dxa"/>
          </w:tcPr>
          <w:p w14:paraId="32B8114E" w14:textId="5B8225AB" w:rsidR="00FA606B" w:rsidRPr="00CA0534" w:rsidRDefault="00B26141">
            <w:pPr>
              <w:tabs>
                <w:tab w:val="right" w:pos="3073"/>
              </w:tabs>
              <w:rPr>
                <w:sz w:val="20"/>
                <w:szCs w:val="20"/>
              </w:rPr>
            </w:pPr>
            <w:r w:rsidRPr="00CA0534">
              <w:rPr>
                <w:sz w:val="20"/>
                <w:szCs w:val="20"/>
              </w:rPr>
              <w:lastRenderedPageBreak/>
              <w:t>CHANGED_AT</w:t>
            </w:r>
          </w:p>
        </w:tc>
        <w:tc>
          <w:tcPr>
            <w:tcW w:w="1234" w:type="dxa"/>
          </w:tcPr>
          <w:p w14:paraId="5A7CA604" w14:textId="13EC37B8" w:rsidR="00FA606B" w:rsidRPr="00CA0534" w:rsidRDefault="00FC01EE">
            <w:pPr>
              <w:tabs>
                <w:tab w:val="right" w:pos="3073"/>
              </w:tabs>
              <w:rPr>
                <w:sz w:val="20"/>
                <w:szCs w:val="20"/>
              </w:rPr>
            </w:pPr>
            <w:r w:rsidRPr="00CA0534">
              <w:rPr>
                <w:sz w:val="20"/>
                <w:szCs w:val="20"/>
              </w:rPr>
              <w:t>Dec</w:t>
            </w:r>
          </w:p>
        </w:tc>
        <w:tc>
          <w:tcPr>
            <w:tcW w:w="1276" w:type="dxa"/>
          </w:tcPr>
          <w:p w14:paraId="7AF9C8A2" w14:textId="380E8584" w:rsidR="00FA606B" w:rsidRPr="00CA0534" w:rsidRDefault="00FC01EE">
            <w:pPr>
              <w:tabs>
                <w:tab w:val="right" w:pos="3073"/>
              </w:tabs>
              <w:rPr>
                <w:sz w:val="20"/>
                <w:szCs w:val="20"/>
              </w:rPr>
            </w:pPr>
            <w:r w:rsidRPr="00CA0534">
              <w:rPr>
                <w:sz w:val="20"/>
                <w:szCs w:val="20"/>
              </w:rPr>
              <w:t>15</w:t>
            </w:r>
          </w:p>
        </w:tc>
        <w:tc>
          <w:tcPr>
            <w:tcW w:w="4961" w:type="dxa"/>
          </w:tcPr>
          <w:p w14:paraId="5B92DF3E" w14:textId="2C9572B8" w:rsidR="00FA606B" w:rsidRPr="00CA0534" w:rsidRDefault="00364CB1">
            <w:pPr>
              <w:tabs>
                <w:tab w:val="right" w:pos="3073"/>
              </w:tabs>
              <w:rPr>
                <w:sz w:val="20"/>
                <w:szCs w:val="20"/>
              </w:rPr>
            </w:pPr>
            <w:r w:rsidRPr="00CA0534">
              <w:rPr>
                <w:sz w:val="20"/>
                <w:szCs w:val="20"/>
              </w:rPr>
              <w:t xml:space="preserve">Date and time of the request </w:t>
            </w:r>
            <w:r w:rsidR="0020429D" w:rsidRPr="00CA0534">
              <w:rPr>
                <w:sz w:val="20"/>
                <w:szCs w:val="20"/>
              </w:rPr>
              <w:t>change</w:t>
            </w:r>
            <w:r w:rsidRPr="00CA0534">
              <w:rPr>
                <w:sz w:val="20"/>
                <w:szCs w:val="20"/>
              </w:rPr>
              <w:t xml:space="preserve"> (RRRRMMDDhhmmss)</w:t>
            </w:r>
          </w:p>
        </w:tc>
      </w:tr>
    </w:tbl>
    <w:p w14:paraId="09136BEC" w14:textId="77777777" w:rsidR="00A55979" w:rsidRDefault="00A55979" w:rsidP="00782EFD">
      <w:pPr>
        <w:rPr>
          <w:i/>
          <w:iCs/>
          <w:color w:val="EE0000"/>
          <w:lang w:bidi="te-IN"/>
        </w:rPr>
      </w:pPr>
    </w:p>
    <w:p w14:paraId="38A442E4" w14:textId="1230C818" w:rsidR="005577D8" w:rsidRDefault="005577D8" w:rsidP="00782EFD">
      <w:pPr>
        <w:rPr>
          <w:lang w:bidi="te-IN"/>
        </w:rPr>
      </w:pPr>
    </w:p>
    <w:p w14:paraId="6EC2921D" w14:textId="1CA089FD" w:rsidR="005577D8" w:rsidRDefault="00E125FA" w:rsidP="009F3308">
      <w:pPr>
        <w:pStyle w:val="Nadpis3"/>
        <w:rPr>
          <w:lang w:bidi="te-IN"/>
        </w:rPr>
      </w:pPr>
      <w:bookmarkStart w:id="162" w:name="_Ref228360049"/>
      <w:bookmarkStart w:id="163" w:name="_Toc229586688"/>
      <w:r>
        <w:rPr>
          <w:lang w:bidi="te-IN"/>
        </w:rPr>
        <w:t>Multi-alphabet support</w:t>
      </w:r>
      <w:bookmarkEnd w:id="162"/>
      <w:bookmarkEnd w:id="163"/>
    </w:p>
    <w:p w14:paraId="19C46A91" w14:textId="18F3C319" w:rsidR="00EA34CB" w:rsidRDefault="00142D00" w:rsidP="00782EFD">
      <w:pPr>
        <w:rPr>
          <w:lang w:bidi="te-IN"/>
        </w:rPr>
      </w:pPr>
      <w:r>
        <w:rPr>
          <w:lang w:bidi="te-IN"/>
        </w:rPr>
        <w:t>Apart from Latin alphabet, t</w:t>
      </w:r>
      <w:r w:rsidR="009328D7">
        <w:rPr>
          <w:lang w:bidi="te-IN"/>
        </w:rPr>
        <w:t xml:space="preserve">he MDG will support </w:t>
      </w:r>
      <w:r w:rsidR="00D918D0">
        <w:rPr>
          <w:lang w:bidi="te-IN"/>
        </w:rPr>
        <w:t xml:space="preserve">also other alphabets </w:t>
      </w:r>
      <w:r w:rsidR="00F26667">
        <w:rPr>
          <w:lang w:bidi="te-IN"/>
        </w:rPr>
        <w:t>(e.g. Cyrillic).</w:t>
      </w:r>
      <w:r w:rsidR="00782CEE">
        <w:rPr>
          <w:lang w:bidi="te-IN"/>
        </w:rPr>
        <w:t xml:space="preserve"> </w:t>
      </w:r>
    </w:p>
    <w:p w14:paraId="69AB3161" w14:textId="7F0A55F8" w:rsidR="00820310" w:rsidRDefault="00820310" w:rsidP="00782EFD">
      <w:pPr>
        <w:rPr>
          <w:lang w:bidi="te-IN"/>
        </w:rPr>
      </w:pPr>
    </w:p>
    <w:p w14:paraId="686002DD" w14:textId="7B7B5CC9" w:rsidR="00503EFE" w:rsidRDefault="009F1E77" w:rsidP="00782EFD">
      <w:pPr>
        <w:rPr>
          <w:lang w:bidi="te-IN"/>
        </w:rPr>
      </w:pPr>
      <w:r w:rsidRPr="009F1E77">
        <w:rPr>
          <w:lang w:bidi="te-IN"/>
        </w:rPr>
        <w:t>The address variant with the NATION field set to &lt;space&gt; must always be filled in, even if no other address variant is required.</w:t>
      </w:r>
    </w:p>
    <w:p w14:paraId="482337E3" w14:textId="20E1FD62" w:rsidR="00503EFE" w:rsidRPr="00503EFE" w:rsidRDefault="00503EFE" w:rsidP="00503EFE">
      <w:pPr>
        <w:rPr>
          <w:lang w:val="cs-CZ" w:bidi="te-IN"/>
        </w:rPr>
      </w:pPr>
    </w:p>
    <w:p w14:paraId="0A23CE85" w14:textId="77777777" w:rsidR="00503EFE" w:rsidRPr="00B31AE9" w:rsidRDefault="00503EFE" w:rsidP="00503EFE">
      <w:pPr>
        <w:rPr>
          <w:lang w:bidi="te-IN"/>
        </w:rPr>
      </w:pPr>
      <w:r w:rsidRPr="00B31AE9">
        <w:rPr>
          <w:lang w:bidi="te-IN"/>
        </w:rPr>
        <w:t>For maintenance of the other alphabets there will be available a structure which will contain alphabet specific address including business partner name with additional field “NATION”.</w:t>
      </w:r>
    </w:p>
    <w:p w14:paraId="207238F1" w14:textId="77777777" w:rsidR="00503EFE" w:rsidRDefault="00503EFE" w:rsidP="00782EFD">
      <w:pPr>
        <w:rPr>
          <w:lang w:bidi="te-IN"/>
        </w:rPr>
      </w:pPr>
    </w:p>
    <w:p w14:paraId="31DA66ED" w14:textId="77777777" w:rsidR="00820310" w:rsidRDefault="00820310" w:rsidP="00782EFD">
      <w:pPr>
        <w:rPr>
          <w:lang w:bidi="te-IN"/>
        </w:rPr>
      </w:pPr>
    </w:p>
    <w:p w14:paraId="7BAD17C2" w14:textId="6B85C6D4" w:rsidR="00782CEE" w:rsidRPr="009F3308" w:rsidRDefault="007B34AC" w:rsidP="00782EFD">
      <w:pPr>
        <w:rPr>
          <w:lang w:bidi="te-IN"/>
        </w:rPr>
      </w:pPr>
      <w:r>
        <w:rPr>
          <w:lang w:bidi="te-IN"/>
        </w:rPr>
        <w:t>S</w:t>
      </w:r>
      <w:r w:rsidR="00A8295E">
        <w:rPr>
          <w:lang w:bidi="te-IN"/>
        </w:rPr>
        <w:t xml:space="preserve">upported </w:t>
      </w:r>
      <w:r w:rsidR="006666BA">
        <w:rPr>
          <w:lang w:bidi="te-IN"/>
        </w:rPr>
        <w:t xml:space="preserve">alphabets </w:t>
      </w:r>
      <w:r w:rsidR="006B37BA">
        <w:rPr>
          <w:lang w:bidi="te-IN"/>
        </w:rPr>
        <w:t>are</w:t>
      </w:r>
      <w:r w:rsidR="006666BA">
        <w:rPr>
          <w:lang w:bidi="te-IN"/>
        </w:rPr>
        <w:t xml:space="preserve"> listed in cha</w:t>
      </w:r>
      <w:r w:rsidR="00A91F50">
        <w:rPr>
          <w:lang w:bidi="te-IN"/>
        </w:rPr>
        <w:t xml:space="preserve">pter </w:t>
      </w:r>
      <w:r w:rsidR="00A91F50" w:rsidRPr="002D095C">
        <w:rPr>
          <w:rFonts w:eastAsia="Calibri"/>
          <w:color w:val="0000FF"/>
          <w:szCs w:val="22"/>
          <w:u w:val="single"/>
          <w:lang w:bidi="te-IN"/>
        </w:rPr>
        <w:fldChar w:fldCharType="begin"/>
      </w:r>
      <w:r w:rsidR="00A91F50" w:rsidRPr="002D095C">
        <w:rPr>
          <w:rFonts w:eastAsia="Calibri"/>
          <w:color w:val="0000FF"/>
          <w:szCs w:val="22"/>
          <w:u w:val="single"/>
          <w:lang w:bidi="te-IN"/>
        </w:rPr>
        <w:instrText xml:space="preserve"> REF _Ref225505652 \r \h </w:instrText>
      </w:r>
      <w:r w:rsidR="003458DA">
        <w:rPr>
          <w:rFonts w:eastAsia="Calibri"/>
          <w:color w:val="0000FF"/>
          <w:szCs w:val="22"/>
          <w:u w:val="single"/>
          <w:lang w:bidi="te-IN"/>
        </w:rPr>
        <w:instrText xml:space="preserve"> \* MERGEFORMAT </w:instrText>
      </w:r>
      <w:r w:rsidR="00A91F50" w:rsidRPr="002D095C">
        <w:rPr>
          <w:rFonts w:eastAsia="Calibri"/>
          <w:color w:val="0000FF"/>
          <w:szCs w:val="22"/>
          <w:u w:val="single"/>
          <w:lang w:bidi="te-IN"/>
        </w:rPr>
      </w:r>
      <w:r w:rsidR="00A91F50" w:rsidRPr="002D095C">
        <w:rPr>
          <w:rFonts w:eastAsia="Calibri"/>
          <w:color w:val="0000FF"/>
          <w:szCs w:val="22"/>
          <w:u w:val="single"/>
          <w:lang w:bidi="te-IN"/>
        </w:rPr>
        <w:fldChar w:fldCharType="separate"/>
      </w:r>
      <w:r w:rsidR="00A91F50" w:rsidRPr="002D095C">
        <w:rPr>
          <w:rFonts w:eastAsia="Calibri"/>
          <w:color w:val="0000FF"/>
          <w:szCs w:val="22"/>
          <w:u w:val="single"/>
          <w:lang w:bidi="te-IN"/>
        </w:rPr>
        <w:t>5.2</w:t>
      </w:r>
      <w:r w:rsidR="00A91F50" w:rsidRPr="002D095C">
        <w:rPr>
          <w:rFonts w:eastAsia="Calibri"/>
          <w:color w:val="0000FF"/>
          <w:szCs w:val="22"/>
          <w:u w:val="single"/>
          <w:lang w:bidi="te-IN"/>
        </w:rPr>
        <w:fldChar w:fldCharType="end"/>
      </w:r>
    </w:p>
    <w:p w14:paraId="2556DDFD" w14:textId="77777777" w:rsidR="006A3FF5" w:rsidRDefault="006A3FF5" w:rsidP="00782EFD">
      <w:pPr>
        <w:rPr>
          <w:lang w:bidi="te-IN"/>
        </w:rPr>
      </w:pPr>
    </w:p>
    <w:p w14:paraId="47993D81" w14:textId="2AEDD5A3" w:rsidR="006A3FF5" w:rsidRPr="009F3308" w:rsidRDefault="00680094" w:rsidP="00782EFD">
      <w:pPr>
        <w:rPr>
          <w:lang w:bidi="te-IN"/>
        </w:rPr>
      </w:pPr>
      <w:r>
        <w:rPr>
          <w:lang w:bidi="te-IN"/>
        </w:rPr>
        <w:t xml:space="preserve">Fields for which </w:t>
      </w:r>
      <w:r w:rsidR="00BD7E97">
        <w:rPr>
          <w:lang w:bidi="te-IN"/>
        </w:rPr>
        <w:t>the multi-alphabet support is available:</w:t>
      </w:r>
    </w:p>
    <w:tbl>
      <w:tblPr>
        <w:tblStyle w:val="Mkatabulky"/>
        <w:tblW w:w="9067" w:type="dxa"/>
        <w:tblLook w:val="04A0" w:firstRow="1" w:lastRow="0" w:firstColumn="1" w:lastColumn="0" w:noHBand="0" w:noVBand="1"/>
      </w:tblPr>
      <w:tblGrid>
        <w:gridCol w:w="1738"/>
        <w:gridCol w:w="7329"/>
      </w:tblGrid>
      <w:tr w:rsidR="00BD7E97" w14:paraId="547219A0" w14:textId="77777777" w:rsidTr="009F3308">
        <w:tc>
          <w:tcPr>
            <w:tcW w:w="1738" w:type="dxa"/>
          </w:tcPr>
          <w:p w14:paraId="1F5EEE9D" w14:textId="77777777" w:rsidR="00BD7E97" w:rsidRPr="00CA0534" w:rsidRDefault="00BD7E97">
            <w:pPr>
              <w:tabs>
                <w:tab w:val="right" w:pos="3073"/>
              </w:tabs>
              <w:rPr>
                <w:b/>
                <w:sz w:val="20"/>
                <w:szCs w:val="20"/>
              </w:rPr>
            </w:pPr>
            <w:r w:rsidRPr="00CA0534">
              <w:rPr>
                <w:b/>
                <w:sz w:val="20"/>
                <w:szCs w:val="20"/>
              </w:rPr>
              <w:t>Fieldname</w:t>
            </w:r>
          </w:p>
        </w:tc>
        <w:tc>
          <w:tcPr>
            <w:tcW w:w="7329" w:type="dxa"/>
          </w:tcPr>
          <w:p w14:paraId="6668903B" w14:textId="77777777" w:rsidR="00BD7E97" w:rsidRPr="00CA0534" w:rsidRDefault="00BD7E97">
            <w:pPr>
              <w:tabs>
                <w:tab w:val="right" w:pos="3073"/>
              </w:tabs>
              <w:rPr>
                <w:b/>
                <w:sz w:val="20"/>
                <w:szCs w:val="20"/>
              </w:rPr>
            </w:pPr>
            <w:r w:rsidRPr="00CA0534">
              <w:rPr>
                <w:b/>
                <w:sz w:val="20"/>
                <w:szCs w:val="20"/>
              </w:rPr>
              <w:t>Description</w:t>
            </w:r>
          </w:p>
        </w:tc>
      </w:tr>
      <w:tr w:rsidR="00BD7E97" w14:paraId="513D7B67" w14:textId="77777777" w:rsidTr="009F3308">
        <w:tc>
          <w:tcPr>
            <w:tcW w:w="1738" w:type="dxa"/>
          </w:tcPr>
          <w:p w14:paraId="384DE212" w14:textId="0F7F37E0" w:rsidR="00BD7E97" w:rsidRPr="00CA0534" w:rsidRDefault="00B969CE">
            <w:pPr>
              <w:tabs>
                <w:tab w:val="right" w:pos="3073"/>
              </w:tabs>
              <w:rPr>
                <w:sz w:val="20"/>
                <w:szCs w:val="20"/>
              </w:rPr>
            </w:pPr>
            <w:r w:rsidRPr="00B969CE">
              <w:rPr>
                <w:sz w:val="20"/>
                <w:szCs w:val="20"/>
              </w:rPr>
              <w:t>NAME_ORG1</w:t>
            </w:r>
          </w:p>
        </w:tc>
        <w:tc>
          <w:tcPr>
            <w:tcW w:w="7329" w:type="dxa"/>
          </w:tcPr>
          <w:p w14:paraId="35DBEDC5" w14:textId="585AB770" w:rsidR="00BD7E97" w:rsidRPr="00CA0534" w:rsidRDefault="001F38C9">
            <w:pPr>
              <w:tabs>
                <w:tab w:val="right" w:pos="3073"/>
              </w:tabs>
              <w:rPr>
                <w:sz w:val="20"/>
                <w:szCs w:val="20"/>
              </w:rPr>
            </w:pPr>
            <w:r w:rsidRPr="001F38C9">
              <w:rPr>
                <w:sz w:val="20"/>
                <w:szCs w:val="20"/>
              </w:rPr>
              <w:t>Name 1 of organization</w:t>
            </w:r>
          </w:p>
        </w:tc>
      </w:tr>
      <w:tr w:rsidR="00BD7E97" w14:paraId="465B418B" w14:textId="77777777" w:rsidTr="009F3308">
        <w:tc>
          <w:tcPr>
            <w:tcW w:w="1738" w:type="dxa"/>
          </w:tcPr>
          <w:p w14:paraId="3EB3FA48" w14:textId="48DEFA94" w:rsidR="00BD7E97" w:rsidRPr="00CA0534" w:rsidRDefault="001F38C9">
            <w:pPr>
              <w:tabs>
                <w:tab w:val="right" w:pos="3073"/>
              </w:tabs>
              <w:rPr>
                <w:sz w:val="20"/>
                <w:szCs w:val="20"/>
              </w:rPr>
            </w:pPr>
            <w:r w:rsidRPr="001F38C9">
              <w:rPr>
                <w:sz w:val="20"/>
                <w:szCs w:val="20"/>
              </w:rPr>
              <w:t>NAME_ORG2</w:t>
            </w:r>
          </w:p>
        </w:tc>
        <w:tc>
          <w:tcPr>
            <w:tcW w:w="7329" w:type="dxa"/>
          </w:tcPr>
          <w:p w14:paraId="39171A5D" w14:textId="076F8B67" w:rsidR="00BD7E97" w:rsidRPr="00CA0534" w:rsidRDefault="00246376">
            <w:pPr>
              <w:tabs>
                <w:tab w:val="right" w:pos="3073"/>
              </w:tabs>
              <w:rPr>
                <w:sz w:val="20"/>
                <w:szCs w:val="20"/>
              </w:rPr>
            </w:pPr>
            <w:r w:rsidRPr="00246376">
              <w:rPr>
                <w:sz w:val="20"/>
                <w:szCs w:val="20"/>
              </w:rPr>
              <w:t>Name 2 of organization</w:t>
            </w:r>
          </w:p>
        </w:tc>
      </w:tr>
      <w:tr w:rsidR="00BD7E97" w14:paraId="7DEA4DBC" w14:textId="77777777" w:rsidTr="009F3308">
        <w:tc>
          <w:tcPr>
            <w:tcW w:w="1738" w:type="dxa"/>
          </w:tcPr>
          <w:p w14:paraId="35EE5095" w14:textId="46798A4D" w:rsidR="00BD7E97" w:rsidRPr="00CA0534" w:rsidRDefault="008A4182">
            <w:pPr>
              <w:tabs>
                <w:tab w:val="right" w:pos="3073"/>
              </w:tabs>
              <w:rPr>
                <w:sz w:val="20"/>
                <w:szCs w:val="20"/>
              </w:rPr>
            </w:pPr>
            <w:r w:rsidRPr="008A4182">
              <w:rPr>
                <w:sz w:val="20"/>
                <w:szCs w:val="20"/>
              </w:rPr>
              <w:t>NAME_ORG3</w:t>
            </w:r>
          </w:p>
        </w:tc>
        <w:tc>
          <w:tcPr>
            <w:tcW w:w="7329" w:type="dxa"/>
          </w:tcPr>
          <w:p w14:paraId="156FD27A" w14:textId="71910E8D" w:rsidR="00BD7E97" w:rsidRPr="00CA0534" w:rsidRDefault="0001472F">
            <w:pPr>
              <w:tabs>
                <w:tab w:val="right" w:pos="3073"/>
              </w:tabs>
              <w:rPr>
                <w:sz w:val="20"/>
                <w:szCs w:val="20"/>
              </w:rPr>
            </w:pPr>
            <w:r w:rsidRPr="0001472F">
              <w:rPr>
                <w:sz w:val="20"/>
                <w:szCs w:val="20"/>
              </w:rPr>
              <w:t>Name 3 of organization</w:t>
            </w:r>
          </w:p>
        </w:tc>
      </w:tr>
      <w:tr w:rsidR="00BD7E97" w14:paraId="318016F3" w14:textId="77777777" w:rsidTr="009F3308">
        <w:tc>
          <w:tcPr>
            <w:tcW w:w="1738" w:type="dxa"/>
          </w:tcPr>
          <w:p w14:paraId="20B52713" w14:textId="585293D8" w:rsidR="00BD7E97" w:rsidRPr="00CA0534" w:rsidRDefault="008A4182">
            <w:pPr>
              <w:tabs>
                <w:tab w:val="right" w:pos="3073"/>
              </w:tabs>
              <w:rPr>
                <w:sz w:val="20"/>
                <w:szCs w:val="20"/>
              </w:rPr>
            </w:pPr>
            <w:r w:rsidRPr="008A4182">
              <w:rPr>
                <w:sz w:val="20"/>
                <w:szCs w:val="20"/>
              </w:rPr>
              <w:t>NAME_ORG4</w:t>
            </w:r>
          </w:p>
        </w:tc>
        <w:tc>
          <w:tcPr>
            <w:tcW w:w="7329" w:type="dxa"/>
          </w:tcPr>
          <w:p w14:paraId="2CC58B5C" w14:textId="1C70C651" w:rsidR="00BD7E97" w:rsidRPr="00CA0534" w:rsidRDefault="00246376">
            <w:pPr>
              <w:tabs>
                <w:tab w:val="right" w:pos="3073"/>
              </w:tabs>
              <w:rPr>
                <w:sz w:val="20"/>
                <w:szCs w:val="20"/>
              </w:rPr>
            </w:pPr>
            <w:r w:rsidRPr="00246376">
              <w:rPr>
                <w:sz w:val="20"/>
                <w:szCs w:val="20"/>
              </w:rPr>
              <w:t>Name 4 of organization</w:t>
            </w:r>
          </w:p>
        </w:tc>
      </w:tr>
      <w:tr w:rsidR="00BD7E97" w14:paraId="625D6A28" w14:textId="77777777" w:rsidTr="009F3308">
        <w:tc>
          <w:tcPr>
            <w:tcW w:w="1738" w:type="dxa"/>
          </w:tcPr>
          <w:p w14:paraId="19FD298B" w14:textId="461E791D" w:rsidR="00BD7E97" w:rsidRPr="00CA0534" w:rsidRDefault="00CE0BF0">
            <w:pPr>
              <w:tabs>
                <w:tab w:val="right" w:pos="3073"/>
              </w:tabs>
              <w:rPr>
                <w:sz w:val="20"/>
                <w:szCs w:val="20"/>
              </w:rPr>
            </w:pPr>
            <w:r w:rsidRPr="00CE0BF0">
              <w:rPr>
                <w:sz w:val="20"/>
                <w:szCs w:val="20"/>
              </w:rPr>
              <w:t>NAME_FIRST</w:t>
            </w:r>
          </w:p>
        </w:tc>
        <w:tc>
          <w:tcPr>
            <w:tcW w:w="7329" w:type="dxa"/>
          </w:tcPr>
          <w:p w14:paraId="60BA33AD" w14:textId="0E781391" w:rsidR="00BD7E97" w:rsidRPr="00CA0534" w:rsidRDefault="0001472F">
            <w:pPr>
              <w:tabs>
                <w:tab w:val="right" w:pos="3073"/>
              </w:tabs>
              <w:rPr>
                <w:sz w:val="20"/>
                <w:szCs w:val="20"/>
              </w:rPr>
            </w:pPr>
            <w:r w:rsidRPr="0001472F">
              <w:rPr>
                <w:sz w:val="20"/>
                <w:szCs w:val="20"/>
              </w:rPr>
              <w:t>First Name of Business Partner (Person)</w:t>
            </w:r>
          </w:p>
        </w:tc>
      </w:tr>
      <w:tr w:rsidR="00BD7E97" w14:paraId="68357163" w14:textId="77777777" w:rsidTr="009F3308">
        <w:tc>
          <w:tcPr>
            <w:tcW w:w="1738" w:type="dxa"/>
          </w:tcPr>
          <w:p w14:paraId="34BE7977" w14:textId="2C8C0808" w:rsidR="00BD7E97" w:rsidRPr="00CA0534" w:rsidRDefault="00CE0BF0">
            <w:pPr>
              <w:tabs>
                <w:tab w:val="right" w:pos="3073"/>
              </w:tabs>
              <w:rPr>
                <w:sz w:val="20"/>
                <w:szCs w:val="20"/>
              </w:rPr>
            </w:pPr>
            <w:r w:rsidRPr="00CE0BF0">
              <w:rPr>
                <w:sz w:val="20"/>
                <w:szCs w:val="20"/>
              </w:rPr>
              <w:t>NAME_LAST</w:t>
            </w:r>
          </w:p>
        </w:tc>
        <w:tc>
          <w:tcPr>
            <w:tcW w:w="7329" w:type="dxa"/>
          </w:tcPr>
          <w:p w14:paraId="5D823B9A" w14:textId="34F1F4C9" w:rsidR="00BD7E97" w:rsidRPr="00CA0534" w:rsidRDefault="00BB31F5">
            <w:pPr>
              <w:tabs>
                <w:tab w:val="right" w:pos="3073"/>
              </w:tabs>
              <w:rPr>
                <w:sz w:val="20"/>
                <w:szCs w:val="20"/>
              </w:rPr>
            </w:pPr>
            <w:r w:rsidRPr="00BB31F5">
              <w:rPr>
                <w:sz w:val="20"/>
                <w:szCs w:val="20"/>
              </w:rPr>
              <w:t>Last Name of Business Partner (Person)</w:t>
            </w:r>
          </w:p>
        </w:tc>
      </w:tr>
      <w:tr w:rsidR="00BD7E97" w14:paraId="665E565B" w14:textId="77777777" w:rsidTr="009F3308">
        <w:tc>
          <w:tcPr>
            <w:tcW w:w="1738" w:type="dxa"/>
          </w:tcPr>
          <w:p w14:paraId="654BD920" w14:textId="3F441085" w:rsidR="00BD7E97" w:rsidRPr="00CA0534" w:rsidRDefault="00A01F46">
            <w:pPr>
              <w:tabs>
                <w:tab w:val="right" w:pos="3073"/>
              </w:tabs>
              <w:rPr>
                <w:sz w:val="20"/>
                <w:szCs w:val="20"/>
              </w:rPr>
            </w:pPr>
            <w:r w:rsidRPr="00A01F46">
              <w:rPr>
                <w:sz w:val="20"/>
                <w:szCs w:val="20"/>
              </w:rPr>
              <w:t>BU_SORT1</w:t>
            </w:r>
          </w:p>
        </w:tc>
        <w:tc>
          <w:tcPr>
            <w:tcW w:w="7329" w:type="dxa"/>
          </w:tcPr>
          <w:p w14:paraId="20A14846" w14:textId="6F15FF43" w:rsidR="00BD7E97" w:rsidRPr="00CA0534" w:rsidRDefault="00571E30">
            <w:pPr>
              <w:tabs>
                <w:tab w:val="right" w:pos="3073"/>
              </w:tabs>
              <w:rPr>
                <w:sz w:val="20"/>
                <w:szCs w:val="20"/>
              </w:rPr>
            </w:pPr>
            <w:r w:rsidRPr="00571E30">
              <w:rPr>
                <w:sz w:val="20"/>
                <w:szCs w:val="20"/>
              </w:rPr>
              <w:t>Search Term 1</w:t>
            </w:r>
          </w:p>
        </w:tc>
      </w:tr>
      <w:tr w:rsidR="00BD7E97" w14:paraId="1CBB47E4" w14:textId="77777777" w:rsidTr="009F3308">
        <w:tc>
          <w:tcPr>
            <w:tcW w:w="1738" w:type="dxa"/>
          </w:tcPr>
          <w:p w14:paraId="4C23E0BC" w14:textId="479B6259" w:rsidR="00BD7E97" w:rsidRPr="00CA0534" w:rsidRDefault="00365863">
            <w:pPr>
              <w:tabs>
                <w:tab w:val="right" w:pos="3073"/>
              </w:tabs>
              <w:rPr>
                <w:sz w:val="20"/>
                <w:szCs w:val="20"/>
              </w:rPr>
            </w:pPr>
            <w:r w:rsidRPr="00365863">
              <w:rPr>
                <w:sz w:val="20"/>
                <w:szCs w:val="20"/>
              </w:rPr>
              <w:t>STREET</w:t>
            </w:r>
          </w:p>
        </w:tc>
        <w:tc>
          <w:tcPr>
            <w:tcW w:w="7329" w:type="dxa"/>
          </w:tcPr>
          <w:p w14:paraId="11FFC87E" w14:textId="6DB91418" w:rsidR="00BD7E97" w:rsidRPr="00CA0534" w:rsidRDefault="005438CD">
            <w:pPr>
              <w:tabs>
                <w:tab w:val="right" w:pos="3073"/>
              </w:tabs>
              <w:rPr>
                <w:sz w:val="20"/>
                <w:szCs w:val="20"/>
              </w:rPr>
            </w:pPr>
            <w:r w:rsidRPr="005438CD">
              <w:rPr>
                <w:sz w:val="20"/>
                <w:szCs w:val="20"/>
              </w:rPr>
              <w:t>Street</w:t>
            </w:r>
          </w:p>
        </w:tc>
      </w:tr>
      <w:tr w:rsidR="00BD7E97" w14:paraId="01E7C60C" w14:textId="77777777" w:rsidTr="009F3308">
        <w:tc>
          <w:tcPr>
            <w:tcW w:w="1738" w:type="dxa"/>
          </w:tcPr>
          <w:p w14:paraId="57C1BF8E" w14:textId="08789CA5" w:rsidR="00BD7E97" w:rsidRPr="00CA0534" w:rsidRDefault="00365863">
            <w:pPr>
              <w:tabs>
                <w:tab w:val="right" w:pos="3073"/>
              </w:tabs>
              <w:rPr>
                <w:sz w:val="20"/>
                <w:szCs w:val="20"/>
              </w:rPr>
            </w:pPr>
            <w:r w:rsidRPr="00365863">
              <w:rPr>
                <w:sz w:val="20"/>
                <w:szCs w:val="20"/>
              </w:rPr>
              <w:t>HOUSE_NUM1</w:t>
            </w:r>
          </w:p>
        </w:tc>
        <w:tc>
          <w:tcPr>
            <w:tcW w:w="7329" w:type="dxa"/>
          </w:tcPr>
          <w:p w14:paraId="600D8658" w14:textId="1F6BA6DB" w:rsidR="00BD7E97" w:rsidRPr="00CA0534" w:rsidRDefault="005438CD">
            <w:pPr>
              <w:tabs>
                <w:tab w:val="right" w:pos="3073"/>
              </w:tabs>
              <w:rPr>
                <w:sz w:val="20"/>
                <w:szCs w:val="20"/>
              </w:rPr>
            </w:pPr>
            <w:r w:rsidRPr="005438CD">
              <w:rPr>
                <w:sz w:val="20"/>
                <w:szCs w:val="20"/>
              </w:rPr>
              <w:t>House Number</w:t>
            </w:r>
          </w:p>
        </w:tc>
      </w:tr>
      <w:tr w:rsidR="00365863" w14:paraId="7891A205" w14:textId="77777777" w:rsidTr="00BD7E97">
        <w:tc>
          <w:tcPr>
            <w:tcW w:w="1738" w:type="dxa"/>
          </w:tcPr>
          <w:p w14:paraId="3948813E" w14:textId="6DD55D3A" w:rsidR="00365863" w:rsidRPr="00365863" w:rsidRDefault="00437B66">
            <w:pPr>
              <w:tabs>
                <w:tab w:val="right" w:pos="3073"/>
              </w:tabs>
              <w:rPr>
                <w:sz w:val="20"/>
                <w:szCs w:val="20"/>
              </w:rPr>
            </w:pPr>
            <w:r w:rsidRPr="00437B66">
              <w:rPr>
                <w:sz w:val="20"/>
                <w:szCs w:val="20"/>
              </w:rPr>
              <w:t>HOUSE_NUM2</w:t>
            </w:r>
          </w:p>
        </w:tc>
        <w:tc>
          <w:tcPr>
            <w:tcW w:w="7329" w:type="dxa"/>
          </w:tcPr>
          <w:p w14:paraId="2D92ECC2" w14:textId="713FA5F3" w:rsidR="00365863" w:rsidRPr="00CA0534" w:rsidRDefault="005438CD">
            <w:pPr>
              <w:tabs>
                <w:tab w:val="right" w:pos="3073"/>
              </w:tabs>
              <w:rPr>
                <w:sz w:val="20"/>
                <w:szCs w:val="20"/>
              </w:rPr>
            </w:pPr>
            <w:r w:rsidRPr="005438CD">
              <w:rPr>
                <w:sz w:val="20"/>
                <w:szCs w:val="20"/>
              </w:rPr>
              <w:t>House number supplement</w:t>
            </w:r>
          </w:p>
        </w:tc>
      </w:tr>
      <w:tr w:rsidR="00365863" w14:paraId="30FF901F" w14:textId="77777777" w:rsidTr="00BD7E97">
        <w:tc>
          <w:tcPr>
            <w:tcW w:w="1738" w:type="dxa"/>
          </w:tcPr>
          <w:p w14:paraId="25F0CFEE" w14:textId="3A0CECE8" w:rsidR="00365863" w:rsidRPr="00365863" w:rsidRDefault="00437B66">
            <w:pPr>
              <w:tabs>
                <w:tab w:val="right" w:pos="3073"/>
              </w:tabs>
              <w:rPr>
                <w:sz w:val="20"/>
                <w:szCs w:val="20"/>
              </w:rPr>
            </w:pPr>
            <w:r w:rsidRPr="00437B66">
              <w:rPr>
                <w:sz w:val="20"/>
                <w:szCs w:val="20"/>
              </w:rPr>
              <w:t>CITY1</w:t>
            </w:r>
          </w:p>
        </w:tc>
        <w:tc>
          <w:tcPr>
            <w:tcW w:w="7329" w:type="dxa"/>
          </w:tcPr>
          <w:p w14:paraId="2265A88B" w14:textId="7DF3128B" w:rsidR="00365863" w:rsidRPr="00CA0534" w:rsidRDefault="000E5F7B">
            <w:pPr>
              <w:tabs>
                <w:tab w:val="right" w:pos="3073"/>
              </w:tabs>
              <w:rPr>
                <w:sz w:val="20"/>
                <w:szCs w:val="20"/>
              </w:rPr>
            </w:pPr>
            <w:r w:rsidRPr="000E5F7B">
              <w:rPr>
                <w:sz w:val="20"/>
                <w:szCs w:val="20"/>
              </w:rPr>
              <w:t>City</w:t>
            </w:r>
          </w:p>
        </w:tc>
      </w:tr>
      <w:tr w:rsidR="00365863" w14:paraId="61799C0F" w14:textId="77777777" w:rsidTr="00BD7E97">
        <w:tc>
          <w:tcPr>
            <w:tcW w:w="1738" w:type="dxa"/>
          </w:tcPr>
          <w:p w14:paraId="3D622D93" w14:textId="385C5410" w:rsidR="00365863" w:rsidRPr="00365863" w:rsidRDefault="00437B66">
            <w:pPr>
              <w:tabs>
                <w:tab w:val="right" w:pos="3073"/>
              </w:tabs>
              <w:rPr>
                <w:sz w:val="20"/>
                <w:szCs w:val="20"/>
              </w:rPr>
            </w:pPr>
            <w:r w:rsidRPr="00437B66">
              <w:rPr>
                <w:sz w:val="20"/>
                <w:szCs w:val="20"/>
              </w:rPr>
              <w:t>CITY2</w:t>
            </w:r>
          </w:p>
        </w:tc>
        <w:tc>
          <w:tcPr>
            <w:tcW w:w="7329" w:type="dxa"/>
          </w:tcPr>
          <w:p w14:paraId="7A7B264F" w14:textId="6D065D5C" w:rsidR="00365863" w:rsidRPr="00CA0534" w:rsidRDefault="000E5F7B">
            <w:pPr>
              <w:tabs>
                <w:tab w:val="right" w:pos="3073"/>
              </w:tabs>
              <w:rPr>
                <w:sz w:val="20"/>
                <w:szCs w:val="20"/>
              </w:rPr>
            </w:pPr>
            <w:r w:rsidRPr="000E5F7B">
              <w:rPr>
                <w:sz w:val="20"/>
                <w:szCs w:val="20"/>
              </w:rPr>
              <w:t>District</w:t>
            </w:r>
          </w:p>
        </w:tc>
      </w:tr>
      <w:tr w:rsidR="00365863" w14:paraId="125B12CB" w14:textId="77777777" w:rsidTr="00BD7E97">
        <w:tc>
          <w:tcPr>
            <w:tcW w:w="1738" w:type="dxa"/>
          </w:tcPr>
          <w:p w14:paraId="7D4D1DA8" w14:textId="277B9DBB" w:rsidR="00365863" w:rsidRPr="00365863" w:rsidRDefault="00437B66">
            <w:pPr>
              <w:tabs>
                <w:tab w:val="right" w:pos="3073"/>
              </w:tabs>
              <w:rPr>
                <w:sz w:val="20"/>
                <w:szCs w:val="20"/>
              </w:rPr>
            </w:pPr>
            <w:r w:rsidRPr="00437B66">
              <w:rPr>
                <w:sz w:val="20"/>
                <w:szCs w:val="20"/>
              </w:rPr>
              <w:t>POST_CODE1</w:t>
            </w:r>
          </w:p>
        </w:tc>
        <w:tc>
          <w:tcPr>
            <w:tcW w:w="7329" w:type="dxa"/>
          </w:tcPr>
          <w:p w14:paraId="1277A0A8" w14:textId="3B733AF8" w:rsidR="00365863" w:rsidRPr="00CA0534" w:rsidRDefault="000E5F7B">
            <w:pPr>
              <w:tabs>
                <w:tab w:val="right" w:pos="3073"/>
              </w:tabs>
              <w:rPr>
                <w:sz w:val="20"/>
                <w:szCs w:val="20"/>
              </w:rPr>
            </w:pPr>
            <w:r w:rsidRPr="000E5F7B">
              <w:rPr>
                <w:sz w:val="20"/>
                <w:szCs w:val="20"/>
              </w:rPr>
              <w:t>City postal code</w:t>
            </w:r>
          </w:p>
        </w:tc>
      </w:tr>
      <w:tr w:rsidR="00365863" w14:paraId="2F814718" w14:textId="77777777" w:rsidTr="00BD7E97">
        <w:tc>
          <w:tcPr>
            <w:tcW w:w="1738" w:type="dxa"/>
          </w:tcPr>
          <w:p w14:paraId="5755A72A" w14:textId="137AAF9A" w:rsidR="00365863" w:rsidRPr="00365863" w:rsidRDefault="005438CD">
            <w:pPr>
              <w:tabs>
                <w:tab w:val="right" w:pos="3073"/>
              </w:tabs>
              <w:rPr>
                <w:sz w:val="20"/>
                <w:szCs w:val="20"/>
              </w:rPr>
            </w:pPr>
            <w:r w:rsidRPr="005438CD">
              <w:rPr>
                <w:sz w:val="20"/>
                <w:szCs w:val="20"/>
              </w:rPr>
              <w:t>COUNTRY</w:t>
            </w:r>
          </w:p>
        </w:tc>
        <w:tc>
          <w:tcPr>
            <w:tcW w:w="7329" w:type="dxa"/>
          </w:tcPr>
          <w:p w14:paraId="0BFACC6E" w14:textId="66455208" w:rsidR="00365863" w:rsidRPr="00CA0534" w:rsidRDefault="000E5F7B">
            <w:pPr>
              <w:tabs>
                <w:tab w:val="right" w:pos="3073"/>
              </w:tabs>
              <w:rPr>
                <w:sz w:val="20"/>
                <w:szCs w:val="20"/>
              </w:rPr>
            </w:pPr>
            <w:r w:rsidRPr="000E5F7B">
              <w:rPr>
                <w:sz w:val="20"/>
                <w:szCs w:val="20"/>
              </w:rPr>
              <w:t>Country/Region Key</w:t>
            </w:r>
          </w:p>
        </w:tc>
      </w:tr>
    </w:tbl>
    <w:p w14:paraId="3749A86F" w14:textId="77777777" w:rsidR="00BD7E97" w:rsidRDefault="00BD7E97" w:rsidP="00782EFD">
      <w:pPr>
        <w:rPr>
          <w:lang w:bidi="te-IN"/>
        </w:rPr>
      </w:pPr>
    </w:p>
    <w:p w14:paraId="4AFC9945" w14:textId="1D11BE27" w:rsidR="00BD7E97" w:rsidRPr="009F3308" w:rsidRDefault="00575317" w:rsidP="00782EFD">
      <w:pPr>
        <w:rPr>
          <w:lang w:val="cs-CZ"/>
        </w:rPr>
      </w:pPr>
      <w:r>
        <w:rPr>
          <w:lang w:bidi="te-IN"/>
        </w:rPr>
        <w:t xml:space="preserve"> </w:t>
      </w:r>
    </w:p>
    <w:p w14:paraId="73879119" w14:textId="1DA02572" w:rsidR="00442CB6" w:rsidRDefault="00442CB6" w:rsidP="00C35847">
      <w:pPr>
        <w:pStyle w:val="Nadpis2"/>
      </w:pPr>
      <w:bookmarkStart w:id="164" w:name="_Toc225332690"/>
      <w:bookmarkStart w:id="165" w:name="_Toc225514211"/>
      <w:bookmarkStart w:id="166" w:name="_Toc225332691"/>
      <w:bookmarkStart w:id="167" w:name="_Toc225514212"/>
      <w:bookmarkStart w:id="168" w:name="_Toc225332692"/>
      <w:bookmarkStart w:id="169" w:name="_Toc225514213"/>
      <w:bookmarkStart w:id="170" w:name="_Toc225332693"/>
      <w:bookmarkStart w:id="171" w:name="_Toc225514214"/>
      <w:bookmarkStart w:id="172" w:name="_Toc225332694"/>
      <w:bookmarkStart w:id="173" w:name="_Toc225514215"/>
      <w:bookmarkStart w:id="174" w:name="_Toc229586689"/>
      <w:bookmarkEnd w:id="164"/>
      <w:bookmarkEnd w:id="165"/>
      <w:bookmarkEnd w:id="166"/>
      <w:bookmarkEnd w:id="167"/>
      <w:bookmarkEnd w:id="168"/>
      <w:bookmarkEnd w:id="169"/>
      <w:bookmarkEnd w:id="170"/>
      <w:bookmarkEnd w:id="171"/>
      <w:bookmarkEnd w:id="172"/>
      <w:bookmarkEnd w:id="173"/>
      <w:r w:rsidRPr="003411C5">
        <w:t>Design of MDG</w:t>
      </w:r>
      <w:bookmarkEnd w:id="174"/>
    </w:p>
    <w:p w14:paraId="5B41259F" w14:textId="0F4B96EA" w:rsidR="00F03414" w:rsidRDefault="005A6372" w:rsidP="00CA0534">
      <w:r w:rsidRPr="005A6372">
        <w:t>For partner maintenance there will be available new customer SAP Fiori applications:</w:t>
      </w:r>
    </w:p>
    <w:p w14:paraId="4A2B1E32" w14:textId="77777777" w:rsidR="005A6372" w:rsidRDefault="005A6372" w:rsidP="00CA0534"/>
    <w:tbl>
      <w:tblPr>
        <w:tblStyle w:val="Mkatabulky"/>
        <w:tblW w:w="0" w:type="auto"/>
        <w:tblLook w:val="04A0" w:firstRow="1" w:lastRow="0" w:firstColumn="1" w:lastColumn="0" w:noHBand="0" w:noVBand="1"/>
      </w:tblPr>
      <w:tblGrid>
        <w:gridCol w:w="1555"/>
        <w:gridCol w:w="7507"/>
      </w:tblGrid>
      <w:tr w:rsidR="00E203DC" w14:paraId="58B1D5AF" w14:textId="77777777" w:rsidTr="005D1801">
        <w:tc>
          <w:tcPr>
            <w:tcW w:w="1555" w:type="dxa"/>
          </w:tcPr>
          <w:p w14:paraId="5BD76EBE" w14:textId="751A8DB1" w:rsidR="00E203DC" w:rsidRPr="005D1801" w:rsidRDefault="00E203DC" w:rsidP="005D1801">
            <w:pPr>
              <w:tabs>
                <w:tab w:val="right" w:pos="3073"/>
              </w:tabs>
              <w:rPr>
                <w:b/>
                <w:sz w:val="20"/>
                <w:szCs w:val="20"/>
              </w:rPr>
            </w:pPr>
            <w:r w:rsidRPr="005D1801">
              <w:rPr>
                <w:b/>
                <w:sz w:val="20"/>
                <w:szCs w:val="20"/>
              </w:rPr>
              <w:t>Application</w:t>
            </w:r>
          </w:p>
        </w:tc>
        <w:tc>
          <w:tcPr>
            <w:tcW w:w="7507" w:type="dxa"/>
          </w:tcPr>
          <w:p w14:paraId="72C05CB7" w14:textId="58132767" w:rsidR="00E203DC" w:rsidRPr="005D1801" w:rsidRDefault="00E203DC" w:rsidP="005D1801">
            <w:pPr>
              <w:tabs>
                <w:tab w:val="right" w:pos="3073"/>
              </w:tabs>
              <w:rPr>
                <w:b/>
                <w:sz w:val="20"/>
                <w:szCs w:val="20"/>
              </w:rPr>
            </w:pPr>
            <w:r w:rsidRPr="005D1801">
              <w:rPr>
                <w:b/>
                <w:sz w:val="20"/>
                <w:szCs w:val="20"/>
              </w:rPr>
              <w:t>Description</w:t>
            </w:r>
          </w:p>
        </w:tc>
      </w:tr>
      <w:tr w:rsidR="00E203DC" w14:paraId="398610CD" w14:textId="77777777" w:rsidTr="005D1801">
        <w:tc>
          <w:tcPr>
            <w:tcW w:w="1555" w:type="dxa"/>
          </w:tcPr>
          <w:p w14:paraId="395F887F" w14:textId="51AEAC9B" w:rsidR="00E203DC" w:rsidRPr="005D1801" w:rsidRDefault="00E203DC" w:rsidP="005D1801">
            <w:pPr>
              <w:tabs>
                <w:tab w:val="right" w:pos="3073"/>
              </w:tabs>
              <w:rPr>
                <w:sz w:val="20"/>
                <w:szCs w:val="20"/>
              </w:rPr>
            </w:pPr>
            <w:r w:rsidRPr="005D1801">
              <w:rPr>
                <w:sz w:val="20"/>
                <w:szCs w:val="20"/>
              </w:rPr>
              <w:t>Search BP</w:t>
            </w:r>
          </w:p>
        </w:tc>
        <w:tc>
          <w:tcPr>
            <w:tcW w:w="7507" w:type="dxa"/>
          </w:tcPr>
          <w:p w14:paraId="65A64FC8" w14:textId="77777777" w:rsidR="00E203DC" w:rsidRDefault="00E203DC" w:rsidP="00E203DC">
            <w:pPr>
              <w:rPr>
                <w:sz w:val="20"/>
                <w:szCs w:val="20"/>
              </w:rPr>
            </w:pPr>
            <w:r w:rsidRPr="005D1801">
              <w:rPr>
                <w:sz w:val="20"/>
                <w:szCs w:val="20"/>
              </w:rPr>
              <w:t>Application for search business partners. From this application, user can:</w:t>
            </w:r>
          </w:p>
          <w:p w14:paraId="384FA4E4" w14:textId="47DB69F7" w:rsidR="00E203DC" w:rsidRDefault="00E203DC">
            <w:pPr>
              <w:pStyle w:val="Odstavecseseznamem"/>
              <w:numPr>
                <w:ilvl w:val="0"/>
                <w:numId w:val="122"/>
              </w:numPr>
              <w:rPr>
                <w:sz w:val="20"/>
                <w:szCs w:val="20"/>
              </w:rPr>
            </w:pPr>
            <w:r w:rsidRPr="005D1801">
              <w:rPr>
                <w:sz w:val="20"/>
                <w:szCs w:val="20"/>
              </w:rPr>
              <w:t>Display BP master record including all country dependent data</w:t>
            </w:r>
          </w:p>
          <w:p w14:paraId="6275949F" w14:textId="14A16102" w:rsidR="00E203DC" w:rsidRDefault="00C4316C">
            <w:pPr>
              <w:pStyle w:val="Odstavecseseznamem"/>
              <w:numPr>
                <w:ilvl w:val="0"/>
                <w:numId w:val="122"/>
              </w:numPr>
              <w:rPr>
                <w:sz w:val="20"/>
                <w:szCs w:val="20"/>
              </w:rPr>
            </w:pPr>
            <w:r>
              <w:rPr>
                <w:sz w:val="20"/>
                <w:szCs w:val="20"/>
              </w:rPr>
              <w:t>C</w:t>
            </w:r>
            <w:r w:rsidR="00E203DC" w:rsidRPr="005D1801">
              <w:rPr>
                <w:sz w:val="20"/>
                <w:szCs w:val="20"/>
              </w:rPr>
              <w:t>reate request for change partner (link to application Change BP)</w:t>
            </w:r>
          </w:p>
          <w:p w14:paraId="21043586" w14:textId="675BC141" w:rsidR="00E203DC" w:rsidRPr="005D1801" w:rsidRDefault="00ED0E7F" w:rsidP="005D1801">
            <w:pPr>
              <w:pStyle w:val="Odstavecseseznamem"/>
              <w:numPr>
                <w:ilvl w:val="0"/>
                <w:numId w:val="122"/>
              </w:numPr>
              <w:rPr>
                <w:sz w:val="20"/>
                <w:szCs w:val="20"/>
              </w:rPr>
            </w:pPr>
            <w:r w:rsidRPr="00ED0E7F">
              <w:rPr>
                <w:sz w:val="20"/>
                <w:szCs w:val="20"/>
              </w:rPr>
              <w:t>Create request for create partner (link to application Create BP)</w:t>
            </w:r>
          </w:p>
        </w:tc>
      </w:tr>
      <w:tr w:rsidR="00E203DC" w14:paraId="69529E10" w14:textId="77777777" w:rsidTr="005D1801">
        <w:tc>
          <w:tcPr>
            <w:tcW w:w="1555" w:type="dxa"/>
          </w:tcPr>
          <w:p w14:paraId="673F4803" w14:textId="4CF809DC" w:rsidR="00E203DC" w:rsidRPr="005D1801" w:rsidRDefault="00E203DC" w:rsidP="005D1801">
            <w:pPr>
              <w:tabs>
                <w:tab w:val="right" w:pos="3073"/>
              </w:tabs>
              <w:rPr>
                <w:sz w:val="20"/>
                <w:szCs w:val="20"/>
              </w:rPr>
            </w:pPr>
            <w:r w:rsidRPr="005D1801">
              <w:rPr>
                <w:sz w:val="20"/>
                <w:szCs w:val="20"/>
              </w:rPr>
              <w:t>Create BP</w:t>
            </w:r>
          </w:p>
        </w:tc>
        <w:tc>
          <w:tcPr>
            <w:tcW w:w="7507" w:type="dxa"/>
          </w:tcPr>
          <w:p w14:paraId="01BA7622" w14:textId="68C4050B" w:rsidR="00E203DC" w:rsidRPr="005D1801" w:rsidRDefault="00E203DC" w:rsidP="005D1801">
            <w:pPr>
              <w:tabs>
                <w:tab w:val="right" w:pos="3073"/>
              </w:tabs>
              <w:rPr>
                <w:sz w:val="20"/>
                <w:szCs w:val="20"/>
              </w:rPr>
            </w:pPr>
            <w:r w:rsidRPr="00E203DC">
              <w:rPr>
                <w:sz w:val="20"/>
                <w:szCs w:val="20"/>
              </w:rPr>
              <w:t>Application to submit a request for the creation of a business partner</w:t>
            </w:r>
          </w:p>
        </w:tc>
      </w:tr>
      <w:tr w:rsidR="00E203DC" w14:paraId="60D97534" w14:textId="77777777" w:rsidTr="005D1801">
        <w:tc>
          <w:tcPr>
            <w:tcW w:w="1555" w:type="dxa"/>
          </w:tcPr>
          <w:p w14:paraId="2186AFFF" w14:textId="5644F2C1" w:rsidR="00E203DC" w:rsidRPr="005D1801" w:rsidRDefault="00E203DC" w:rsidP="005D1801">
            <w:pPr>
              <w:tabs>
                <w:tab w:val="right" w:pos="3073"/>
              </w:tabs>
              <w:rPr>
                <w:sz w:val="20"/>
                <w:szCs w:val="20"/>
              </w:rPr>
            </w:pPr>
            <w:r w:rsidRPr="005D1801">
              <w:rPr>
                <w:sz w:val="20"/>
                <w:szCs w:val="20"/>
              </w:rPr>
              <w:t>Change BP</w:t>
            </w:r>
          </w:p>
        </w:tc>
        <w:tc>
          <w:tcPr>
            <w:tcW w:w="7507" w:type="dxa"/>
          </w:tcPr>
          <w:p w14:paraId="471A8E7F" w14:textId="2D90892E" w:rsidR="00E203DC" w:rsidRPr="005D1801" w:rsidRDefault="00E203DC" w:rsidP="005D1801">
            <w:pPr>
              <w:tabs>
                <w:tab w:val="right" w:pos="3073"/>
              </w:tabs>
              <w:rPr>
                <w:sz w:val="20"/>
                <w:szCs w:val="20"/>
              </w:rPr>
            </w:pPr>
            <w:r w:rsidRPr="00E203DC">
              <w:rPr>
                <w:sz w:val="20"/>
                <w:szCs w:val="20"/>
              </w:rPr>
              <w:t>Application to submit a request for the change of a business partner</w:t>
            </w:r>
          </w:p>
        </w:tc>
      </w:tr>
      <w:tr w:rsidR="00E203DC" w14:paraId="412E4BFB" w14:textId="77777777" w:rsidTr="005D1801">
        <w:tc>
          <w:tcPr>
            <w:tcW w:w="1555" w:type="dxa"/>
          </w:tcPr>
          <w:p w14:paraId="11722848" w14:textId="5356B878" w:rsidR="00E203DC" w:rsidRPr="005D1801" w:rsidRDefault="00E203DC" w:rsidP="005D1801">
            <w:pPr>
              <w:tabs>
                <w:tab w:val="right" w:pos="3073"/>
              </w:tabs>
              <w:rPr>
                <w:sz w:val="20"/>
                <w:szCs w:val="20"/>
              </w:rPr>
            </w:pPr>
            <w:r w:rsidRPr="005D1801">
              <w:rPr>
                <w:sz w:val="20"/>
                <w:szCs w:val="20"/>
              </w:rPr>
              <w:t>Search requests</w:t>
            </w:r>
          </w:p>
        </w:tc>
        <w:tc>
          <w:tcPr>
            <w:tcW w:w="7507" w:type="dxa"/>
          </w:tcPr>
          <w:p w14:paraId="7C4E1763" w14:textId="77777777" w:rsidR="00E203DC" w:rsidRDefault="00E203DC" w:rsidP="00E203DC">
            <w:pPr>
              <w:tabs>
                <w:tab w:val="right" w:pos="3073"/>
              </w:tabs>
              <w:rPr>
                <w:sz w:val="20"/>
                <w:szCs w:val="20"/>
              </w:rPr>
            </w:pPr>
            <w:r w:rsidRPr="00E203DC">
              <w:rPr>
                <w:sz w:val="20"/>
                <w:szCs w:val="20"/>
              </w:rPr>
              <w:t>Application for search request. From this application, user will be able to:</w:t>
            </w:r>
          </w:p>
          <w:p w14:paraId="7F13F23B" w14:textId="3A68C5A8" w:rsidR="00E203DC" w:rsidRDefault="00E203DC">
            <w:pPr>
              <w:pStyle w:val="Odstavecseseznamem"/>
              <w:numPr>
                <w:ilvl w:val="0"/>
                <w:numId w:val="123"/>
              </w:numPr>
              <w:tabs>
                <w:tab w:val="right" w:pos="3073"/>
              </w:tabs>
              <w:rPr>
                <w:sz w:val="20"/>
                <w:szCs w:val="20"/>
              </w:rPr>
            </w:pPr>
            <w:r w:rsidRPr="000013FF">
              <w:rPr>
                <w:sz w:val="20"/>
                <w:szCs w:val="20"/>
              </w:rPr>
              <w:tab/>
            </w:r>
            <w:r w:rsidR="00927E1E">
              <w:rPr>
                <w:sz w:val="20"/>
                <w:szCs w:val="20"/>
              </w:rPr>
              <w:t xml:space="preserve">Open application </w:t>
            </w:r>
            <w:r w:rsidRPr="000013FF">
              <w:rPr>
                <w:sz w:val="20"/>
                <w:szCs w:val="20"/>
              </w:rPr>
              <w:t>“Search BP”</w:t>
            </w:r>
          </w:p>
          <w:p w14:paraId="7CFED142" w14:textId="2B1F4C71" w:rsidR="00DD12B0" w:rsidRPr="005D1801" w:rsidRDefault="00DD12B0" w:rsidP="00DD12B0">
            <w:pPr>
              <w:pStyle w:val="Odstavecseseznamem"/>
              <w:numPr>
                <w:ilvl w:val="0"/>
                <w:numId w:val="123"/>
              </w:numPr>
              <w:tabs>
                <w:tab w:val="right" w:pos="3073"/>
              </w:tabs>
              <w:rPr>
                <w:sz w:val="20"/>
                <w:szCs w:val="20"/>
              </w:rPr>
            </w:pPr>
            <w:r w:rsidRPr="00ED0E7F">
              <w:rPr>
                <w:sz w:val="20"/>
                <w:szCs w:val="20"/>
              </w:rPr>
              <w:t>Display request</w:t>
            </w:r>
          </w:p>
          <w:p w14:paraId="40B1C439" w14:textId="04AB0E12" w:rsidR="008B003F" w:rsidRDefault="008B003F">
            <w:pPr>
              <w:pStyle w:val="Odstavecseseznamem"/>
              <w:numPr>
                <w:ilvl w:val="0"/>
                <w:numId w:val="123"/>
              </w:numPr>
              <w:tabs>
                <w:tab w:val="right" w:pos="3073"/>
              </w:tabs>
              <w:rPr>
                <w:sz w:val="20"/>
                <w:szCs w:val="20"/>
              </w:rPr>
            </w:pPr>
            <w:r>
              <w:rPr>
                <w:sz w:val="20"/>
                <w:szCs w:val="20"/>
              </w:rPr>
              <w:t xml:space="preserve">Change </w:t>
            </w:r>
            <w:r w:rsidR="00DD12B0">
              <w:rPr>
                <w:sz w:val="20"/>
                <w:szCs w:val="20"/>
              </w:rPr>
              <w:t>request</w:t>
            </w:r>
          </w:p>
          <w:p w14:paraId="63800435" w14:textId="7B454368" w:rsidR="00E203DC" w:rsidRPr="005D1801" w:rsidRDefault="00D65117" w:rsidP="005D1801">
            <w:pPr>
              <w:pStyle w:val="Odstavecseseznamem"/>
              <w:numPr>
                <w:ilvl w:val="0"/>
                <w:numId w:val="123"/>
              </w:numPr>
              <w:tabs>
                <w:tab w:val="right" w:pos="3073"/>
              </w:tabs>
              <w:rPr>
                <w:sz w:val="20"/>
                <w:szCs w:val="20"/>
              </w:rPr>
            </w:pPr>
            <w:r w:rsidRPr="00D65117">
              <w:rPr>
                <w:sz w:val="20"/>
                <w:szCs w:val="20"/>
              </w:rPr>
              <w:t xml:space="preserve">Cancel </w:t>
            </w:r>
            <w:r w:rsidR="00DD12B0">
              <w:rPr>
                <w:sz w:val="20"/>
                <w:szCs w:val="20"/>
              </w:rPr>
              <w:t>r</w:t>
            </w:r>
            <w:r w:rsidRPr="00D65117">
              <w:rPr>
                <w:sz w:val="20"/>
                <w:szCs w:val="20"/>
              </w:rPr>
              <w:t>equest</w:t>
            </w:r>
          </w:p>
        </w:tc>
      </w:tr>
    </w:tbl>
    <w:p w14:paraId="2D834337" w14:textId="77777777" w:rsidR="007572BC" w:rsidRDefault="007572BC" w:rsidP="00CA0534"/>
    <w:p w14:paraId="005046DB" w14:textId="125CBC01" w:rsidR="005A6372" w:rsidRDefault="0073188C" w:rsidP="00CA0534">
      <w:r>
        <w:t>Application by user</w:t>
      </w:r>
      <w:r w:rsidR="006253FA">
        <w:t xml:space="preserve"> role:</w:t>
      </w:r>
    </w:p>
    <w:tbl>
      <w:tblPr>
        <w:tblStyle w:val="Mkatabulky"/>
        <w:tblW w:w="0" w:type="auto"/>
        <w:tblLook w:val="04A0" w:firstRow="1" w:lastRow="0" w:firstColumn="1" w:lastColumn="0" w:noHBand="0" w:noVBand="1"/>
      </w:tblPr>
      <w:tblGrid>
        <w:gridCol w:w="1555"/>
        <w:gridCol w:w="1842"/>
        <w:gridCol w:w="5665"/>
      </w:tblGrid>
      <w:tr w:rsidR="006253FA" w14:paraId="6D2661A1" w14:textId="77777777" w:rsidTr="005D1801">
        <w:tc>
          <w:tcPr>
            <w:tcW w:w="1555" w:type="dxa"/>
          </w:tcPr>
          <w:p w14:paraId="0F9D81AD" w14:textId="4AC56B61" w:rsidR="006253FA" w:rsidRPr="005D1801" w:rsidRDefault="006253FA" w:rsidP="005D1801">
            <w:pPr>
              <w:tabs>
                <w:tab w:val="right" w:pos="3073"/>
              </w:tabs>
              <w:rPr>
                <w:b/>
                <w:sz w:val="20"/>
                <w:szCs w:val="20"/>
              </w:rPr>
            </w:pPr>
            <w:r w:rsidRPr="005D1801">
              <w:rPr>
                <w:b/>
                <w:sz w:val="20"/>
                <w:szCs w:val="20"/>
              </w:rPr>
              <w:t>Role</w:t>
            </w:r>
          </w:p>
        </w:tc>
        <w:tc>
          <w:tcPr>
            <w:tcW w:w="1842" w:type="dxa"/>
          </w:tcPr>
          <w:p w14:paraId="28847562" w14:textId="74AFF47D" w:rsidR="006253FA" w:rsidRPr="005D1801" w:rsidRDefault="006253FA" w:rsidP="005D1801">
            <w:pPr>
              <w:tabs>
                <w:tab w:val="right" w:pos="3073"/>
              </w:tabs>
              <w:rPr>
                <w:b/>
                <w:sz w:val="20"/>
                <w:szCs w:val="20"/>
              </w:rPr>
            </w:pPr>
            <w:r w:rsidRPr="005D1801">
              <w:rPr>
                <w:b/>
                <w:sz w:val="20"/>
                <w:szCs w:val="20"/>
              </w:rPr>
              <w:t>Applications</w:t>
            </w:r>
          </w:p>
        </w:tc>
        <w:tc>
          <w:tcPr>
            <w:tcW w:w="5665" w:type="dxa"/>
          </w:tcPr>
          <w:p w14:paraId="7C97F888" w14:textId="42A7A272" w:rsidR="006253FA" w:rsidRPr="005D1801" w:rsidRDefault="006253FA" w:rsidP="005D1801">
            <w:pPr>
              <w:tabs>
                <w:tab w:val="right" w:pos="3073"/>
              </w:tabs>
              <w:rPr>
                <w:b/>
                <w:sz w:val="20"/>
                <w:szCs w:val="20"/>
              </w:rPr>
            </w:pPr>
            <w:r w:rsidRPr="005D1801">
              <w:rPr>
                <w:b/>
                <w:sz w:val="20"/>
                <w:szCs w:val="20"/>
              </w:rPr>
              <w:t>Description</w:t>
            </w:r>
          </w:p>
        </w:tc>
      </w:tr>
      <w:tr w:rsidR="006253FA" w14:paraId="01B3BEF2" w14:textId="77777777" w:rsidTr="005D1801">
        <w:tc>
          <w:tcPr>
            <w:tcW w:w="1555" w:type="dxa"/>
          </w:tcPr>
          <w:p w14:paraId="747C50CD" w14:textId="59619EE0" w:rsidR="006253FA" w:rsidRPr="005D1801" w:rsidRDefault="0057734C" w:rsidP="005D1801">
            <w:pPr>
              <w:tabs>
                <w:tab w:val="right" w:pos="3073"/>
              </w:tabs>
              <w:rPr>
                <w:sz w:val="20"/>
                <w:szCs w:val="20"/>
              </w:rPr>
            </w:pPr>
            <w:r>
              <w:rPr>
                <w:sz w:val="20"/>
                <w:szCs w:val="20"/>
              </w:rPr>
              <w:t>Requestor</w:t>
            </w:r>
          </w:p>
        </w:tc>
        <w:tc>
          <w:tcPr>
            <w:tcW w:w="1842" w:type="dxa"/>
          </w:tcPr>
          <w:p w14:paraId="77FBE119" w14:textId="77777777" w:rsidR="006253FA" w:rsidRDefault="00CA74B4" w:rsidP="00CA74B4">
            <w:pPr>
              <w:tabs>
                <w:tab w:val="right" w:pos="3073"/>
              </w:tabs>
              <w:rPr>
                <w:sz w:val="20"/>
                <w:szCs w:val="20"/>
              </w:rPr>
            </w:pPr>
            <w:r w:rsidRPr="007C2C36">
              <w:rPr>
                <w:sz w:val="20"/>
                <w:szCs w:val="20"/>
              </w:rPr>
              <w:t>Search BP</w:t>
            </w:r>
          </w:p>
          <w:p w14:paraId="7DF2528A" w14:textId="77777777" w:rsidR="00CA74B4" w:rsidRDefault="00CA74B4" w:rsidP="00CA74B4">
            <w:pPr>
              <w:tabs>
                <w:tab w:val="right" w:pos="3073"/>
              </w:tabs>
              <w:rPr>
                <w:sz w:val="20"/>
                <w:szCs w:val="20"/>
              </w:rPr>
            </w:pPr>
            <w:r w:rsidRPr="007C2C36">
              <w:rPr>
                <w:sz w:val="20"/>
                <w:szCs w:val="20"/>
              </w:rPr>
              <w:t>Create BP</w:t>
            </w:r>
          </w:p>
          <w:p w14:paraId="7B34D541" w14:textId="77777777" w:rsidR="00CA74B4" w:rsidRDefault="00CA74B4" w:rsidP="00CA74B4">
            <w:pPr>
              <w:tabs>
                <w:tab w:val="right" w:pos="3073"/>
              </w:tabs>
              <w:rPr>
                <w:sz w:val="20"/>
                <w:szCs w:val="20"/>
              </w:rPr>
            </w:pPr>
            <w:r w:rsidRPr="007C2C36">
              <w:rPr>
                <w:sz w:val="20"/>
                <w:szCs w:val="20"/>
              </w:rPr>
              <w:t>Change BP</w:t>
            </w:r>
          </w:p>
          <w:p w14:paraId="6034B74A" w14:textId="186C095F" w:rsidR="00CA74B4" w:rsidRPr="005D1801" w:rsidRDefault="00CA74B4" w:rsidP="005D1801">
            <w:pPr>
              <w:tabs>
                <w:tab w:val="right" w:pos="3073"/>
              </w:tabs>
              <w:rPr>
                <w:sz w:val="20"/>
                <w:szCs w:val="20"/>
              </w:rPr>
            </w:pPr>
            <w:r w:rsidRPr="007C2C36">
              <w:rPr>
                <w:sz w:val="20"/>
                <w:szCs w:val="20"/>
              </w:rPr>
              <w:t>Search requests</w:t>
            </w:r>
          </w:p>
        </w:tc>
        <w:tc>
          <w:tcPr>
            <w:tcW w:w="5665" w:type="dxa"/>
          </w:tcPr>
          <w:p w14:paraId="61688499" w14:textId="7FD82285" w:rsidR="006253FA" w:rsidRPr="005D1801" w:rsidRDefault="00A765D0" w:rsidP="005D1801">
            <w:pPr>
              <w:tabs>
                <w:tab w:val="right" w:pos="3073"/>
              </w:tabs>
              <w:rPr>
                <w:sz w:val="20"/>
                <w:szCs w:val="20"/>
              </w:rPr>
            </w:pPr>
            <w:r w:rsidRPr="00A765D0">
              <w:rPr>
                <w:sz w:val="20"/>
                <w:szCs w:val="20"/>
              </w:rPr>
              <w:t>Standard user can search all BP, create request for Create/Change BP, search own requests</w:t>
            </w:r>
          </w:p>
        </w:tc>
      </w:tr>
      <w:tr w:rsidR="006253FA" w14:paraId="52F2C882" w14:textId="77777777" w:rsidTr="005D1801">
        <w:tc>
          <w:tcPr>
            <w:tcW w:w="1555" w:type="dxa"/>
          </w:tcPr>
          <w:p w14:paraId="67B109D3" w14:textId="6190335B" w:rsidR="006253FA" w:rsidRPr="005D1801" w:rsidRDefault="00310206" w:rsidP="005D1801">
            <w:pPr>
              <w:tabs>
                <w:tab w:val="right" w:pos="3073"/>
              </w:tabs>
              <w:rPr>
                <w:sz w:val="20"/>
                <w:szCs w:val="20"/>
              </w:rPr>
            </w:pPr>
            <w:r w:rsidRPr="005D1801">
              <w:rPr>
                <w:sz w:val="20"/>
                <w:szCs w:val="20"/>
              </w:rPr>
              <w:t>Administrator</w:t>
            </w:r>
          </w:p>
        </w:tc>
        <w:tc>
          <w:tcPr>
            <w:tcW w:w="1842" w:type="dxa"/>
          </w:tcPr>
          <w:p w14:paraId="55A4FCA8" w14:textId="77777777" w:rsidR="00CA74B4" w:rsidRDefault="00CA74B4" w:rsidP="00CA74B4">
            <w:pPr>
              <w:tabs>
                <w:tab w:val="right" w:pos="3073"/>
              </w:tabs>
              <w:rPr>
                <w:sz w:val="20"/>
                <w:szCs w:val="20"/>
              </w:rPr>
            </w:pPr>
            <w:r w:rsidRPr="007C2C36">
              <w:rPr>
                <w:sz w:val="20"/>
                <w:szCs w:val="20"/>
              </w:rPr>
              <w:t>Change BP</w:t>
            </w:r>
          </w:p>
          <w:p w14:paraId="0DD2E18A" w14:textId="75BA79C2" w:rsidR="006253FA" w:rsidRPr="005D1801" w:rsidRDefault="00CA74B4" w:rsidP="005D1801">
            <w:pPr>
              <w:tabs>
                <w:tab w:val="right" w:pos="3073"/>
              </w:tabs>
              <w:rPr>
                <w:sz w:val="20"/>
                <w:szCs w:val="20"/>
              </w:rPr>
            </w:pPr>
            <w:r w:rsidRPr="007C2C36">
              <w:rPr>
                <w:sz w:val="20"/>
                <w:szCs w:val="20"/>
              </w:rPr>
              <w:t>Search requests</w:t>
            </w:r>
          </w:p>
        </w:tc>
        <w:tc>
          <w:tcPr>
            <w:tcW w:w="5665" w:type="dxa"/>
          </w:tcPr>
          <w:p w14:paraId="6E23153D" w14:textId="0ED11B9D" w:rsidR="006253FA" w:rsidRPr="005D1801" w:rsidRDefault="001E0113" w:rsidP="005D1801">
            <w:pPr>
              <w:tabs>
                <w:tab w:val="right" w:pos="3073"/>
              </w:tabs>
              <w:rPr>
                <w:sz w:val="20"/>
                <w:szCs w:val="20"/>
              </w:rPr>
            </w:pPr>
            <w:r w:rsidRPr="001E0113">
              <w:rPr>
                <w:sz w:val="20"/>
                <w:szCs w:val="20"/>
              </w:rPr>
              <w:t>Administrator can change BP including fields which are not editable by standard user, search all requests, cancel request</w:t>
            </w:r>
          </w:p>
        </w:tc>
      </w:tr>
    </w:tbl>
    <w:p w14:paraId="623BDCA1" w14:textId="77777777" w:rsidR="005A6372" w:rsidRPr="00F03414" w:rsidRDefault="005A6372" w:rsidP="00CA0534"/>
    <w:p w14:paraId="4EF63FCE" w14:textId="77777777" w:rsidR="00D55EA2" w:rsidRDefault="00D55EA2" w:rsidP="00D07840"/>
    <w:p w14:paraId="7890F0EF" w14:textId="07AF75C4" w:rsidR="009D2B19" w:rsidRPr="005D1801" w:rsidRDefault="00CE7011" w:rsidP="00CA0534">
      <w:pPr>
        <w:pStyle w:val="Nadpis3"/>
        <w:rPr>
          <w:lang w:val="en-GB"/>
        </w:rPr>
      </w:pPr>
      <w:r w:rsidRPr="005D1801">
        <w:rPr>
          <w:lang w:val="en-GB"/>
        </w:rPr>
        <w:t xml:space="preserve"> </w:t>
      </w:r>
      <w:bookmarkStart w:id="175" w:name="_Toc229586690"/>
      <w:r w:rsidR="00F6696D" w:rsidRPr="005D1801">
        <w:rPr>
          <w:lang w:val="en-GB"/>
        </w:rPr>
        <w:t>A</w:t>
      </w:r>
      <w:r w:rsidR="000000EB" w:rsidRPr="005D1801">
        <w:rPr>
          <w:lang w:val="en-GB"/>
        </w:rPr>
        <w:t>pplication</w:t>
      </w:r>
      <w:r w:rsidR="00F6696D" w:rsidRPr="005D1801">
        <w:rPr>
          <w:lang w:val="en-GB"/>
        </w:rPr>
        <w:t xml:space="preserve"> </w:t>
      </w:r>
      <w:r w:rsidR="002A5A64" w:rsidRPr="005D1801">
        <w:rPr>
          <w:lang w:val="en-GB"/>
        </w:rPr>
        <w:t>Search BP</w:t>
      </w:r>
      <w:bookmarkEnd w:id="175"/>
    </w:p>
    <w:p w14:paraId="3507C3F5" w14:textId="77777777" w:rsidR="000403DB" w:rsidRPr="00AA4D86" w:rsidRDefault="000403DB" w:rsidP="000403DB">
      <w:r w:rsidRPr="00AA4D86">
        <w:t>The application Search BP will be designed as follows:</w:t>
      </w:r>
    </w:p>
    <w:p w14:paraId="05F55916" w14:textId="7DF9E565" w:rsidR="000403DB" w:rsidRPr="00AA4D86" w:rsidRDefault="000403DB" w:rsidP="000403DB"/>
    <w:p w14:paraId="3DA8EB4B" w14:textId="4B2A5D37" w:rsidR="007F7D40" w:rsidRPr="00AA4D86" w:rsidRDefault="00EA6DFB" w:rsidP="005D1801">
      <w:pPr>
        <w:keepNext/>
      </w:pPr>
      <w:r w:rsidRPr="00EA6DFB">
        <w:rPr>
          <w:noProof/>
        </w:rPr>
        <w:drawing>
          <wp:inline distT="0" distB="0" distL="0" distR="0" wp14:anchorId="2ECC9D4F" wp14:editId="6307BA0F">
            <wp:extent cx="5760720" cy="1244600"/>
            <wp:effectExtent l="0" t="0" r="0" b="0"/>
            <wp:docPr id="1763301752"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1244600"/>
                    </a:xfrm>
                    <a:prstGeom prst="rect">
                      <a:avLst/>
                    </a:prstGeom>
                    <a:noFill/>
                    <a:ln>
                      <a:noFill/>
                    </a:ln>
                  </pic:spPr>
                </pic:pic>
              </a:graphicData>
            </a:graphic>
          </wp:inline>
        </w:drawing>
      </w:r>
    </w:p>
    <w:p w14:paraId="52808537" w14:textId="1DA5205E" w:rsidR="00DE2569" w:rsidRPr="00AA4D86" w:rsidRDefault="007F7D40" w:rsidP="005D1801">
      <w:pPr>
        <w:pStyle w:val="Titulek"/>
        <w:jc w:val="both"/>
      </w:pPr>
      <w:r w:rsidRPr="00AA4D86">
        <w:t xml:space="preserve">Figure </w:t>
      </w:r>
      <w:r w:rsidRPr="00AA4D86">
        <w:fldChar w:fldCharType="begin"/>
      </w:r>
      <w:r w:rsidRPr="00AA4D86">
        <w:instrText xml:space="preserve"> SEQ Figure \* ARABIC </w:instrText>
      </w:r>
      <w:r w:rsidRPr="00AA4D86">
        <w:fldChar w:fldCharType="separate"/>
      </w:r>
      <w:r w:rsidR="00850D8E">
        <w:rPr>
          <w:noProof/>
        </w:rPr>
        <w:t>18</w:t>
      </w:r>
      <w:r w:rsidRPr="00AA4D86">
        <w:fldChar w:fldCharType="end"/>
      </w:r>
      <w:r w:rsidRPr="00AA4D86">
        <w:t>: Search BP - application</w:t>
      </w:r>
    </w:p>
    <w:p w14:paraId="07261103" w14:textId="142028DE" w:rsidR="000403DB" w:rsidRPr="00AA4D86" w:rsidRDefault="000403DB" w:rsidP="000403DB">
      <w:r w:rsidRPr="00AA4D86">
        <w:t>Searching will be performed only by KID fields</w:t>
      </w:r>
      <w:r w:rsidR="004243EB" w:rsidRPr="00AA4D86">
        <w:t xml:space="preserve"> </w:t>
      </w:r>
      <w:r w:rsidR="004243EB" w:rsidRPr="005D1801">
        <w:t>listed in following table</w:t>
      </w:r>
      <w:r w:rsidRPr="00AA4D86">
        <w:t>, so that each result corresponds to only one MDG record.</w:t>
      </w:r>
    </w:p>
    <w:p w14:paraId="5A674ADF" w14:textId="77777777" w:rsidR="000403DB" w:rsidRPr="00AA4D86" w:rsidRDefault="000403DB" w:rsidP="000403DB"/>
    <w:tbl>
      <w:tblPr>
        <w:tblStyle w:val="Mkatabulky"/>
        <w:tblW w:w="0" w:type="auto"/>
        <w:tblLook w:val="04A0" w:firstRow="1" w:lastRow="0" w:firstColumn="1" w:lastColumn="0" w:noHBand="0" w:noVBand="1"/>
      </w:tblPr>
      <w:tblGrid>
        <w:gridCol w:w="2263"/>
        <w:gridCol w:w="6799"/>
      </w:tblGrid>
      <w:tr w:rsidR="00BF3C0B" w:rsidRPr="00AA4D86" w14:paraId="35F92787" w14:textId="77777777" w:rsidTr="005D1801">
        <w:tc>
          <w:tcPr>
            <w:tcW w:w="2263" w:type="dxa"/>
          </w:tcPr>
          <w:p w14:paraId="5B2A1945" w14:textId="41766179" w:rsidR="00BF3C0B" w:rsidRPr="005D1801" w:rsidRDefault="00BF3C0B" w:rsidP="005D1801">
            <w:pPr>
              <w:tabs>
                <w:tab w:val="right" w:pos="3073"/>
              </w:tabs>
              <w:rPr>
                <w:b/>
                <w:sz w:val="20"/>
                <w:szCs w:val="20"/>
              </w:rPr>
            </w:pPr>
            <w:r w:rsidRPr="005D1801">
              <w:rPr>
                <w:b/>
                <w:sz w:val="20"/>
                <w:szCs w:val="20"/>
              </w:rPr>
              <w:t>Fieldname</w:t>
            </w:r>
          </w:p>
        </w:tc>
        <w:tc>
          <w:tcPr>
            <w:tcW w:w="6799" w:type="dxa"/>
          </w:tcPr>
          <w:p w14:paraId="7918581C" w14:textId="48675887" w:rsidR="00BF3C0B" w:rsidRPr="005D1801" w:rsidRDefault="00BF3C0B" w:rsidP="005D1801">
            <w:pPr>
              <w:tabs>
                <w:tab w:val="right" w:pos="3073"/>
              </w:tabs>
              <w:rPr>
                <w:b/>
                <w:sz w:val="20"/>
                <w:szCs w:val="20"/>
              </w:rPr>
            </w:pPr>
            <w:r w:rsidRPr="005D1801">
              <w:rPr>
                <w:b/>
                <w:sz w:val="20"/>
                <w:szCs w:val="20"/>
              </w:rPr>
              <w:t>Description</w:t>
            </w:r>
          </w:p>
        </w:tc>
      </w:tr>
      <w:tr w:rsidR="0074105D" w:rsidRPr="00AA4D86" w14:paraId="6B3891A9" w14:textId="77777777" w:rsidTr="005D1801">
        <w:tc>
          <w:tcPr>
            <w:tcW w:w="2263" w:type="dxa"/>
          </w:tcPr>
          <w:p w14:paraId="326E3B8A" w14:textId="05DBD673" w:rsidR="0074105D" w:rsidRPr="005D1801" w:rsidRDefault="0074105D" w:rsidP="005D1801">
            <w:pPr>
              <w:tabs>
                <w:tab w:val="right" w:pos="3073"/>
              </w:tabs>
              <w:rPr>
                <w:sz w:val="20"/>
                <w:szCs w:val="20"/>
              </w:rPr>
            </w:pPr>
            <w:r w:rsidRPr="007C2C36">
              <w:rPr>
                <w:sz w:val="20"/>
                <w:szCs w:val="20"/>
              </w:rPr>
              <w:t>PARTNER_GID</w:t>
            </w:r>
          </w:p>
        </w:tc>
        <w:tc>
          <w:tcPr>
            <w:tcW w:w="6799" w:type="dxa"/>
          </w:tcPr>
          <w:p w14:paraId="49EEDA46" w14:textId="5DBEAE00" w:rsidR="0074105D" w:rsidRPr="005D1801" w:rsidRDefault="0074105D" w:rsidP="005D1801">
            <w:pPr>
              <w:tabs>
                <w:tab w:val="right" w:pos="3073"/>
              </w:tabs>
              <w:rPr>
                <w:sz w:val="20"/>
                <w:szCs w:val="20"/>
              </w:rPr>
            </w:pPr>
            <w:r w:rsidRPr="007C2C36">
              <w:rPr>
                <w:sz w:val="20"/>
                <w:szCs w:val="20"/>
              </w:rPr>
              <w:t>Global ID</w:t>
            </w:r>
          </w:p>
        </w:tc>
      </w:tr>
      <w:tr w:rsidR="0074105D" w:rsidRPr="00AA4D86" w14:paraId="6ACDA879" w14:textId="77777777" w:rsidTr="005D1801">
        <w:tc>
          <w:tcPr>
            <w:tcW w:w="2263" w:type="dxa"/>
          </w:tcPr>
          <w:p w14:paraId="7438DF40" w14:textId="45A3E80D" w:rsidR="0074105D" w:rsidRPr="005D1801" w:rsidRDefault="0074105D" w:rsidP="005D1801">
            <w:pPr>
              <w:tabs>
                <w:tab w:val="right" w:pos="3073"/>
              </w:tabs>
              <w:rPr>
                <w:sz w:val="20"/>
                <w:szCs w:val="20"/>
              </w:rPr>
            </w:pPr>
            <w:r w:rsidRPr="005D1801">
              <w:rPr>
                <w:sz w:val="20"/>
                <w:szCs w:val="20"/>
              </w:rPr>
              <w:t>TAX_NUMBER</w:t>
            </w:r>
          </w:p>
        </w:tc>
        <w:tc>
          <w:tcPr>
            <w:tcW w:w="6799" w:type="dxa"/>
          </w:tcPr>
          <w:p w14:paraId="44D998F4" w14:textId="46DAEB0C" w:rsidR="0074105D" w:rsidRPr="005D1801" w:rsidRDefault="0074105D" w:rsidP="005D1801">
            <w:pPr>
              <w:tabs>
                <w:tab w:val="right" w:pos="3073"/>
              </w:tabs>
              <w:rPr>
                <w:sz w:val="20"/>
                <w:szCs w:val="20"/>
              </w:rPr>
            </w:pPr>
            <w:r w:rsidRPr="005D1801">
              <w:rPr>
                <w:sz w:val="20"/>
                <w:szCs w:val="20"/>
              </w:rPr>
              <w:t>Tax number or company ID</w:t>
            </w:r>
          </w:p>
        </w:tc>
      </w:tr>
      <w:tr w:rsidR="0074105D" w:rsidRPr="00AA4D86" w14:paraId="22DCE18F" w14:textId="77777777" w:rsidTr="005D1801">
        <w:tc>
          <w:tcPr>
            <w:tcW w:w="2263" w:type="dxa"/>
          </w:tcPr>
          <w:p w14:paraId="1248734A" w14:textId="4B8DFFBE" w:rsidR="0074105D" w:rsidRPr="005D1801" w:rsidRDefault="0074105D" w:rsidP="005D1801">
            <w:pPr>
              <w:tabs>
                <w:tab w:val="right" w:pos="3073"/>
              </w:tabs>
              <w:rPr>
                <w:sz w:val="20"/>
                <w:szCs w:val="20"/>
              </w:rPr>
            </w:pPr>
            <w:r w:rsidRPr="005D1801">
              <w:rPr>
                <w:sz w:val="20"/>
                <w:szCs w:val="20"/>
              </w:rPr>
              <w:t>NAME</w:t>
            </w:r>
          </w:p>
        </w:tc>
        <w:tc>
          <w:tcPr>
            <w:tcW w:w="6799" w:type="dxa"/>
          </w:tcPr>
          <w:p w14:paraId="007BA7B1" w14:textId="38208822" w:rsidR="0074105D" w:rsidRPr="005D1801" w:rsidRDefault="0074105D" w:rsidP="005D1801">
            <w:pPr>
              <w:tabs>
                <w:tab w:val="right" w:pos="3073"/>
              </w:tabs>
              <w:rPr>
                <w:sz w:val="20"/>
                <w:szCs w:val="20"/>
              </w:rPr>
            </w:pPr>
            <w:r w:rsidRPr="005D1801">
              <w:rPr>
                <w:sz w:val="20"/>
                <w:szCs w:val="20"/>
              </w:rPr>
              <w:t>Name of the organization or name of the person</w:t>
            </w:r>
          </w:p>
        </w:tc>
      </w:tr>
      <w:tr w:rsidR="0074105D" w:rsidRPr="00AA4D86" w14:paraId="1A2D02BF" w14:textId="77777777" w:rsidTr="00BF3C0B">
        <w:tc>
          <w:tcPr>
            <w:tcW w:w="2263" w:type="dxa"/>
          </w:tcPr>
          <w:p w14:paraId="25913D9E" w14:textId="7F683D99" w:rsidR="0074105D" w:rsidRPr="00716165" w:rsidRDefault="0074105D" w:rsidP="0074105D">
            <w:pPr>
              <w:tabs>
                <w:tab w:val="right" w:pos="3073"/>
              </w:tabs>
              <w:rPr>
                <w:sz w:val="20"/>
                <w:szCs w:val="20"/>
              </w:rPr>
            </w:pPr>
            <w:r w:rsidRPr="007C2C36">
              <w:rPr>
                <w:sz w:val="20"/>
                <w:szCs w:val="20"/>
              </w:rPr>
              <w:t>COUNTRY</w:t>
            </w:r>
          </w:p>
        </w:tc>
        <w:tc>
          <w:tcPr>
            <w:tcW w:w="6799" w:type="dxa"/>
          </w:tcPr>
          <w:p w14:paraId="4FF58CF2" w14:textId="6614B001" w:rsidR="0074105D" w:rsidRPr="00716165" w:rsidRDefault="00525618" w:rsidP="0074105D">
            <w:pPr>
              <w:tabs>
                <w:tab w:val="right" w:pos="3073"/>
              </w:tabs>
              <w:rPr>
                <w:sz w:val="20"/>
                <w:szCs w:val="20"/>
              </w:rPr>
            </w:pPr>
            <w:r>
              <w:rPr>
                <w:sz w:val="20"/>
                <w:szCs w:val="20"/>
              </w:rPr>
              <w:t>Address c</w:t>
            </w:r>
            <w:r w:rsidR="0074105D" w:rsidRPr="007C2C36">
              <w:rPr>
                <w:sz w:val="20"/>
                <w:szCs w:val="20"/>
              </w:rPr>
              <w:t>ountry</w:t>
            </w:r>
          </w:p>
        </w:tc>
      </w:tr>
      <w:tr w:rsidR="0074105D" w:rsidRPr="00AA4D86" w14:paraId="6F25EEEA" w14:textId="77777777" w:rsidTr="005D1801">
        <w:tc>
          <w:tcPr>
            <w:tcW w:w="2263" w:type="dxa"/>
          </w:tcPr>
          <w:p w14:paraId="0EC5DD88" w14:textId="4C6109C2" w:rsidR="0074105D" w:rsidRPr="005D1801" w:rsidRDefault="0074105D" w:rsidP="005D1801">
            <w:pPr>
              <w:tabs>
                <w:tab w:val="right" w:pos="3073"/>
              </w:tabs>
              <w:rPr>
                <w:sz w:val="20"/>
                <w:szCs w:val="20"/>
              </w:rPr>
            </w:pPr>
            <w:r w:rsidRPr="005D1801">
              <w:rPr>
                <w:sz w:val="20"/>
                <w:szCs w:val="20"/>
              </w:rPr>
              <w:t>CITY</w:t>
            </w:r>
          </w:p>
        </w:tc>
        <w:tc>
          <w:tcPr>
            <w:tcW w:w="6799" w:type="dxa"/>
          </w:tcPr>
          <w:p w14:paraId="57D05A52" w14:textId="050900BE" w:rsidR="0074105D" w:rsidRPr="005D1801" w:rsidRDefault="0074105D" w:rsidP="005D1801">
            <w:pPr>
              <w:tabs>
                <w:tab w:val="right" w:pos="3073"/>
              </w:tabs>
              <w:rPr>
                <w:sz w:val="20"/>
                <w:szCs w:val="20"/>
              </w:rPr>
            </w:pPr>
            <w:r w:rsidRPr="005D1801">
              <w:rPr>
                <w:sz w:val="20"/>
                <w:szCs w:val="20"/>
              </w:rPr>
              <w:t>City</w:t>
            </w:r>
          </w:p>
        </w:tc>
      </w:tr>
      <w:tr w:rsidR="0074105D" w:rsidRPr="00AA4D86" w14:paraId="59A58390" w14:textId="77777777" w:rsidTr="00BF3C0B">
        <w:tc>
          <w:tcPr>
            <w:tcW w:w="2263" w:type="dxa"/>
          </w:tcPr>
          <w:p w14:paraId="6B1CF258" w14:textId="1977E62F" w:rsidR="0074105D" w:rsidRPr="005D1801" w:rsidRDefault="0074105D" w:rsidP="005D1801">
            <w:pPr>
              <w:tabs>
                <w:tab w:val="right" w:pos="3073"/>
              </w:tabs>
              <w:rPr>
                <w:sz w:val="20"/>
                <w:szCs w:val="20"/>
              </w:rPr>
            </w:pPr>
            <w:r w:rsidRPr="005D1801">
              <w:rPr>
                <w:sz w:val="20"/>
                <w:szCs w:val="20"/>
              </w:rPr>
              <w:t>STREET</w:t>
            </w:r>
          </w:p>
        </w:tc>
        <w:tc>
          <w:tcPr>
            <w:tcW w:w="6799" w:type="dxa"/>
          </w:tcPr>
          <w:p w14:paraId="508A0318" w14:textId="2E6CA05B" w:rsidR="0074105D" w:rsidRPr="005D1801" w:rsidRDefault="0074105D" w:rsidP="005D1801">
            <w:pPr>
              <w:tabs>
                <w:tab w:val="right" w:pos="3073"/>
              </w:tabs>
              <w:rPr>
                <w:sz w:val="20"/>
                <w:szCs w:val="20"/>
              </w:rPr>
            </w:pPr>
            <w:r w:rsidRPr="005D1801">
              <w:rPr>
                <w:sz w:val="20"/>
                <w:szCs w:val="20"/>
              </w:rPr>
              <w:t>Street</w:t>
            </w:r>
          </w:p>
        </w:tc>
      </w:tr>
    </w:tbl>
    <w:p w14:paraId="71EED356" w14:textId="77777777" w:rsidR="000403DB" w:rsidRPr="00AA4D86" w:rsidRDefault="000403DB" w:rsidP="000403DB"/>
    <w:p w14:paraId="722E8259" w14:textId="77777777" w:rsidR="000403DB" w:rsidRPr="00AA4D86" w:rsidRDefault="000403DB" w:rsidP="000403DB">
      <w:r w:rsidRPr="00AA4D86">
        <w:t>Into “NAME” field, user can enter a value for both the company name and the full name of the person.</w:t>
      </w:r>
    </w:p>
    <w:p w14:paraId="7D4B9720" w14:textId="77777777" w:rsidR="000403DB" w:rsidRPr="00AA4D86" w:rsidRDefault="000403DB" w:rsidP="000403DB"/>
    <w:p w14:paraId="57F19E22" w14:textId="1804E17E" w:rsidR="000403DB" w:rsidRPr="00AA4D86" w:rsidRDefault="000403DB" w:rsidP="000403DB">
      <w:r w:rsidRPr="00AA4D86">
        <w:t>Into “TAX_NUMBER” field, user can enter all available types of tax numbers according to standard SAP customizing</w:t>
      </w:r>
      <w:r w:rsidR="003B5D7F">
        <w:t xml:space="preserve"> (</w:t>
      </w:r>
      <w:r w:rsidR="00B85CF3">
        <w:t>company ID or VAT numbers)</w:t>
      </w:r>
      <w:r w:rsidRPr="00AA4D86">
        <w:t>.</w:t>
      </w:r>
    </w:p>
    <w:p w14:paraId="6B4C73C3" w14:textId="77777777" w:rsidR="000403DB" w:rsidRPr="00AA4D86" w:rsidRDefault="000403DB" w:rsidP="000403DB"/>
    <w:p w14:paraId="15BFF35D" w14:textId="0383159A" w:rsidR="00236293" w:rsidRPr="00AA4D86" w:rsidRDefault="00C93048" w:rsidP="000403DB">
      <w:r w:rsidRPr="00AA4D86">
        <w:t xml:space="preserve">Table of results will display </w:t>
      </w:r>
      <w:r w:rsidR="00236293" w:rsidRPr="00AA4D86">
        <w:t xml:space="preserve">only </w:t>
      </w:r>
      <w:r w:rsidR="00D60445" w:rsidRPr="00AA4D86">
        <w:t>KID</w:t>
      </w:r>
      <w:r w:rsidR="003A534F" w:rsidRPr="00AA4D86">
        <w:t xml:space="preserve"> fields</w:t>
      </w:r>
      <w:r w:rsidRPr="00AA4D86">
        <w:t xml:space="preserve">. </w:t>
      </w:r>
      <w:r w:rsidRPr="00BD08F6">
        <w:t>The field TAX_NUMBER</w:t>
      </w:r>
      <w:r w:rsidR="00CD1CAE" w:rsidRPr="00BD08F6">
        <w:t xml:space="preserve"> will display</w:t>
      </w:r>
      <w:r w:rsidR="00CC5E5A" w:rsidRPr="00BD08F6">
        <w:t xml:space="preserve"> </w:t>
      </w:r>
      <w:r w:rsidR="001C21E7" w:rsidRPr="00BD08F6">
        <w:t xml:space="preserve">all </w:t>
      </w:r>
      <w:r w:rsidR="003642DF" w:rsidRPr="00BD08F6">
        <w:t xml:space="preserve">tax numbers (including company ID) concatenated in one string separated by </w:t>
      </w:r>
      <w:r w:rsidR="00E429C7" w:rsidRPr="00BD08F6">
        <w:t>“,”.</w:t>
      </w:r>
    </w:p>
    <w:p w14:paraId="48E0B23A" w14:textId="77777777" w:rsidR="00236293" w:rsidRPr="00AA4D86" w:rsidRDefault="00236293" w:rsidP="000403DB"/>
    <w:p w14:paraId="6F01F1E1" w14:textId="77777777" w:rsidR="000403DB" w:rsidRDefault="000403DB" w:rsidP="000403DB">
      <w:r w:rsidRPr="00AA4D86">
        <w:t>User will be able to:</w:t>
      </w:r>
    </w:p>
    <w:p w14:paraId="38A93043" w14:textId="65C33EA4" w:rsidR="000403DB" w:rsidRDefault="000403DB">
      <w:pPr>
        <w:pStyle w:val="Odstavecseseznamem"/>
        <w:numPr>
          <w:ilvl w:val="0"/>
          <w:numId w:val="126"/>
        </w:numPr>
      </w:pPr>
      <w:r w:rsidRPr="00AA4D86">
        <w:t>Display found partner by clicking on GID (represented by link)</w:t>
      </w:r>
      <w:r w:rsidR="00156580" w:rsidRPr="00AA4D86">
        <w:t>.</w:t>
      </w:r>
    </w:p>
    <w:p w14:paraId="4DAD46FE" w14:textId="2E38B70F" w:rsidR="000403DB" w:rsidRPr="005D1801" w:rsidRDefault="000403DB">
      <w:pPr>
        <w:pStyle w:val="Odstavecseseznamem"/>
        <w:numPr>
          <w:ilvl w:val="0"/>
          <w:numId w:val="126"/>
        </w:numPr>
      </w:pPr>
      <w:r w:rsidRPr="00AA4D86">
        <w:t>Change</w:t>
      </w:r>
      <w:r w:rsidR="00B5736F">
        <w:t>,</w:t>
      </w:r>
      <w:r w:rsidR="009F636A">
        <w:t xml:space="preserve"> </w:t>
      </w:r>
      <w:r w:rsidR="00A878F0">
        <w:t xml:space="preserve">enhance </w:t>
      </w:r>
      <w:r w:rsidR="00967BE2">
        <w:t>for specific country</w:t>
      </w:r>
      <w:r w:rsidR="00B5736F">
        <w:t xml:space="preserve"> and </w:t>
      </w:r>
      <w:r w:rsidR="009F636A">
        <w:t>inactivation</w:t>
      </w:r>
      <w:r w:rsidR="00967BE2">
        <w:t xml:space="preserve"> </w:t>
      </w:r>
      <w:r w:rsidR="008F0E32">
        <w:t xml:space="preserve">functions </w:t>
      </w:r>
      <w:r w:rsidR="00D05BE9">
        <w:t xml:space="preserve">will be </w:t>
      </w:r>
      <w:r w:rsidR="008F0E32">
        <w:t>available in detail of BP</w:t>
      </w:r>
      <w:r w:rsidR="00CA3657">
        <w:t xml:space="preserve"> (buttons)</w:t>
      </w:r>
      <w:r w:rsidR="008F0E32">
        <w:t>.</w:t>
      </w:r>
    </w:p>
    <w:p w14:paraId="77EEC801" w14:textId="4074CCCC" w:rsidR="003A587E" w:rsidRPr="00AA4D86" w:rsidRDefault="000403DB" w:rsidP="005D1801">
      <w:pPr>
        <w:pStyle w:val="Odstavecseseznamem"/>
        <w:numPr>
          <w:ilvl w:val="0"/>
          <w:numId w:val="126"/>
        </w:numPr>
      </w:pPr>
      <w:r w:rsidRPr="00AA4D86">
        <w:t>Create new partner by pushing the button “New”.</w:t>
      </w:r>
    </w:p>
    <w:p w14:paraId="76805124" w14:textId="77777777" w:rsidR="00313A06" w:rsidRPr="00AA4D86" w:rsidRDefault="00313A06" w:rsidP="000403DB"/>
    <w:p w14:paraId="490FEABB" w14:textId="71210E9C" w:rsidR="009D2B19" w:rsidRPr="005D1801" w:rsidRDefault="00CE7011" w:rsidP="00CA0534">
      <w:pPr>
        <w:pStyle w:val="Nadpis3"/>
        <w:rPr>
          <w:lang w:val="en-GB"/>
        </w:rPr>
      </w:pPr>
      <w:r w:rsidRPr="005D1801">
        <w:rPr>
          <w:lang w:val="en-GB"/>
        </w:rPr>
        <w:lastRenderedPageBreak/>
        <w:t xml:space="preserve"> </w:t>
      </w:r>
      <w:bookmarkStart w:id="176" w:name="_Toc229586691"/>
      <w:r w:rsidR="005D7031" w:rsidRPr="005D1801">
        <w:rPr>
          <w:lang w:val="en-GB"/>
        </w:rPr>
        <w:t xml:space="preserve">Applications </w:t>
      </w:r>
      <w:r w:rsidR="009D2B19" w:rsidRPr="005D1801">
        <w:rPr>
          <w:lang w:val="en-GB"/>
        </w:rPr>
        <w:t>Create</w:t>
      </w:r>
      <w:r w:rsidR="000000EB" w:rsidRPr="005D1801">
        <w:rPr>
          <w:lang w:val="en-GB"/>
        </w:rPr>
        <w:t xml:space="preserve"> </w:t>
      </w:r>
      <w:r w:rsidR="006D1F2A" w:rsidRPr="005D1801">
        <w:rPr>
          <w:lang w:val="en-GB"/>
        </w:rPr>
        <w:t>BP</w:t>
      </w:r>
      <w:r w:rsidR="009D2B19" w:rsidRPr="005D1801">
        <w:rPr>
          <w:lang w:val="en-GB"/>
        </w:rPr>
        <w:t xml:space="preserve"> </w:t>
      </w:r>
      <w:r w:rsidR="000000EB" w:rsidRPr="005D1801">
        <w:rPr>
          <w:lang w:val="en-GB"/>
        </w:rPr>
        <w:t xml:space="preserve">and </w:t>
      </w:r>
      <w:r w:rsidR="006D1F2A" w:rsidRPr="005D1801">
        <w:rPr>
          <w:lang w:val="en-GB"/>
        </w:rPr>
        <w:t>C</w:t>
      </w:r>
      <w:r w:rsidR="009D2B19" w:rsidRPr="005D1801">
        <w:rPr>
          <w:lang w:val="en-GB"/>
        </w:rPr>
        <w:t xml:space="preserve">hange </w:t>
      </w:r>
      <w:r w:rsidR="006D1F2A" w:rsidRPr="005D1801">
        <w:rPr>
          <w:lang w:val="en-GB"/>
        </w:rPr>
        <w:t>BP</w:t>
      </w:r>
      <w:bookmarkEnd w:id="176"/>
    </w:p>
    <w:p w14:paraId="3CA0A2AA" w14:textId="656225B9" w:rsidR="00DC268F" w:rsidRDefault="006866F5" w:rsidP="00CA7099">
      <w:pPr>
        <w:rPr>
          <w:lang w:bidi="te-IN"/>
        </w:rPr>
      </w:pPr>
      <w:r w:rsidRPr="00AA4D86">
        <w:rPr>
          <w:lang w:bidi="te-IN"/>
        </w:rPr>
        <w:t xml:space="preserve">The design of the Application Create BP and Change BP will be almost the same however some fields in Application Change BP will not be changeable (see chapter </w:t>
      </w:r>
      <w:r w:rsidRPr="002D095C">
        <w:rPr>
          <w:rFonts w:eastAsia="Calibri"/>
          <w:color w:val="0000FF"/>
          <w:szCs w:val="22"/>
          <w:u w:val="single"/>
          <w:lang w:bidi="te-IN"/>
        </w:rPr>
        <w:fldChar w:fldCharType="begin"/>
      </w:r>
      <w:r w:rsidRPr="002D095C">
        <w:rPr>
          <w:rFonts w:eastAsia="Calibri"/>
          <w:color w:val="0000FF"/>
          <w:szCs w:val="22"/>
          <w:u w:val="single"/>
          <w:lang w:bidi="te-IN"/>
        </w:rPr>
        <w:instrText xml:space="preserve"> REF _Ref225322464 \r \h </w:instrText>
      </w:r>
      <w:r w:rsidR="003458DA">
        <w:rPr>
          <w:rFonts w:eastAsia="Calibri"/>
          <w:color w:val="0000FF"/>
          <w:szCs w:val="22"/>
          <w:u w:val="single"/>
          <w:lang w:bidi="te-IN"/>
        </w:rPr>
        <w:instrText xml:space="preserve"> \* MERGEFORMAT </w:instrText>
      </w:r>
      <w:r w:rsidRPr="002D095C">
        <w:rPr>
          <w:rFonts w:eastAsia="Calibri"/>
          <w:color w:val="0000FF"/>
          <w:szCs w:val="22"/>
          <w:u w:val="single"/>
          <w:lang w:bidi="te-IN"/>
        </w:rPr>
      </w:r>
      <w:r w:rsidRPr="002D095C">
        <w:rPr>
          <w:rFonts w:eastAsia="Calibri"/>
          <w:color w:val="0000FF"/>
          <w:szCs w:val="22"/>
          <w:u w:val="single"/>
          <w:lang w:bidi="te-IN"/>
        </w:rPr>
        <w:fldChar w:fldCharType="separate"/>
      </w:r>
      <w:r w:rsidR="00407C25" w:rsidRPr="002D095C">
        <w:rPr>
          <w:rFonts w:eastAsia="Calibri"/>
          <w:color w:val="0000FF"/>
          <w:szCs w:val="22"/>
          <w:u w:val="single"/>
          <w:lang w:bidi="te-IN"/>
        </w:rPr>
        <w:t>4.4.</w:t>
      </w:r>
      <w:r w:rsidRPr="002D095C">
        <w:rPr>
          <w:rFonts w:eastAsia="Calibri"/>
          <w:color w:val="0000FF"/>
          <w:szCs w:val="22"/>
          <w:u w:val="single"/>
          <w:lang w:bidi="te-IN"/>
        </w:rPr>
        <w:t>1</w:t>
      </w:r>
      <w:r w:rsidRPr="002D095C">
        <w:rPr>
          <w:rFonts w:eastAsia="Calibri"/>
          <w:color w:val="0000FF"/>
          <w:szCs w:val="22"/>
          <w:u w:val="single"/>
          <w:lang w:bidi="te-IN"/>
        </w:rPr>
        <w:fldChar w:fldCharType="end"/>
      </w:r>
      <w:r w:rsidRPr="00AA4D86">
        <w:rPr>
          <w:lang w:bidi="te-IN"/>
        </w:rPr>
        <w:t>)</w:t>
      </w:r>
      <w:r w:rsidR="00C17468">
        <w:rPr>
          <w:lang w:bidi="te-IN"/>
        </w:rPr>
        <w:t>.</w:t>
      </w:r>
    </w:p>
    <w:p w14:paraId="2D254212" w14:textId="77777777" w:rsidR="00947B01" w:rsidRDefault="00947B01" w:rsidP="00CA7099">
      <w:pPr>
        <w:rPr>
          <w:lang w:bidi="te-IN"/>
        </w:rPr>
      </w:pPr>
    </w:p>
    <w:p w14:paraId="5694A114" w14:textId="5D398F95" w:rsidR="008C3467" w:rsidRPr="00AA4D86" w:rsidRDefault="000E3CC7" w:rsidP="00CA7099">
      <w:pPr>
        <w:rPr>
          <w:lang w:bidi="te-IN"/>
        </w:rPr>
      </w:pPr>
      <w:r w:rsidRPr="00AA4D86">
        <w:rPr>
          <w:lang w:bidi="te-IN"/>
        </w:rPr>
        <w:t xml:space="preserve">Application </w:t>
      </w:r>
      <w:r w:rsidR="005C5500" w:rsidRPr="00AA4D86">
        <w:rPr>
          <w:lang w:bidi="te-IN"/>
        </w:rPr>
        <w:t>will be designed as follows:</w:t>
      </w:r>
    </w:p>
    <w:p w14:paraId="1E7E0529" w14:textId="4A910527" w:rsidR="00370EFB" w:rsidRPr="00AA4D86" w:rsidRDefault="00E77D09" w:rsidP="005D1801">
      <w:pPr>
        <w:keepNext/>
      </w:pPr>
      <w:r w:rsidRPr="00E77D09">
        <w:rPr>
          <w:noProof/>
        </w:rPr>
        <w:lastRenderedPageBreak/>
        <w:drawing>
          <wp:inline distT="0" distB="0" distL="0" distR="0" wp14:anchorId="5FA23C36" wp14:editId="41921C70">
            <wp:extent cx="3760967" cy="8431019"/>
            <wp:effectExtent l="0" t="0" r="0" b="0"/>
            <wp:docPr id="538002497"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70955" cy="8453410"/>
                    </a:xfrm>
                    <a:prstGeom prst="rect">
                      <a:avLst/>
                    </a:prstGeom>
                    <a:noFill/>
                    <a:ln>
                      <a:noFill/>
                    </a:ln>
                  </pic:spPr>
                </pic:pic>
              </a:graphicData>
            </a:graphic>
          </wp:inline>
        </w:drawing>
      </w:r>
      <w:r w:rsidR="00505654" w:rsidRPr="00505654" w:rsidDel="00505654">
        <w:t xml:space="preserve"> </w:t>
      </w:r>
    </w:p>
    <w:p w14:paraId="3204B212" w14:textId="5CE63EE5" w:rsidR="005C5500" w:rsidRPr="00AA4D86" w:rsidRDefault="00370EFB" w:rsidP="005D1801">
      <w:pPr>
        <w:pStyle w:val="Titulek"/>
        <w:jc w:val="both"/>
        <w:rPr>
          <w:lang w:bidi="te-IN"/>
        </w:rPr>
      </w:pPr>
      <w:r w:rsidRPr="00AA4D86">
        <w:t xml:space="preserve">Figure </w:t>
      </w:r>
      <w:r w:rsidRPr="00AA4D86">
        <w:fldChar w:fldCharType="begin"/>
      </w:r>
      <w:r w:rsidRPr="00AA4D86">
        <w:instrText xml:space="preserve"> SEQ Figure \* ARABIC </w:instrText>
      </w:r>
      <w:r w:rsidRPr="00AA4D86">
        <w:fldChar w:fldCharType="separate"/>
      </w:r>
      <w:r w:rsidR="00850D8E">
        <w:rPr>
          <w:noProof/>
        </w:rPr>
        <w:t>19</w:t>
      </w:r>
      <w:r w:rsidRPr="00AA4D86">
        <w:fldChar w:fldCharType="end"/>
      </w:r>
      <w:r w:rsidRPr="00AA4D86">
        <w:t>: Application Create BP</w:t>
      </w:r>
    </w:p>
    <w:p w14:paraId="565D392F" w14:textId="0E367C63" w:rsidR="00850D8E" w:rsidRDefault="00850D8E" w:rsidP="00014C19">
      <w:pPr>
        <w:rPr>
          <w:lang w:bidi="te-IN"/>
        </w:rPr>
      </w:pPr>
      <w:r>
        <w:rPr>
          <w:lang w:bidi="te-IN"/>
        </w:rPr>
        <w:lastRenderedPageBreak/>
        <w:t xml:space="preserve">Section for </w:t>
      </w:r>
      <w:r w:rsidR="00B06EE0">
        <w:rPr>
          <w:lang w:bidi="te-IN"/>
        </w:rPr>
        <w:t xml:space="preserve">alphabet-specific </w:t>
      </w:r>
      <w:r>
        <w:rPr>
          <w:lang w:bidi="te-IN"/>
        </w:rPr>
        <w:t xml:space="preserve">address detail will appear after pushing the button “+” in section “Address </w:t>
      </w:r>
      <w:r w:rsidR="0022241E">
        <w:rPr>
          <w:lang w:bidi="te-IN"/>
        </w:rPr>
        <w:t>variants</w:t>
      </w:r>
      <w:r>
        <w:rPr>
          <w:lang w:bidi="te-IN"/>
        </w:rPr>
        <w:t xml:space="preserve">”. In this section, user must choose </w:t>
      </w:r>
      <w:r w:rsidR="00C263BC">
        <w:rPr>
          <w:lang w:bidi="te-IN"/>
        </w:rPr>
        <w:t xml:space="preserve">the alphabet </w:t>
      </w:r>
      <w:r>
        <w:rPr>
          <w:lang w:bidi="te-IN"/>
        </w:rPr>
        <w:t xml:space="preserve">in which will be the address </w:t>
      </w:r>
      <w:r w:rsidR="00307515">
        <w:rPr>
          <w:lang w:bidi="te-IN"/>
        </w:rPr>
        <w:t xml:space="preserve">variant </w:t>
      </w:r>
      <w:r>
        <w:rPr>
          <w:lang w:bidi="te-IN"/>
        </w:rPr>
        <w:t>maintained.</w:t>
      </w:r>
    </w:p>
    <w:p w14:paraId="62633DCD" w14:textId="77777777" w:rsidR="00850D8E" w:rsidRDefault="00850D8E" w:rsidP="00014C19">
      <w:pPr>
        <w:rPr>
          <w:lang w:bidi="te-IN"/>
        </w:rPr>
      </w:pPr>
    </w:p>
    <w:p w14:paraId="3AA9B03D" w14:textId="5B4E8D59" w:rsidR="00850D8E" w:rsidRDefault="00FD3846" w:rsidP="009F3308">
      <w:pPr>
        <w:keepNext/>
      </w:pPr>
      <w:r w:rsidRPr="00FD3846">
        <w:rPr>
          <w:noProof/>
          <w:lang w:bidi="te-IN"/>
        </w:rPr>
        <w:drawing>
          <wp:inline distT="0" distB="0" distL="0" distR="0" wp14:anchorId="6CE3369A" wp14:editId="018D5835">
            <wp:extent cx="3792773" cy="2433606"/>
            <wp:effectExtent l="0" t="0" r="0" b="5080"/>
            <wp:docPr id="1006948799"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29235" cy="2457002"/>
                    </a:xfrm>
                    <a:prstGeom prst="rect">
                      <a:avLst/>
                    </a:prstGeom>
                    <a:noFill/>
                    <a:ln>
                      <a:noFill/>
                    </a:ln>
                  </pic:spPr>
                </pic:pic>
              </a:graphicData>
            </a:graphic>
          </wp:inline>
        </w:drawing>
      </w:r>
      <w:r w:rsidR="00AC7B73" w:rsidRPr="00AC7B73" w:rsidDel="00AC7B73">
        <w:rPr>
          <w:lang w:bidi="te-IN"/>
        </w:rPr>
        <w:t xml:space="preserve"> </w:t>
      </w:r>
    </w:p>
    <w:p w14:paraId="4AF5241A" w14:textId="6F916FB0" w:rsidR="00850D8E" w:rsidRDefault="00850D8E" w:rsidP="009F3308">
      <w:pPr>
        <w:pStyle w:val="Titulek"/>
        <w:jc w:val="both"/>
        <w:rPr>
          <w:lang w:bidi="te-IN"/>
        </w:rPr>
      </w:pPr>
      <w:r>
        <w:t xml:space="preserve">Figure </w:t>
      </w:r>
      <w:r>
        <w:fldChar w:fldCharType="begin"/>
      </w:r>
      <w:r>
        <w:instrText xml:space="preserve"> SEQ Figure \* ARABIC </w:instrText>
      </w:r>
      <w:r>
        <w:fldChar w:fldCharType="separate"/>
      </w:r>
      <w:r>
        <w:rPr>
          <w:noProof/>
        </w:rPr>
        <w:t>20</w:t>
      </w:r>
      <w:r>
        <w:fldChar w:fldCharType="end"/>
      </w:r>
      <w:r>
        <w:t xml:space="preserve">: </w:t>
      </w:r>
      <w:r w:rsidR="00B06EE0">
        <w:t>A</w:t>
      </w:r>
      <w:r>
        <w:t xml:space="preserve">ddress </w:t>
      </w:r>
      <w:r w:rsidR="00DD3788">
        <w:t xml:space="preserve">variant </w:t>
      </w:r>
      <w:r>
        <w:t>detail</w:t>
      </w:r>
    </w:p>
    <w:p w14:paraId="1489167D" w14:textId="77777777" w:rsidR="00850D8E" w:rsidRDefault="00850D8E" w:rsidP="00014C19">
      <w:pPr>
        <w:rPr>
          <w:lang w:bidi="te-IN"/>
        </w:rPr>
      </w:pPr>
    </w:p>
    <w:p w14:paraId="6657EEA1" w14:textId="5F8A43F0" w:rsidR="00014C19" w:rsidRPr="00AA4D86" w:rsidRDefault="00014C19" w:rsidP="00014C19">
      <w:pPr>
        <w:rPr>
          <w:lang w:bidi="te-IN"/>
        </w:rPr>
      </w:pPr>
      <w:r w:rsidRPr="00AA4D86">
        <w:rPr>
          <w:lang w:bidi="te-IN"/>
        </w:rPr>
        <w:t>Fields:</w:t>
      </w:r>
    </w:p>
    <w:p w14:paraId="566A7C9D" w14:textId="361E9A46" w:rsidR="00014C19" w:rsidRPr="00AA4D86" w:rsidRDefault="00014C19" w:rsidP="00014C19">
      <w:pPr>
        <w:pStyle w:val="Odstavecseseznamem"/>
        <w:numPr>
          <w:ilvl w:val="0"/>
          <w:numId w:val="124"/>
        </w:numPr>
        <w:rPr>
          <w:lang w:bidi="te-IN"/>
        </w:rPr>
      </w:pPr>
      <w:r w:rsidRPr="00AA4D86">
        <w:rPr>
          <w:lang w:bidi="te-IN"/>
        </w:rPr>
        <w:t>“Requesting country” will be prefilled according to user’s country settings. Change of this fields will be restricted by roles.</w:t>
      </w:r>
    </w:p>
    <w:p w14:paraId="4E3B82FA" w14:textId="3A5EB072" w:rsidR="00014C19" w:rsidRPr="00AA4D86" w:rsidRDefault="00014C19">
      <w:pPr>
        <w:pStyle w:val="Odstavecseseznamem"/>
        <w:numPr>
          <w:ilvl w:val="0"/>
          <w:numId w:val="124"/>
        </w:numPr>
        <w:rPr>
          <w:lang w:bidi="te-IN"/>
        </w:rPr>
      </w:pPr>
      <w:r w:rsidRPr="00AA4D86">
        <w:rPr>
          <w:lang w:bidi="te-IN"/>
        </w:rPr>
        <w:t>“Created by” will be prefilled according to user, who creates the request. For BE request there will be technical users.</w:t>
      </w:r>
    </w:p>
    <w:p w14:paraId="5C1C98E5" w14:textId="71552D94" w:rsidR="00014C19" w:rsidRPr="00AA4D86" w:rsidRDefault="0041155A">
      <w:pPr>
        <w:pStyle w:val="Odstavecseseznamem"/>
        <w:numPr>
          <w:ilvl w:val="0"/>
          <w:numId w:val="124"/>
        </w:numPr>
        <w:rPr>
          <w:lang w:bidi="te-IN"/>
        </w:rPr>
      </w:pPr>
      <w:r w:rsidRPr="00AA4D86">
        <w:rPr>
          <w:lang w:bidi="te-IN"/>
        </w:rPr>
        <w:t>“</w:t>
      </w:r>
      <w:r w:rsidR="00014C19" w:rsidRPr="00AA4D86">
        <w:rPr>
          <w:lang w:bidi="te-IN"/>
        </w:rPr>
        <w:t>Language</w:t>
      </w:r>
      <w:r w:rsidRPr="00AA4D86">
        <w:rPr>
          <w:lang w:bidi="te-IN"/>
        </w:rPr>
        <w:t>”</w:t>
      </w:r>
      <w:r w:rsidR="00014C19" w:rsidRPr="00AA4D86">
        <w:rPr>
          <w:lang w:bidi="te-IN"/>
        </w:rPr>
        <w:t xml:space="preserve"> will be prefilled according to program logic for CZ/SK countries:</w:t>
      </w:r>
    </w:p>
    <w:p w14:paraId="50226E7E" w14:textId="1D926031" w:rsidR="00014C19" w:rsidRPr="00AA4D86" w:rsidRDefault="00014C19">
      <w:pPr>
        <w:pStyle w:val="Odstavecseseznamem"/>
        <w:numPr>
          <w:ilvl w:val="1"/>
          <w:numId w:val="124"/>
        </w:numPr>
        <w:rPr>
          <w:lang w:bidi="te-IN"/>
        </w:rPr>
      </w:pPr>
      <w:r w:rsidRPr="00AA4D86">
        <w:rPr>
          <w:lang w:bidi="te-IN"/>
        </w:rPr>
        <w:t>If a company registration address is in CZ – language CS</w:t>
      </w:r>
    </w:p>
    <w:p w14:paraId="53F5C7CA" w14:textId="22B98FDD" w:rsidR="00014C19" w:rsidRPr="00AA4D86" w:rsidRDefault="00014C19">
      <w:pPr>
        <w:pStyle w:val="Odstavecseseznamem"/>
        <w:numPr>
          <w:ilvl w:val="1"/>
          <w:numId w:val="124"/>
        </w:numPr>
        <w:rPr>
          <w:lang w:bidi="te-IN"/>
        </w:rPr>
      </w:pPr>
      <w:r w:rsidRPr="00AA4D86">
        <w:rPr>
          <w:lang w:bidi="te-IN"/>
        </w:rPr>
        <w:t>If a company registration address is in SK – language SK</w:t>
      </w:r>
    </w:p>
    <w:p w14:paraId="6333DE67" w14:textId="6CE2E20D" w:rsidR="005C5500" w:rsidRPr="00AA4D86" w:rsidRDefault="00014C19" w:rsidP="005D1801">
      <w:pPr>
        <w:pStyle w:val="Odstavecseseznamem"/>
        <w:numPr>
          <w:ilvl w:val="1"/>
          <w:numId w:val="124"/>
        </w:numPr>
        <w:rPr>
          <w:lang w:bidi="te-IN"/>
        </w:rPr>
      </w:pPr>
      <w:r w:rsidRPr="00AA4D86">
        <w:rPr>
          <w:lang w:bidi="te-IN"/>
        </w:rPr>
        <w:t>If a company registration address is not CZ or SK</w:t>
      </w:r>
      <w:r w:rsidRPr="00AA4D86">
        <w:rPr>
          <w:lang w:bidi="te-IN"/>
        </w:rPr>
        <w:tab/>
        <w:t>– language EN</w:t>
      </w:r>
    </w:p>
    <w:p w14:paraId="3233720B" w14:textId="77777777" w:rsidR="00B74344" w:rsidRPr="00AA4D86" w:rsidRDefault="00B74344" w:rsidP="00CA7099">
      <w:pPr>
        <w:rPr>
          <w:lang w:bidi="te-IN"/>
        </w:rPr>
      </w:pPr>
    </w:p>
    <w:p w14:paraId="75BC645D" w14:textId="5403F75A" w:rsidR="008C3467" w:rsidRPr="00AA4D86" w:rsidRDefault="0099619D" w:rsidP="00CA7099">
      <w:pPr>
        <w:rPr>
          <w:lang w:bidi="te-IN"/>
        </w:rPr>
      </w:pPr>
      <w:r w:rsidRPr="00AA4D86">
        <w:rPr>
          <w:lang w:bidi="te-IN"/>
        </w:rPr>
        <w:t xml:space="preserve">User will be </w:t>
      </w:r>
      <w:r w:rsidR="00DA5E8B" w:rsidRPr="00AA4D86">
        <w:rPr>
          <w:lang w:bidi="te-IN"/>
        </w:rPr>
        <w:t>able to:</w:t>
      </w:r>
    </w:p>
    <w:p w14:paraId="2488A4E1" w14:textId="61313497" w:rsidR="00DA5E8B" w:rsidRPr="00AA4D86" w:rsidRDefault="00925DD9" w:rsidP="00DA5E8B">
      <w:pPr>
        <w:pStyle w:val="Odstavecseseznamem"/>
        <w:numPr>
          <w:ilvl w:val="0"/>
          <w:numId w:val="125"/>
        </w:numPr>
        <w:rPr>
          <w:lang w:bidi="te-IN"/>
        </w:rPr>
      </w:pPr>
      <w:r w:rsidRPr="00AA4D86">
        <w:rPr>
          <w:lang w:bidi="te-IN"/>
        </w:rPr>
        <w:t xml:space="preserve">Save draft </w:t>
      </w:r>
      <w:r w:rsidR="007C150D" w:rsidRPr="00AA4D86">
        <w:rPr>
          <w:lang w:bidi="te-IN"/>
        </w:rPr>
        <w:t>–</w:t>
      </w:r>
      <w:r w:rsidR="000F06D1" w:rsidRPr="00AA4D86">
        <w:rPr>
          <w:lang w:bidi="te-IN"/>
        </w:rPr>
        <w:t xml:space="preserve"> save </w:t>
      </w:r>
      <w:r w:rsidR="00615EBE" w:rsidRPr="00AA4D86">
        <w:rPr>
          <w:lang w:bidi="te-IN"/>
        </w:rPr>
        <w:t>currently</w:t>
      </w:r>
      <w:r w:rsidR="002B6867" w:rsidRPr="003A6C00">
        <w:rPr>
          <w:lang w:bidi="te-IN"/>
        </w:rPr>
        <w:t xml:space="preserve"> </w:t>
      </w:r>
      <w:r w:rsidR="00077E5B" w:rsidRPr="003A6C00">
        <w:rPr>
          <w:lang w:bidi="te-IN"/>
        </w:rPr>
        <w:t>edited</w:t>
      </w:r>
      <w:r w:rsidR="002C1A43" w:rsidRPr="003A6C00">
        <w:rPr>
          <w:lang w:bidi="te-IN"/>
        </w:rPr>
        <w:t xml:space="preserve"> </w:t>
      </w:r>
      <w:r w:rsidR="00884260" w:rsidRPr="003A6C00">
        <w:rPr>
          <w:lang w:bidi="te-IN"/>
        </w:rPr>
        <w:t>re</w:t>
      </w:r>
      <w:r w:rsidR="00D57AF6" w:rsidRPr="003A6C00">
        <w:rPr>
          <w:lang w:bidi="te-IN"/>
        </w:rPr>
        <w:t>quest</w:t>
      </w:r>
      <w:r w:rsidR="003B17B4" w:rsidRPr="003A6C00">
        <w:rPr>
          <w:lang w:bidi="te-IN"/>
        </w:rPr>
        <w:t xml:space="preserve"> </w:t>
      </w:r>
      <w:r w:rsidR="0056068D" w:rsidRPr="003A6C00">
        <w:rPr>
          <w:lang w:bidi="te-IN"/>
        </w:rPr>
        <w:t>to complete it later</w:t>
      </w:r>
    </w:p>
    <w:p w14:paraId="5EEF67D9" w14:textId="53F07DCD" w:rsidR="00B31E70" w:rsidRPr="00AA4D86" w:rsidRDefault="00383210" w:rsidP="00DA5E8B">
      <w:pPr>
        <w:pStyle w:val="Odstavecseseznamem"/>
        <w:numPr>
          <w:ilvl w:val="0"/>
          <w:numId w:val="125"/>
        </w:numPr>
        <w:rPr>
          <w:lang w:bidi="te-IN"/>
        </w:rPr>
      </w:pPr>
      <w:r w:rsidRPr="00AA4D86">
        <w:rPr>
          <w:lang w:bidi="te-IN"/>
        </w:rPr>
        <w:t xml:space="preserve">Submit </w:t>
      </w:r>
      <w:r w:rsidR="000E7FB2" w:rsidRPr="00AA4D86">
        <w:rPr>
          <w:lang w:bidi="te-IN"/>
        </w:rPr>
        <w:t>(</w:t>
      </w:r>
      <w:r w:rsidRPr="00AA4D86">
        <w:rPr>
          <w:lang w:bidi="te-IN"/>
        </w:rPr>
        <w:t>request</w:t>
      </w:r>
      <w:r w:rsidR="000E7FB2" w:rsidRPr="00AA4D86">
        <w:rPr>
          <w:lang w:bidi="te-IN"/>
        </w:rPr>
        <w:t>)</w:t>
      </w:r>
      <w:r w:rsidR="00D50876" w:rsidRPr="00AA4D86">
        <w:rPr>
          <w:lang w:bidi="te-IN"/>
        </w:rPr>
        <w:t xml:space="preserve"> </w:t>
      </w:r>
      <w:r w:rsidR="00B31E70" w:rsidRPr="00AA4D86">
        <w:rPr>
          <w:lang w:bidi="te-IN"/>
        </w:rPr>
        <w:t>–</w:t>
      </w:r>
      <w:r w:rsidR="000E7FB2" w:rsidRPr="00AA4D86">
        <w:rPr>
          <w:lang w:bidi="te-IN"/>
        </w:rPr>
        <w:t xml:space="preserve"> </w:t>
      </w:r>
      <w:r w:rsidR="00A323A3" w:rsidRPr="00AA4D86">
        <w:rPr>
          <w:lang w:bidi="te-IN"/>
        </w:rPr>
        <w:t xml:space="preserve">release the request </w:t>
      </w:r>
      <w:r w:rsidR="00F0663C" w:rsidRPr="00AA4D86">
        <w:rPr>
          <w:lang w:bidi="te-IN"/>
        </w:rPr>
        <w:t>for further processing</w:t>
      </w:r>
    </w:p>
    <w:p w14:paraId="616D7E02" w14:textId="6B9C380F" w:rsidR="0099619D" w:rsidRPr="00AA4D86" w:rsidRDefault="00B31E70" w:rsidP="00CA7099">
      <w:pPr>
        <w:pStyle w:val="Odstavecseseznamem"/>
        <w:numPr>
          <w:ilvl w:val="0"/>
          <w:numId w:val="125"/>
        </w:numPr>
        <w:rPr>
          <w:lang w:bidi="te-IN"/>
        </w:rPr>
      </w:pPr>
      <w:r w:rsidRPr="00AA4D86">
        <w:rPr>
          <w:lang w:bidi="te-IN"/>
        </w:rPr>
        <w:t xml:space="preserve">Discard the request by </w:t>
      </w:r>
      <w:r w:rsidR="002E7A51" w:rsidRPr="00AA4D86">
        <w:rPr>
          <w:lang w:bidi="te-IN"/>
        </w:rPr>
        <w:t xml:space="preserve">closing the </w:t>
      </w:r>
      <w:r w:rsidR="00A06F10" w:rsidRPr="00AA4D86">
        <w:rPr>
          <w:lang w:bidi="te-IN"/>
        </w:rPr>
        <w:t>applicat</w:t>
      </w:r>
      <w:r w:rsidR="00F0663C" w:rsidRPr="00AA4D86">
        <w:rPr>
          <w:lang w:bidi="te-IN"/>
        </w:rPr>
        <w:t>i</w:t>
      </w:r>
      <w:r w:rsidR="00A06F10" w:rsidRPr="00AA4D86">
        <w:rPr>
          <w:lang w:bidi="te-IN"/>
        </w:rPr>
        <w:t>on</w:t>
      </w:r>
      <w:r w:rsidR="00D50876" w:rsidRPr="00AA4D86">
        <w:rPr>
          <w:lang w:bidi="te-IN"/>
        </w:rPr>
        <w:t xml:space="preserve"> </w:t>
      </w:r>
    </w:p>
    <w:p w14:paraId="5D7DD380" w14:textId="77777777" w:rsidR="0099619D" w:rsidRPr="00AA4D86" w:rsidRDefault="0099619D" w:rsidP="00CA7099">
      <w:pPr>
        <w:rPr>
          <w:lang w:bidi="te-IN"/>
        </w:rPr>
      </w:pPr>
    </w:p>
    <w:p w14:paraId="1AC1E2DD" w14:textId="77777777" w:rsidR="0099619D" w:rsidRPr="00AA4D86" w:rsidRDefault="0099619D" w:rsidP="00CA7099">
      <w:pPr>
        <w:rPr>
          <w:lang w:bidi="te-IN"/>
        </w:rPr>
      </w:pPr>
    </w:p>
    <w:p w14:paraId="5005FB54" w14:textId="79C789C6" w:rsidR="00D64611" w:rsidRPr="00290341" w:rsidRDefault="008265A8" w:rsidP="00CA0534">
      <w:pPr>
        <w:pStyle w:val="Nadpis3"/>
        <w:rPr>
          <w:lang w:val="en-GB" w:bidi="te-IN"/>
        </w:rPr>
      </w:pPr>
      <w:r w:rsidRPr="00290341">
        <w:rPr>
          <w:lang w:val="en-GB" w:bidi="te-IN"/>
        </w:rPr>
        <w:t xml:space="preserve"> </w:t>
      </w:r>
      <w:bookmarkStart w:id="177" w:name="_Toc229586692"/>
      <w:r w:rsidR="00AA4D86" w:rsidRPr="00290341">
        <w:rPr>
          <w:lang w:val="en-GB" w:bidi="te-IN"/>
        </w:rPr>
        <w:t xml:space="preserve">Application </w:t>
      </w:r>
      <w:r w:rsidRPr="00290341">
        <w:rPr>
          <w:lang w:val="en-GB" w:bidi="te-IN"/>
        </w:rPr>
        <w:t>Display BP</w:t>
      </w:r>
      <w:bookmarkEnd w:id="177"/>
    </w:p>
    <w:p w14:paraId="72BDB250" w14:textId="77777777" w:rsidR="0018297E" w:rsidRDefault="006704A1" w:rsidP="007C6CB7">
      <w:pPr>
        <w:rPr>
          <w:lang w:bidi="te-IN"/>
        </w:rPr>
      </w:pPr>
      <w:r w:rsidRPr="006704A1">
        <w:rPr>
          <w:lang w:bidi="te-IN"/>
        </w:rPr>
        <w:t xml:space="preserve">Partner display application, shown in the picture below, will display all MDG data related to the GID including country specific data. All fields will be inactivated. </w:t>
      </w:r>
    </w:p>
    <w:p w14:paraId="1E905463" w14:textId="77777777" w:rsidR="0018297E" w:rsidRDefault="0018297E" w:rsidP="007C6CB7">
      <w:pPr>
        <w:rPr>
          <w:lang w:bidi="te-IN"/>
        </w:rPr>
      </w:pPr>
    </w:p>
    <w:p w14:paraId="11169437" w14:textId="3976A368" w:rsidR="007C2CFB" w:rsidRDefault="00A229A6" w:rsidP="003A6C00">
      <w:pPr>
        <w:keepNext/>
      </w:pPr>
      <w:r w:rsidRPr="00A229A6">
        <w:rPr>
          <w:noProof/>
        </w:rPr>
        <w:lastRenderedPageBreak/>
        <w:drawing>
          <wp:inline distT="0" distB="0" distL="0" distR="0" wp14:anchorId="2745DB37" wp14:editId="573435DA">
            <wp:extent cx="3783790" cy="4595854"/>
            <wp:effectExtent l="0" t="0" r="7620" b="0"/>
            <wp:docPr id="1078326366"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03667" cy="4619997"/>
                    </a:xfrm>
                    <a:prstGeom prst="rect">
                      <a:avLst/>
                    </a:prstGeom>
                    <a:noFill/>
                    <a:ln>
                      <a:noFill/>
                    </a:ln>
                  </pic:spPr>
                </pic:pic>
              </a:graphicData>
            </a:graphic>
          </wp:inline>
        </w:drawing>
      </w:r>
      <w:r w:rsidR="00CB450A" w:rsidRPr="00CB450A" w:rsidDel="00CB450A">
        <w:t xml:space="preserve"> </w:t>
      </w:r>
    </w:p>
    <w:p w14:paraId="551F77AC" w14:textId="68526E88" w:rsidR="006704A1" w:rsidRDefault="007C2CFB" w:rsidP="003A6C00">
      <w:pPr>
        <w:pStyle w:val="Titulek"/>
        <w:jc w:val="both"/>
        <w:rPr>
          <w:lang w:bidi="te-IN"/>
        </w:rPr>
      </w:pPr>
      <w:r>
        <w:t xml:space="preserve">Figure </w:t>
      </w:r>
      <w:r>
        <w:fldChar w:fldCharType="begin"/>
      </w:r>
      <w:r>
        <w:instrText xml:space="preserve"> SEQ Figure \* ARABIC </w:instrText>
      </w:r>
      <w:r>
        <w:fldChar w:fldCharType="separate"/>
      </w:r>
      <w:r w:rsidR="00850D8E">
        <w:rPr>
          <w:noProof/>
        </w:rPr>
        <w:t>21</w:t>
      </w:r>
      <w:r>
        <w:fldChar w:fldCharType="end"/>
      </w:r>
      <w:r>
        <w:t>: Application Display BP</w:t>
      </w:r>
    </w:p>
    <w:p w14:paraId="75798AE8" w14:textId="45071238" w:rsidR="00D2647D" w:rsidRDefault="00D2647D" w:rsidP="00D2647D">
      <w:pPr>
        <w:rPr>
          <w:lang w:bidi="te-IN"/>
        </w:rPr>
      </w:pPr>
      <w:r>
        <w:rPr>
          <w:lang w:bidi="te-IN"/>
        </w:rPr>
        <w:t xml:space="preserve">Section for address </w:t>
      </w:r>
      <w:r w:rsidR="00A80243">
        <w:rPr>
          <w:lang w:bidi="te-IN"/>
        </w:rPr>
        <w:t xml:space="preserve">variant </w:t>
      </w:r>
      <w:r>
        <w:rPr>
          <w:lang w:bidi="te-IN"/>
        </w:rPr>
        <w:t xml:space="preserve">detail will appear after selecting specific </w:t>
      </w:r>
      <w:r w:rsidR="0022241E">
        <w:rPr>
          <w:lang w:bidi="te-IN"/>
        </w:rPr>
        <w:t xml:space="preserve">“Nation” </w:t>
      </w:r>
      <w:r>
        <w:rPr>
          <w:lang w:bidi="te-IN"/>
        </w:rPr>
        <w:t xml:space="preserve">in section “Address </w:t>
      </w:r>
      <w:r w:rsidR="0022241E">
        <w:rPr>
          <w:lang w:bidi="te-IN"/>
        </w:rPr>
        <w:t>variants</w:t>
      </w:r>
      <w:r>
        <w:rPr>
          <w:lang w:bidi="te-IN"/>
        </w:rPr>
        <w:t xml:space="preserve">” </w:t>
      </w:r>
    </w:p>
    <w:p w14:paraId="7E717EB5" w14:textId="77777777" w:rsidR="0096249F" w:rsidRDefault="0096249F" w:rsidP="0096249F"/>
    <w:p w14:paraId="1BAA9B0F" w14:textId="3B52D31F" w:rsidR="00860B1E" w:rsidRDefault="00DD3788" w:rsidP="009F3308">
      <w:pPr>
        <w:keepNext/>
      </w:pPr>
      <w:r w:rsidRPr="00DD3788">
        <w:rPr>
          <w:noProof/>
        </w:rPr>
        <w:drawing>
          <wp:inline distT="0" distB="0" distL="0" distR="0" wp14:anchorId="41F127E9" wp14:editId="4F2C6544">
            <wp:extent cx="3768725" cy="1642586"/>
            <wp:effectExtent l="0" t="0" r="3175" b="0"/>
            <wp:docPr id="324163957"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83087" cy="1648846"/>
                    </a:xfrm>
                    <a:prstGeom prst="rect">
                      <a:avLst/>
                    </a:prstGeom>
                    <a:noFill/>
                    <a:ln>
                      <a:noFill/>
                    </a:ln>
                  </pic:spPr>
                </pic:pic>
              </a:graphicData>
            </a:graphic>
          </wp:inline>
        </w:drawing>
      </w:r>
      <w:r w:rsidR="00E149BE" w:rsidRPr="00E149BE" w:rsidDel="00826D70">
        <w:t xml:space="preserve"> </w:t>
      </w:r>
    </w:p>
    <w:p w14:paraId="35FA3FF9" w14:textId="737A31DD" w:rsidR="0096249F" w:rsidRPr="0096249F" w:rsidRDefault="00860B1E" w:rsidP="00860B1E">
      <w:pPr>
        <w:pStyle w:val="Titulek"/>
        <w:jc w:val="both"/>
      </w:pPr>
      <w:r>
        <w:t xml:space="preserve">Figure </w:t>
      </w:r>
      <w:r>
        <w:fldChar w:fldCharType="begin"/>
      </w:r>
      <w:r>
        <w:instrText xml:space="preserve"> SEQ Figure \* ARABIC </w:instrText>
      </w:r>
      <w:r>
        <w:fldChar w:fldCharType="separate"/>
      </w:r>
      <w:r w:rsidR="00850D8E">
        <w:rPr>
          <w:noProof/>
        </w:rPr>
        <w:t>22</w:t>
      </w:r>
      <w:r>
        <w:fldChar w:fldCharType="end"/>
      </w:r>
      <w:r>
        <w:t xml:space="preserve">: Address </w:t>
      </w:r>
      <w:r w:rsidR="00DD3788">
        <w:t xml:space="preserve">variant </w:t>
      </w:r>
      <w:r>
        <w:t>detail</w:t>
      </w:r>
    </w:p>
    <w:p w14:paraId="54EE72A2" w14:textId="77777777" w:rsidR="00D2647D" w:rsidRPr="00290341" w:rsidRDefault="00D2647D" w:rsidP="00D2647D">
      <w:pPr>
        <w:rPr>
          <w:lang w:bidi="te-IN"/>
        </w:rPr>
      </w:pPr>
      <w:r w:rsidRPr="006704A1">
        <w:rPr>
          <w:lang w:bidi="te-IN"/>
        </w:rPr>
        <w:t>Section for “Country specific details” will appear after selecting specific country in section “</w:t>
      </w:r>
      <w:r>
        <w:rPr>
          <w:lang w:bidi="te-IN"/>
        </w:rPr>
        <w:t>C</w:t>
      </w:r>
      <w:r w:rsidRPr="006704A1">
        <w:rPr>
          <w:lang w:bidi="te-IN"/>
        </w:rPr>
        <w:t>ountry specific data overview”.</w:t>
      </w:r>
    </w:p>
    <w:p w14:paraId="3EEADBE9" w14:textId="77777777" w:rsidR="00AC5346" w:rsidRDefault="00AC5346" w:rsidP="00AC5346">
      <w:pPr>
        <w:rPr>
          <w:lang w:bidi="te-IN"/>
        </w:rPr>
      </w:pPr>
    </w:p>
    <w:p w14:paraId="6012D627" w14:textId="31D7D0D0" w:rsidR="00D2647D" w:rsidRDefault="002C043A" w:rsidP="009F3308">
      <w:pPr>
        <w:keepNext/>
      </w:pPr>
      <w:r w:rsidRPr="002C043A">
        <w:rPr>
          <w:noProof/>
          <w:lang w:bidi="te-IN"/>
        </w:rPr>
        <w:lastRenderedPageBreak/>
        <w:drawing>
          <wp:inline distT="0" distB="0" distL="0" distR="0" wp14:anchorId="7D4546AE" wp14:editId="504F8EE3">
            <wp:extent cx="3792220" cy="2337951"/>
            <wp:effectExtent l="0" t="0" r="0" b="5715"/>
            <wp:docPr id="5647470"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2609" cy="2350521"/>
                    </a:xfrm>
                    <a:prstGeom prst="rect">
                      <a:avLst/>
                    </a:prstGeom>
                    <a:noFill/>
                    <a:ln>
                      <a:noFill/>
                    </a:ln>
                  </pic:spPr>
                </pic:pic>
              </a:graphicData>
            </a:graphic>
          </wp:inline>
        </w:drawing>
      </w:r>
      <w:r w:rsidR="00494E30" w:rsidRPr="00494E30" w:rsidDel="00494E30">
        <w:rPr>
          <w:lang w:bidi="te-IN"/>
        </w:rPr>
        <w:t xml:space="preserve"> </w:t>
      </w:r>
    </w:p>
    <w:p w14:paraId="0FCD96D6" w14:textId="26446537" w:rsidR="00860B1E" w:rsidRDefault="00D2647D" w:rsidP="009F3308">
      <w:pPr>
        <w:pStyle w:val="Titulek"/>
        <w:jc w:val="both"/>
        <w:rPr>
          <w:lang w:bidi="te-IN"/>
        </w:rPr>
      </w:pPr>
      <w:r>
        <w:t xml:space="preserve">Figure </w:t>
      </w:r>
      <w:r>
        <w:fldChar w:fldCharType="begin"/>
      </w:r>
      <w:r>
        <w:instrText xml:space="preserve"> SEQ Figure \* ARABIC </w:instrText>
      </w:r>
      <w:r>
        <w:fldChar w:fldCharType="separate"/>
      </w:r>
      <w:r w:rsidR="00850D8E">
        <w:rPr>
          <w:noProof/>
        </w:rPr>
        <w:t>23</w:t>
      </w:r>
      <w:r>
        <w:fldChar w:fldCharType="end"/>
      </w:r>
      <w:r>
        <w:t>: Country specific detail</w:t>
      </w:r>
    </w:p>
    <w:p w14:paraId="28F4EE68" w14:textId="77777777" w:rsidR="00860B1E" w:rsidRPr="003A6C00" w:rsidRDefault="00860B1E" w:rsidP="00AC5346">
      <w:pPr>
        <w:rPr>
          <w:lang w:bidi="te-IN"/>
        </w:rPr>
      </w:pPr>
    </w:p>
    <w:p w14:paraId="6D906CDD" w14:textId="6D03505C" w:rsidR="009C484C" w:rsidRPr="003A6C00" w:rsidRDefault="00056663" w:rsidP="00CA0534">
      <w:pPr>
        <w:pStyle w:val="Nadpis3"/>
        <w:rPr>
          <w:lang w:val="en-GB" w:bidi="te-IN"/>
        </w:rPr>
      </w:pPr>
      <w:bookmarkStart w:id="178" w:name="_Toc229586693"/>
      <w:r w:rsidRPr="003A6C00">
        <w:rPr>
          <w:lang w:val="en-GB" w:bidi="te-IN"/>
        </w:rPr>
        <w:t xml:space="preserve">Application </w:t>
      </w:r>
      <w:r w:rsidR="00E23785" w:rsidRPr="003A6C00">
        <w:rPr>
          <w:lang w:val="en-GB" w:bidi="te-IN"/>
        </w:rPr>
        <w:t xml:space="preserve">Search </w:t>
      </w:r>
      <w:r w:rsidR="008960C7" w:rsidRPr="003A6C00">
        <w:rPr>
          <w:lang w:val="en-GB" w:bidi="te-IN"/>
        </w:rPr>
        <w:t>requests</w:t>
      </w:r>
      <w:bookmarkEnd w:id="178"/>
      <w:r w:rsidR="008960C7" w:rsidRPr="003A6C00">
        <w:rPr>
          <w:lang w:val="en-GB" w:bidi="te-IN"/>
        </w:rPr>
        <w:t xml:space="preserve"> </w:t>
      </w:r>
    </w:p>
    <w:p w14:paraId="5996432B" w14:textId="767E4761" w:rsidR="001254DF" w:rsidRPr="00E275BD" w:rsidRDefault="001254DF" w:rsidP="001254DF">
      <w:r>
        <w:t>The</w:t>
      </w:r>
      <w:r w:rsidRPr="002A5A64">
        <w:t xml:space="preserve"> </w:t>
      </w:r>
      <w:r>
        <w:t>a</w:t>
      </w:r>
      <w:r w:rsidRPr="002A5A64">
        <w:t xml:space="preserve">pplication Search </w:t>
      </w:r>
      <w:r>
        <w:t>requests will be designed as follows:</w:t>
      </w:r>
    </w:p>
    <w:p w14:paraId="1BD0CDCE" w14:textId="26DB9672" w:rsidR="00DC03B8" w:rsidRDefault="006D0F4D" w:rsidP="003A6C00">
      <w:pPr>
        <w:keepNext/>
      </w:pPr>
      <w:r w:rsidRPr="006D0F4D">
        <w:rPr>
          <w:noProof/>
        </w:rPr>
        <w:drawing>
          <wp:inline distT="0" distB="0" distL="0" distR="0" wp14:anchorId="3A718D6F" wp14:editId="43530785">
            <wp:extent cx="5760720" cy="1233170"/>
            <wp:effectExtent l="0" t="0" r="0" b="0"/>
            <wp:docPr id="1269928659"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1233170"/>
                    </a:xfrm>
                    <a:prstGeom prst="rect">
                      <a:avLst/>
                    </a:prstGeom>
                    <a:noFill/>
                    <a:ln>
                      <a:noFill/>
                    </a:ln>
                  </pic:spPr>
                </pic:pic>
              </a:graphicData>
            </a:graphic>
          </wp:inline>
        </w:drawing>
      </w:r>
    </w:p>
    <w:p w14:paraId="2FE9DFC6" w14:textId="3D6752D0" w:rsidR="00375C87" w:rsidRDefault="00DC03B8" w:rsidP="003A6C00">
      <w:pPr>
        <w:pStyle w:val="Titulek"/>
        <w:jc w:val="both"/>
        <w:rPr>
          <w:lang w:bidi="te-IN"/>
        </w:rPr>
      </w:pPr>
      <w:r>
        <w:t xml:space="preserve">Figure </w:t>
      </w:r>
      <w:r>
        <w:fldChar w:fldCharType="begin"/>
      </w:r>
      <w:r>
        <w:instrText xml:space="preserve"> SEQ Figure \* ARABIC </w:instrText>
      </w:r>
      <w:r>
        <w:fldChar w:fldCharType="separate"/>
      </w:r>
      <w:r w:rsidR="00850D8E">
        <w:rPr>
          <w:noProof/>
        </w:rPr>
        <w:t>24</w:t>
      </w:r>
      <w:r>
        <w:fldChar w:fldCharType="end"/>
      </w:r>
      <w:r>
        <w:t>: Application Search requests</w:t>
      </w:r>
    </w:p>
    <w:p w14:paraId="1FF2B5F3" w14:textId="77777777" w:rsidR="001B1AE9" w:rsidRDefault="001B1AE9" w:rsidP="001B1AE9">
      <w:pPr>
        <w:rPr>
          <w:lang w:bidi="te-IN"/>
        </w:rPr>
      </w:pPr>
      <w:r>
        <w:rPr>
          <w:lang w:bidi="te-IN"/>
        </w:rPr>
        <w:t xml:space="preserve">User with role Administrator will be able to search all MDG requests, other users will be allowed to search only their own MDG requests.  </w:t>
      </w:r>
    </w:p>
    <w:p w14:paraId="0836B81C" w14:textId="77777777" w:rsidR="001254DF" w:rsidRDefault="001254DF" w:rsidP="00CA7099">
      <w:pPr>
        <w:rPr>
          <w:lang w:bidi="te-IN"/>
        </w:rPr>
      </w:pPr>
    </w:p>
    <w:p w14:paraId="75EB5E02" w14:textId="77777777" w:rsidR="00E71A10" w:rsidRPr="00CA0534" w:rsidRDefault="00E71A10" w:rsidP="00E71A10">
      <w:pPr>
        <w:rPr>
          <w:lang w:bidi="te-IN"/>
        </w:rPr>
      </w:pPr>
      <w:r>
        <w:rPr>
          <w:lang w:bidi="te-IN"/>
        </w:rPr>
        <w:t>All u</w:t>
      </w:r>
      <w:r w:rsidRPr="00CA0534">
        <w:rPr>
          <w:lang w:bidi="te-IN"/>
        </w:rPr>
        <w:t>ser</w:t>
      </w:r>
      <w:r>
        <w:rPr>
          <w:lang w:bidi="te-IN"/>
        </w:rPr>
        <w:t>s</w:t>
      </w:r>
      <w:r w:rsidRPr="00CA0534">
        <w:rPr>
          <w:lang w:bidi="te-IN"/>
        </w:rPr>
        <w:t xml:space="preserve"> will be able to:</w:t>
      </w:r>
    </w:p>
    <w:p w14:paraId="62E7B892" w14:textId="62B92D25" w:rsidR="00E71A10" w:rsidRPr="00CA0534" w:rsidRDefault="00047C48" w:rsidP="00E71A10">
      <w:pPr>
        <w:pStyle w:val="Odstavecseseznamem"/>
        <w:numPr>
          <w:ilvl w:val="0"/>
          <w:numId w:val="102"/>
        </w:numPr>
        <w:rPr>
          <w:lang w:bidi="te-IN"/>
        </w:rPr>
      </w:pPr>
      <w:r>
        <w:rPr>
          <w:lang w:bidi="te-IN"/>
        </w:rPr>
        <w:t>Open</w:t>
      </w:r>
      <w:r w:rsidR="00E71A10" w:rsidRPr="00CA0534">
        <w:rPr>
          <w:lang w:bidi="te-IN"/>
        </w:rPr>
        <w:t xml:space="preserve"> </w:t>
      </w:r>
      <w:r w:rsidR="005C3811">
        <w:rPr>
          <w:lang w:bidi="te-IN"/>
        </w:rPr>
        <w:t xml:space="preserve">the application </w:t>
      </w:r>
      <w:r w:rsidR="00E71A10" w:rsidRPr="00CA0534">
        <w:rPr>
          <w:lang w:bidi="te-IN"/>
        </w:rPr>
        <w:t>“Search BP”.</w:t>
      </w:r>
    </w:p>
    <w:p w14:paraId="64E37621" w14:textId="36E57A94" w:rsidR="00001570" w:rsidRPr="00CA0534" w:rsidRDefault="00001570" w:rsidP="00001570">
      <w:pPr>
        <w:pStyle w:val="Odstavecseseznamem"/>
        <w:numPr>
          <w:ilvl w:val="0"/>
          <w:numId w:val="102"/>
        </w:numPr>
        <w:rPr>
          <w:lang w:bidi="te-IN"/>
        </w:rPr>
      </w:pPr>
      <w:r w:rsidRPr="00CA0534">
        <w:rPr>
          <w:lang w:bidi="te-IN"/>
        </w:rPr>
        <w:t>Display request detail by clicking at the Request ID</w:t>
      </w:r>
      <w:r>
        <w:rPr>
          <w:lang w:bidi="te-IN"/>
        </w:rPr>
        <w:t xml:space="preserve"> (represented by link)</w:t>
      </w:r>
      <w:r w:rsidRPr="00CA0534">
        <w:rPr>
          <w:lang w:bidi="te-IN"/>
        </w:rPr>
        <w:t>.</w:t>
      </w:r>
    </w:p>
    <w:p w14:paraId="6EA0A323" w14:textId="63E4270B" w:rsidR="00E71A10" w:rsidRPr="00CA0534" w:rsidRDefault="00407EA0" w:rsidP="00E71A10">
      <w:pPr>
        <w:pStyle w:val="Odstavecseseznamem"/>
        <w:numPr>
          <w:ilvl w:val="0"/>
          <w:numId w:val="102"/>
        </w:numPr>
        <w:rPr>
          <w:lang w:bidi="te-IN"/>
        </w:rPr>
      </w:pPr>
      <w:r>
        <w:rPr>
          <w:lang w:bidi="te-IN"/>
        </w:rPr>
        <w:t xml:space="preserve">Change or cancel </w:t>
      </w:r>
      <w:r w:rsidR="00E71A10" w:rsidRPr="00CA0534">
        <w:rPr>
          <w:lang w:bidi="te-IN"/>
        </w:rPr>
        <w:t>request</w:t>
      </w:r>
      <w:r w:rsidR="00A173AB">
        <w:rPr>
          <w:lang w:bidi="te-IN"/>
        </w:rPr>
        <w:t xml:space="preserve"> </w:t>
      </w:r>
      <w:r w:rsidR="00DE01EC">
        <w:rPr>
          <w:lang w:bidi="te-IN"/>
        </w:rPr>
        <w:t xml:space="preserve">will be available </w:t>
      </w:r>
      <w:r w:rsidR="006A4986">
        <w:rPr>
          <w:lang w:bidi="te-IN"/>
        </w:rPr>
        <w:t xml:space="preserve">from </w:t>
      </w:r>
      <w:r w:rsidR="005139BA">
        <w:rPr>
          <w:lang w:bidi="te-IN"/>
        </w:rPr>
        <w:t xml:space="preserve">application </w:t>
      </w:r>
      <w:r w:rsidR="00B411C9">
        <w:rPr>
          <w:lang w:bidi="te-IN"/>
        </w:rPr>
        <w:t>display request</w:t>
      </w:r>
      <w:r w:rsidR="004E2A5E">
        <w:rPr>
          <w:lang w:bidi="te-IN"/>
        </w:rPr>
        <w:t>.</w:t>
      </w:r>
    </w:p>
    <w:p w14:paraId="1DC628DF" w14:textId="77777777" w:rsidR="0068723B" w:rsidRDefault="0068723B" w:rsidP="00CA7099">
      <w:pPr>
        <w:rPr>
          <w:lang w:bidi="te-IN"/>
        </w:rPr>
      </w:pPr>
    </w:p>
    <w:p w14:paraId="58FE2570" w14:textId="77777777" w:rsidR="003A6C00" w:rsidRDefault="003A6C00">
      <w:pPr>
        <w:spacing w:after="160" w:line="259" w:lineRule="auto"/>
        <w:jc w:val="left"/>
        <w:rPr>
          <w:lang w:bidi="te-IN"/>
        </w:rPr>
      </w:pPr>
      <w:r>
        <w:rPr>
          <w:lang w:bidi="te-IN"/>
        </w:rPr>
        <w:br w:type="page"/>
      </w:r>
    </w:p>
    <w:p w14:paraId="4820C61A" w14:textId="77FDA70A" w:rsidR="006D598C" w:rsidRDefault="006D598C" w:rsidP="00CA7099">
      <w:pPr>
        <w:rPr>
          <w:lang w:bidi="te-IN"/>
        </w:rPr>
      </w:pPr>
      <w:r>
        <w:rPr>
          <w:lang w:bidi="te-IN"/>
        </w:rPr>
        <w:lastRenderedPageBreak/>
        <w:t>Display request screen will be designed as follows:</w:t>
      </w:r>
    </w:p>
    <w:p w14:paraId="71350C20" w14:textId="3F729A33" w:rsidR="00C81021" w:rsidRDefault="00062684" w:rsidP="003A6C00">
      <w:pPr>
        <w:keepNext/>
      </w:pPr>
      <w:r w:rsidRPr="00062684" w:rsidDel="00062684">
        <w:t xml:space="preserve"> </w:t>
      </w:r>
      <w:r w:rsidR="00817C4F" w:rsidRPr="00817C4F">
        <w:rPr>
          <w:noProof/>
        </w:rPr>
        <w:drawing>
          <wp:inline distT="0" distB="0" distL="0" distR="0" wp14:anchorId="482E5D49" wp14:editId="41CB1DAB">
            <wp:extent cx="2879766" cy="8337450"/>
            <wp:effectExtent l="0" t="0" r="0" b="6985"/>
            <wp:docPr id="1836538928"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02368" cy="8402887"/>
                    </a:xfrm>
                    <a:prstGeom prst="rect">
                      <a:avLst/>
                    </a:prstGeom>
                    <a:noFill/>
                    <a:ln>
                      <a:noFill/>
                    </a:ln>
                  </pic:spPr>
                </pic:pic>
              </a:graphicData>
            </a:graphic>
          </wp:inline>
        </w:drawing>
      </w:r>
    </w:p>
    <w:p w14:paraId="1219076E" w14:textId="3FE0D59F" w:rsidR="0068723B" w:rsidRDefault="00C81021" w:rsidP="003A6C00">
      <w:pPr>
        <w:pStyle w:val="Titulek"/>
        <w:jc w:val="both"/>
        <w:rPr>
          <w:lang w:bidi="te-IN"/>
        </w:rPr>
      </w:pPr>
      <w:r>
        <w:t xml:space="preserve">Figure </w:t>
      </w:r>
      <w:r>
        <w:fldChar w:fldCharType="begin"/>
      </w:r>
      <w:r>
        <w:instrText xml:space="preserve"> SEQ Figure \* ARABIC </w:instrText>
      </w:r>
      <w:r>
        <w:fldChar w:fldCharType="separate"/>
      </w:r>
      <w:r w:rsidR="00850D8E">
        <w:rPr>
          <w:noProof/>
        </w:rPr>
        <w:t>25</w:t>
      </w:r>
      <w:r>
        <w:fldChar w:fldCharType="end"/>
      </w:r>
      <w:r>
        <w:t xml:space="preserve">: </w:t>
      </w:r>
      <w:r w:rsidRPr="00B667DC">
        <w:t xml:space="preserve">Application </w:t>
      </w:r>
      <w:r>
        <w:t>Display</w:t>
      </w:r>
      <w:r w:rsidRPr="00B667DC">
        <w:t xml:space="preserve"> requests</w:t>
      </w:r>
    </w:p>
    <w:p w14:paraId="2F04B7E6" w14:textId="77777777" w:rsidR="006D598C" w:rsidRDefault="006D598C" w:rsidP="00CA7099">
      <w:pPr>
        <w:rPr>
          <w:lang w:bidi="te-IN"/>
        </w:rPr>
      </w:pPr>
    </w:p>
    <w:p w14:paraId="2F613AC1" w14:textId="77777777" w:rsidR="00B358AD" w:rsidRDefault="00B358AD" w:rsidP="00CA7099">
      <w:pPr>
        <w:rPr>
          <w:lang w:bidi="te-IN"/>
        </w:rPr>
      </w:pPr>
    </w:p>
    <w:p w14:paraId="43706692" w14:textId="4F6AF3FE" w:rsidR="003C449B" w:rsidRDefault="003C449B" w:rsidP="00F95D52">
      <w:pPr>
        <w:pStyle w:val="Nadpis2"/>
        <w:rPr>
          <w:lang w:bidi="te-IN"/>
        </w:rPr>
      </w:pPr>
      <w:bookmarkStart w:id="179" w:name="_Toc229586694"/>
      <w:r w:rsidRPr="00802B33">
        <w:rPr>
          <w:lang w:bidi="te-IN"/>
        </w:rPr>
        <w:t>Authorizations</w:t>
      </w:r>
      <w:bookmarkEnd w:id="179"/>
    </w:p>
    <w:p w14:paraId="0CBC27F4" w14:textId="77777777" w:rsidR="00790A4C" w:rsidRDefault="00790A4C" w:rsidP="00790A4C">
      <w:pPr>
        <w:rPr>
          <w:lang w:bidi="te-IN"/>
        </w:rPr>
      </w:pPr>
    </w:p>
    <w:p w14:paraId="19FEC03B" w14:textId="4FF4BC06" w:rsidR="003853DC" w:rsidRDefault="003853DC" w:rsidP="00790A4C">
      <w:pPr>
        <w:rPr>
          <w:lang w:bidi="te-IN"/>
        </w:rPr>
      </w:pPr>
      <w:r>
        <w:rPr>
          <w:lang w:bidi="te-IN"/>
        </w:rPr>
        <w:t>User</w:t>
      </w:r>
      <w:r w:rsidR="003549AB">
        <w:rPr>
          <w:lang w:bidi="te-IN"/>
        </w:rPr>
        <w:t xml:space="preserve">s </w:t>
      </w:r>
      <w:r w:rsidR="00371067">
        <w:rPr>
          <w:lang w:bidi="te-IN"/>
        </w:rPr>
        <w:t>onboarding</w:t>
      </w:r>
      <w:r w:rsidR="006F26EB">
        <w:rPr>
          <w:lang w:bidi="te-IN"/>
        </w:rPr>
        <w:t xml:space="preserve"> in</w:t>
      </w:r>
      <w:r w:rsidR="00D4428E">
        <w:rPr>
          <w:lang w:bidi="te-IN"/>
        </w:rPr>
        <w:t xml:space="preserve"> MD</w:t>
      </w:r>
      <w:r w:rsidR="00AA5EB3">
        <w:rPr>
          <w:lang w:bidi="te-IN"/>
        </w:rPr>
        <w:t>G</w:t>
      </w:r>
      <w:r w:rsidR="00D4428E">
        <w:rPr>
          <w:lang w:bidi="te-IN"/>
        </w:rPr>
        <w:t xml:space="preserve"> system (including </w:t>
      </w:r>
      <w:r w:rsidR="00F92AA2">
        <w:rPr>
          <w:lang w:bidi="te-IN"/>
        </w:rPr>
        <w:t>role assi</w:t>
      </w:r>
      <w:r w:rsidR="00345946">
        <w:rPr>
          <w:lang w:bidi="te-IN"/>
        </w:rPr>
        <w:t>gn</w:t>
      </w:r>
      <w:r w:rsidR="006F26EB">
        <w:rPr>
          <w:lang w:bidi="te-IN"/>
        </w:rPr>
        <w:t>ment)</w:t>
      </w:r>
      <w:r w:rsidR="003B3CF4">
        <w:rPr>
          <w:lang w:bidi="te-IN"/>
        </w:rPr>
        <w:t xml:space="preserve"> is in KBC responsibility</w:t>
      </w:r>
      <w:r w:rsidR="006F26EB">
        <w:rPr>
          <w:lang w:bidi="te-IN"/>
        </w:rPr>
        <w:t>.</w:t>
      </w:r>
    </w:p>
    <w:p w14:paraId="4FBC8ABD" w14:textId="288E9431" w:rsidR="00790A4C" w:rsidRPr="00A97A26" w:rsidRDefault="00723B13" w:rsidP="00790A4C">
      <w:pPr>
        <w:pStyle w:val="Nadpis3"/>
        <w:rPr>
          <w:lang w:val="en-GB" w:bidi="te-IN"/>
        </w:rPr>
      </w:pPr>
      <w:bookmarkStart w:id="180" w:name="_Toc229586695"/>
      <w:r w:rsidRPr="00A97A26">
        <w:rPr>
          <w:lang w:val="en-GB" w:bidi="te-IN"/>
        </w:rPr>
        <w:t>Process roles</w:t>
      </w:r>
      <w:bookmarkEnd w:id="180"/>
    </w:p>
    <w:tbl>
      <w:tblPr>
        <w:tblStyle w:val="Mkatabulky"/>
        <w:tblW w:w="0" w:type="auto"/>
        <w:tblLook w:val="04A0" w:firstRow="1" w:lastRow="0" w:firstColumn="1" w:lastColumn="0" w:noHBand="0" w:noVBand="1"/>
      </w:tblPr>
      <w:tblGrid>
        <w:gridCol w:w="2263"/>
        <w:gridCol w:w="6799"/>
      </w:tblGrid>
      <w:tr w:rsidR="00FA70E2" w:rsidRPr="00AA4D86" w14:paraId="5AA1990C" w14:textId="77777777">
        <w:tc>
          <w:tcPr>
            <w:tcW w:w="2263" w:type="dxa"/>
          </w:tcPr>
          <w:p w14:paraId="771B341B" w14:textId="55EEADEB" w:rsidR="00FA70E2" w:rsidRPr="005D1801" w:rsidRDefault="0052499E">
            <w:pPr>
              <w:tabs>
                <w:tab w:val="right" w:pos="3073"/>
              </w:tabs>
              <w:rPr>
                <w:b/>
                <w:sz w:val="20"/>
                <w:szCs w:val="20"/>
              </w:rPr>
            </w:pPr>
            <w:r>
              <w:rPr>
                <w:b/>
                <w:sz w:val="20"/>
                <w:szCs w:val="20"/>
              </w:rPr>
              <w:t>Process roles</w:t>
            </w:r>
          </w:p>
        </w:tc>
        <w:tc>
          <w:tcPr>
            <w:tcW w:w="6799" w:type="dxa"/>
          </w:tcPr>
          <w:p w14:paraId="69AADB07" w14:textId="77777777" w:rsidR="00FA70E2" w:rsidRPr="005D1801" w:rsidRDefault="00FA70E2">
            <w:pPr>
              <w:tabs>
                <w:tab w:val="right" w:pos="3073"/>
              </w:tabs>
              <w:rPr>
                <w:b/>
                <w:sz w:val="20"/>
                <w:szCs w:val="20"/>
              </w:rPr>
            </w:pPr>
            <w:r w:rsidRPr="005D1801">
              <w:rPr>
                <w:b/>
                <w:sz w:val="20"/>
                <w:szCs w:val="20"/>
              </w:rPr>
              <w:t>Description</w:t>
            </w:r>
          </w:p>
        </w:tc>
      </w:tr>
      <w:tr w:rsidR="00FA70E2" w:rsidRPr="00AA4D86" w14:paraId="38B43708" w14:textId="77777777">
        <w:tc>
          <w:tcPr>
            <w:tcW w:w="2263" w:type="dxa"/>
          </w:tcPr>
          <w:p w14:paraId="047944B8" w14:textId="7ED15536" w:rsidR="00FA70E2" w:rsidRPr="005D1801" w:rsidRDefault="0052499E">
            <w:pPr>
              <w:tabs>
                <w:tab w:val="right" w:pos="3073"/>
              </w:tabs>
              <w:rPr>
                <w:sz w:val="20"/>
                <w:szCs w:val="20"/>
              </w:rPr>
            </w:pPr>
            <w:r>
              <w:rPr>
                <w:sz w:val="20"/>
                <w:szCs w:val="20"/>
              </w:rPr>
              <w:t>Requester</w:t>
            </w:r>
          </w:p>
        </w:tc>
        <w:tc>
          <w:tcPr>
            <w:tcW w:w="6799" w:type="dxa"/>
          </w:tcPr>
          <w:p w14:paraId="0B009BA7" w14:textId="77777777" w:rsidR="007F4DBD" w:rsidRDefault="007F4DBD" w:rsidP="007F4DBD">
            <w:pPr>
              <w:tabs>
                <w:tab w:val="right" w:pos="3073"/>
              </w:tabs>
              <w:rPr>
                <w:sz w:val="20"/>
                <w:szCs w:val="20"/>
              </w:rPr>
            </w:pPr>
            <w:r>
              <w:rPr>
                <w:sz w:val="20"/>
                <w:szCs w:val="20"/>
              </w:rPr>
              <w:t>Authorizations for actions:</w:t>
            </w:r>
          </w:p>
          <w:p w14:paraId="67676BF4" w14:textId="77777777" w:rsidR="005C01D2" w:rsidRDefault="00AE5433" w:rsidP="005A16BD">
            <w:pPr>
              <w:pStyle w:val="Odstavecseseznamem"/>
              <w:numPr>
                <w:ilvl w:val="0"/>
                <w:numId w:val="132"/>
              </w:numPr>
              <w:tabs>
                <w:tab w:val="right" w:pos="3073"/>
              </w:tabs>
              <w:rPr>
                <w:sz w:val="20"/>
                <w:szCs w:val="20"/>
              </w:rPr>
            </w:pPr>
            <w:r>
              <w:rPr>
                <w:sz w:val="20"/>
                <w:szCs w:val="20"/>
              </w:rPr>
              <w:t>Search for BP in MDG</w:t>
            </w:r>
          </w:p>
          <w:p w14:paraId="271F57F8" w14:textId="77777777" w:rsidR="00141744" w:rsidRDefault="005C01D2" w:rsidP="005A16BD">
            <w:pPr>
              <w:pStyle w:val="Odstavecseseznamem"/>
              <w:numPr>
                <w:ilvl w:val="0"/>
                <w:numId w:val="132"/>
              </w:numPr>
              <w:tabs>
                <w:tab w:val="right" w:pos="3073"/>
              </w:tabs>
              <w:rPr>
                <w:sz w:val="20"/>
                <w:szCs w:val="20"/>
              </w:rPr>
            </w:pPr>
            <w:r w:rsidRPr="009E09AF">
              <w:rPr>
                <w:sz w:val="20"/>
                <w:szCs w:val="20"/>
              </w:rPr>
              <w:t xml:space="preserve">Create </w:t>
            </w:r>
            <w:r w:rsidR="00D66857" w:rsidRPr="009E09AF">
              <w:rPr>
                <w:sz w:val="20"/>
                <w:szCs w:val="20"/>
              </w:rPr>
              <w:t xml:space="preserve">request for BP creation </w:t>
            </w:r>
            <w:r w:rsidR="00D24BBD" w:rsidRPr="009E09AF">
              <w:rPr>
                <w:sz w:val="20"/>
                <w:szCs w:val="20"/>
              </w:rPr>
              <w:t>or BP change</w:t>
            </w:r>
            <w:r w:rsidR="00576E63" w:rsidRPr="009E09AF">
              <w:rPr>
                <w:sz w:val="20"/>
                <w:szCs w:val="20"/>
              </w:rPr>
              <w:t>.</w:t>
            </w:r>
          </w:p>
          <w:p w14:paraId="4EAAACF9" w14:textId="4252AA2C" w:rsidR="002F6A46" w:rsidRPr="00BD08F6" w:rsidRDefault="00DA32FF" w:rsidP="00DA32FF">
            <w:pPr>
              <w:pStyle w:val="Odstavecseseznamem"/>
              <w:numPr>
                <w:ilvl w:val="0"/>
                <w:numId w:val="132"/>
              </w:numPr>
              <w:tabs>
                <w:tab w:val="right" w:pos="3073"/>
              </w:tabs>
              <w:rPr>
                <w:sz w:val="20"/>
                <w:szCs w:val="20"/>
              </w:rPr>
            </w:pPr>
            <w:r>
              <w:rPr>
                <w:sz w:val="20"/>
                <w:szCs w:val="20"/>
              </w:rPr>
              <w:t xml:space="preserve">Delete own request </w:t>
            </w:r>
            <w:r w:rsidRPr="009E09AF">
              <w:rPr>
                <w:sz w:val="20"/>
                <w:szCs w:val="20"/>
              </w:rPr>
              <w:t>(if allowed by request status)</w:t>
            </w:r>
            <w:r w:rsidR="00217AC1" w:rsidRPr="00BD08F6">
              <w:rPr>
                <w:sz w:val="20"/>
                <w:szCs w:val="20"/>
              </w:rPr>
              <w:t xml:space="preserve"> </w:t>
            </w:r>
          </w:p>
          <w:p w14:paraId="682410E6" w14:textId="4B50102B" w:rsidR="00FA70E2" w:rsidRDefault="00454FB4" w:rsidP="005A16BD">
            <w:pPr>
              <w:pStyle w:val="Odstavecseseznamem"/>
              <w:numPr>
                <w:ilvl w:val="0"/>
                <w:numId w:val="132"/>
              </w:numPr>
              <w:tabs>
                <w:tab w:val="right" w:pos="3073"/>
              </w:tabs>
              <w:rPr>
                <w:sz w:val="20"/>
                <w:szCs w:val="20"/>
              </w:rPr>
            </w:pPr>
            <w:r>
              <w:rPr>
                <w:sz w:val="20"/>
                <w:szCs w:val="20"/>
              </w:rPr>
              <w:t>S</w:t>
            </w:r>
            <w:r w:rsidR="00217AC1" w:rsidRPr="009E09AF">
              <w:rPr>
                <w:sz w:val="20"/>
                <w:szCs w:val="20"/>
              </w:rPr>
              <w:t>earch</w:t>
            </w:r>
            <w:r>
              <w:rPr>
                <w:sz w:val="20"/>
                <w:szCs w:val="20"/>
              </w:rPr>
              <w:t xml:space="preserve">, display and </w:t>
            </w:r>
            <w:r w:rsidR="00D50D94">
              <w:rPr>
                <w:sz w:val="20"/>
                <w:szCs w:val="20"/>
              </w:rPr>
              <w:t xml:space="preserve">change </w:t>
            </w:r>
            <w:r w:rsidR="00EB7E39" w:rsidRPr="009E09AF">
              <w:rPr>
                <w:sz w:val="20"/>
                <w:szCs w:val="20"/>
              </w:rPr>
              <w:t>his own request</w:t>
            </w:r>
            <w:r w:rsidR="00612C10" w:rsidRPr="009E09AF">
              <w:rPr>
                <w:sz w:val="20"/>
                <w:szCs w:val="20"/>
              </w:rPr>
              <w:t xml:space="preserve"> (</w:t>
            </w:r>
            <w:r w:rsidR="00160253" w:rsidRPr="009E09AF">
              <w:rPr>
                <w:sz w:val="20"/>
                <w:szCs w:val="20"/>
              </w:rPr>
              <w:t xml:space="preserve">if </w:t>
            </w:r>
            <w:r w:rsidR="00225060" w:rsidRPr="009E09AF">
              <w:rPr>
                <w:sz w:val="20"/>
                <w:szCs w:val="20"/>
              </w:rPr>
              <w:t xml:space="preserve">allowed </w:t>
            </w:r>
            <w:r w:rsidR="00724132" w:rsidRPr="009E09AF">
              <w:rPr>
                <w:sz w:val="20"/>
                <w:szCs w:val="20"/>
              </w:rPr>
              <w:t>by request status)</w:t>
            </w:r>
          </w:p>
          <w:p w14:paraId="5D36BBBD" w14:textId="77777777" w:rsidR="00F040E8" w:rsidRDefault="00F040E8">
            <w:pPr>
              <w:tabs>
                <w:tab w:val="right" w:pos="3073"/>
              </w:tabs>
              <w:rPr>
                <w:sz w:val="20"/>
                <w:szCs w:val="20"/>
              </w:rPr>
            </w:pPr>
          </w:p>
          <w:p w14:paraId="4257F60A" w14:textId="77777777" w:rsidR="00F040E8" w:rsidRDefault="00F040E8" w:rsidP="00F040E8">
            <w:pPr>
              <w:tabs>
                <w:tab w:val="right" w:pos="3073"/>
              </w:tabs>
              <w:rPr>
                <w:sz w:val="20"/>
                <w:szCs w:val="20"/>
              </w:rPr>
            </w:pPr>
            <w:r>
              <w:rPr>
                <w:sz w:val="20"/>
                <w:szCs w:val="20"/>
              </w:rPr>
              <w:t>Types of users involved into MDG processes:</w:t>
            </w:r>
          </w:p>
          <w:p w14:paraId="4A79E07B" w14:textId="2A8B64EC" w:rsidR="00F040E8" w:rsidRPr="00BD08F6" w:rsidRDefault="00F040E8" w:rsidP="00DA32FF">
            <w:pPr>
              <w:pStyle w:val="Odstavecseseznamem"/>
              <w:numPr>
                <w:ilvl w:val="0"/>
                <w:numId w:val="132"/>
              </w:numPr>
              <w:rPr>
                <w:sz w:val="20"/>
                <w:szCs w:val="18"/>
              </w:rPr>
            </w:pPr>
            <w:r w:rsidRPr="00BD08F6">
              <w:rPr>
                <w:sz w:val="20"/>
                <w:szCs w:val="18"/>
              </w:rPr>
              <w:t>User from HK department (CZ)</w:t>
            </w:r>
          </w:p>
          <w:p w14:paraId="40A5A5C0" w14:textId="77777777" w:rsidR="00F040E8" w:rsidRDefault="00F040E8" w:rsidP="00DA32FF">
            <w:pPr>
              <w:pStyle w:val="Odstavecseseznamem"/>
              <w:numPr>
                <w:ilvl w:val="0"/>
                <w:numId w:val="132"/>
              </w:numPr>
              <w:rPr>
                <w:sz w:val="20"/>
                <w:szCs w:val="18"/>
              </w:rPr>
            </w:pPr>
            <w:r w:rsidRPr="00BD08F6">
              <w:rPr>
                <w:sz w:val="20"/>
                <w:szCs w:val="18"/>
              </w:rPr>
              <w:t>User from SK accounting department</w:t>
            </w:r>
          </w:p>
          <w:p w14:paraId="56611DE2" w14:textId="49FF2F7D" w:rsidR="00773DE5" w:rsidRPr="00916388" w:rsidRDefault="00773DE5" w:rsidP="00DA32FF">
            <w:pPr>
              <w:pStyle w:val="Odstavecseseznamem"/>
              <w:numPr>
                <w:ilvl w:val="0"/>
                <w:numId w:val="132"/>
              </w:numPr>
              <w:rPr>
                <w:sz w:val="20"/>
                <w:szCs w:val="18"/>
              </w:rPr>
            </w:pPr>
            <w:r w:rsidRPr="00916388">
              <w:rPr>
                <w:sz w:val="20"/>
                <w:szCs w:val="18"/>
              </w:rPr>
              <w:t>User from BE</w:t>
            </w:r>
            <w:r w:rsidR="007973DE" w:rsidRPr="00916388">
              <w:rPr>
                <w:sz w:val="20"/>
                <w:szCs w:val="18"/>
              </w:rPr>
              <w:t xml:space="preserve"> (for manual creation of Ultimate parent)</w:t>
            </w:r>
          </w:p>
          <w:p w14:paraId="3B4DF4C7" w14:textId="15A7EB4C" w:rsidR="00F43772" w:rsidRPr="00BD08F6" w:rsidRDefault="00F43772" w:rsidP="00BD08F6">
            <w:pPr>
              <w:ind w:left="360"/>
              <w:rPr>
                <w:sz w:val="20"/>
                <w:szCs w:val="20"/>
              </w:rPr>
            </w:pPr>
          </w:p>
        </w:tc>
      </w:tr>
      <w:tr w:rsidR="00FA70E2" w:rsidRPr="00AA4D86" w14:paraId="2376687D" w14:textId="77777777">
        <w:tc>
          <w:tcPr>
            <w:tcW w:w="2263" w:type="dxa"/>
          </w:tcPr>
          <w:p w14:paraId="74B00558" w14:textId="3BE6470D" w:rsidR="00FA70E2" w:rsidRPr="005D1801" w:rsidRDefault="00620217">
            <w:pPr>
              <w:tabs>
                <w:tab w:val="right" w:pos="3073"/>
              </w:tabs>
              <w:rPr>
                <w:sz w:val="20"/>
                <w:szCs w:val="20"/>
              </w:rPr>
            </w:pPr>
            <w:r>
              <w:rPr>
                <w:sz w:val="20"/>
                <w:szCs w:val="20"/>
              </w:rPr>
              <w:t>Administrator</w:t>
            </w:r>
          </w:p>
        </w:tc>
        <w:tc>
          <w:tcPr>
            <w:tcW w:w="6799" w:type="dxa"/>
          </w:tcPr>
          <w:p w14:paraId="1768412B" w14:textId="77777777" w:rsidR="007F4DBD" w:rsidRDefault="00DB61E4" w:rsidP="007F4DBD">
            <w:pPr>
              <w:tabs>
                <w:tab w:val="right" w:pos="3073"/>
              </w:tabs>
              <w:rPr>
                <w:sz w:val="20"/>
                <w:szCs w:val="20"/>
              </w:rPr>
            </w:pPr>
            <w:r>
              <w:rPr>
                <w:sz w:val="20"/>
                <w:szCs w:val="20"/>
              </w:rPr>
              <w:t xml:space="preserve">User </w:t>
            </w:r>
            <w:r w:rsidR="005C63ED">
              <w:rPr>
                <w:sz w:val="20"/>
                <w:szCs w:val="20"/>
              </w:rPr>
              <w:t>whose</w:t>
            </w:r>
            <w:r w:rsidR="00227BE8">
              <w:rPr>
                <w:sz w:val="20"/>
                <w:szCs w:val="20"/>
              </w:rPr>
              <w:t xml:space="preserve"> responsibility is to resolve </w:t>
            </w:r>
            <w:r w:rsidR="005C63ED">
              <w:rPr>
                <w:sz w:val="20"/>
                <w:szCs w:val="20"/>
              </w:rPr>
              <w:t xml:space="preserve">protentional issues in request processing. </w:t>
            </w:r>
            <w:r w:rsidR="007F4DBD">
              <w:rPr>
                <w:sz w:val="20"/>
                <w:szCs w:val="20"/>
              </w:rPr>
              <w:t>Authorizations for actions:</w:t>
            </w:r>
          </w:p>
          <w:p w14:paraId="351C7BAD" w14:textId="17B443D4" w:rsidR="005F13A5" w:rsidRDefault="00876B88" w:rsidP="005A16BD">
            <w:pPr>
              <w:pStyle w:val="Odstavecseseznamem"/>
              <w:numPr>
                <w:ilvl w:val="0"/>
                <w:numId w:val="133"/>
              </w:numPr>
              <w:tabs>
                <w:tab w:val="right" w:pos="3073"/>
              </w:tabs>
              <w:rPr>
                <w:sz w:val="20"/>
                <w:szCs w:val="20"/>
              </w:rPr>
            </w:pPr>
            <w:r>
              <w:rPr>
                <w:sz w:val="20"/>
                <w:szCs w:val="20"/>
              </w:rPr>
              <w:t>Search for BP in MDG</w:t>
            </w:r>
          </w:p>
          <w:p w14:paraId="7ACFFC1A" w14:textId="28604F00" w:rsidR="00876B88" w:rsidRDefault="00D70ED3" w:rsidP="005A16BD">
            <w:pPr>
              <w:pStyle w:val="Odstavecseseznamem"/>
              <w:numPr>
                <w:ilvl w:val="0"/>
                <w:numId w:val="133"/>
              </w:numPr>
              <w:tabs>
                <w:tab w:val="right" w:pos="3073"/>
              </w:tabs>
              <w:rPr>
                <w:sz w:val="20"/>
                <w:szCs w:val="20"/>
              </w:rPr>
            </w:pPr>
            <w:r>
              <w:rPr>
                <w:sz w:val="20"/>
                <w:szCs w:val="20"/>
              </w:rPr>
              <w:t>Search</w:t>
            </w:r>
            <w:r w:rsidR="00AA7615">
              <w:rPr>
                <w:sz w:val="20"/>
                <w:szCs w:val="20"/>
              </w:rPr>
              <w:t>, display</w:t>
            </w:r>
            <w:r w:rsidR="00B1365B">
              <w:rPr>
                <w:sz w:val="20"/>
                <w:szCs w:val="20"/>
              </w:rPr>
              <w:t xml:space="preserve"> and change </w:t>
            </w:r>
            <w:r w:rsidR="00A64E97">
              <w:rPr>
                <w:sz w:val="20"/>
                <w:szCs w:val="20"/>
              </w:rPr>
              <w:t xml:space="preserve">all </w:t>
            </w:r>
            <w:r w:rsidR="00A64E97" w:rsidRPr="009E09AF">
              <w:rPr>
                <w:sz w:val="20"/>
                <w:szCs w:val="20"/>
              </w:rPr>
              <w:t>request (if allowed by request status)</w:t>
            </w:r>
          </w:p>
          <w:p w14:paraId="5262985F" w14:textId="4F2D6600" w:rsidR="00141744" w:rsidRPr="00BD08F6" w:rsidRDefault="00141744" w:rsidP="00BD08F6">
            <w:pPr>
              <w:pStyle w:val="Odstavecseseznamem"/>
              <w:numPr>
                <w:ilvl w:val="0"/>
                <w:numId w:val="132"/>
              </w:numPr>
              <w:tabs>
                <w:tab w:val="right" w:pos="3073"/>
              </w:tabs>
              <w:rPr>
                <w:sz w:val="20"/>
                <w:szCs w:val="20"/>
              </w:rPr>
            </w:pPr>
            <w:r>
              <w:rPr>
                <w:sz w:val="20"/>
                <w:szCs w:val="20"/>
              </w:rPr>
              <w:t>Delete request</w:t>
            </w:r>
            <w:r w:rsidR="00DA32FF">
              <w:rPr>
                <w:sz w:val="20"/>
                <w:szCs w:val="20"/>
              </w:rPr>
              <w:t xml:space="preserve"> </w:t>
            </w:r>
            <w:r w:rsidR="00DA32FF" w:rsidRPr="009E09AF">
              <w:rPr>
                <w:sz w:val="20"/>
                <w:szCs w:val="20"/>
              </w:rPr>
              <w:t>(if allowed by request status)</w:t>
            </w:r>
          </w:p>
          <w:p w14:paraId="0CB5CA0C" w14:textId="0FF6AB0E" w:rsidR="00D27989" w:rsidRDefault="00E0726C" w:rsidP="005A16BD">
            <w:pPr>
              <w:pStyle w:val="Odstavecseseznamem"/>
              <w:numPr>
                <w:ilvl w:val="0"/>
                <w:numId w:val="133"/>
              </w:numPr>
              <w:tabs>
                <w:tab w:val="right" w:pos="3073"/>
              </w:tabs>
              <w:rPr>
                <w:sz w:val="20"/>
                <w:szCs w:val="20"/>
              </w:rPr>
            </w:pPr>
            <w:r>
              <w:rPr>
                <w:sz w:val="20"/>
                <w:szCs w:val="20"/>
              </w:rPr>
              <w:t>C</w:t>
            </w:r>
            <w:r w:rsidR="003E3B76" w:rsidRPr="00A64E97">
              <w:rPr>
                <w:sz w:val="20"/>
                <w:szCs w:val="20"/>
              </w:rPr>
              <w:t xml:space="preserve">hange </w:t>
            </w:r>
            <w:r w:rsidR="001E50C4" w:rsidRPr="00A64E97">
              <w:rPr>
                <w:sz w:val="20"/>
                <w:szCs w:val="20"/>
              </w:rPr>
              <w:t xml:space="preserve">some of non-changeable fields (see </w:t>
            </w:r>
            <w:r w:rsidR="00395F1D">
              <w:rPr>
                <w:sz w:val="20"/>
                <w:szCs w:val="20"/>
              </w:rPr>
              <w:t>chapter</w:t>
            </w:r>
            <w:r w:rsidR="00395F1D" w:rsidRPr="002D095C">
              <w:rPr>
                <w:color w:val="0000FF"/>
                <w:sz w:val="20"/>
                <w:szCs w:val="20"/>
              </w:rPr>
              <w:t xml:space="preserve"> </w:t>
            </w:r>
            <w:r w:rsidR="00395F1D" w:rsidRPr="002D095C">
              <w:rPr>
                <w:color w:val="0000FF"/>
                <w:sz w:val="20"/>
                <w:szCs w:val="20"/>
                <w:u w:val="single"/>
              </w:rPr>
              <w:fldChar w:fldCharType="begin"/>
            </w:r>
            <w:r w:rsidR="00395F1D" w:rsidRPr="002D095C">
              <w:rPr>
                <w:color w:val="0000FF"/>
                <w:sz w:val="20"/>
                <w:szCs w:val="20"/>
                <w:u w:val="single"/>
              </w:rPr>
              <w:instrText xml:space="preserve"> REF _Ref225322464 \r \h  \* MERGEFORMAT </w:instrText>
            </w:r>
            <w:r w:rsidR="00395F1D" w:rsidRPr="002D095C">
              <w:rPr>
                <w:color w:val="0000FF"/>
                <w:sz w:val="20"/>
                <w:szCs w:val="20"/>
                <w:u w:val="single"/>
              </w:rPr>
            </w:r>
            <w:r w:rsidR="00395F1D" w:rsidRPr="002D095C">
              <w:rPr>
                <w:color w:val="0000FF"/>
                <w:sz w:val="20"/>
                <w:szCs w:val="20"/>
                <w:u w:val="single"/>
              </w:rPr>
              <w:fldChar w:fldCharType="separate"/>
            </w:r>
            <w:r w:rsidR="00395F1D" w:rsidRPr="002D095C">
              <w:rPr>
                <w:color w:val="0000FF"/>
                <w:sz w:val="20"/>
                <w:szCs w:val="20"/>
                <w:u w:val="single"/>
              </w:rPr>
              <w:t>4.4.1</w:t>
            </w:r>
            <w:r w:rsidR="00395F1D" w:rsidRPr="002D095C">
              <w:rPr>
                <w:color w:val="0000FF"/>
                <w:sz w:val="20"/>
                <w:szCs w:val="20"/>
                <w:u w:val="single"/>
              </w:rPr>
              <w:fldChar w:fldCharType="end"/>
            </w:r>
            <w:r w:rsidR="003A5A0E" w:rsidRPr="00A64E97">
              <w:rPr>
                <w:sz w:val="20"/>
                <w:szCs w:val="20"/>
              </w:rPr>
              <w:t>)</w:t>
            </w:r>
            <w:r>
              <w:rPr>
                <w:sz w:val="20"/>
                <w:szCs w:val="20"/>
              </w:rPr>
              <w:t xml:space="preserve"> </w:t>
            </w:r>
            <w:r w:rsidR="00B172F2">
              <w:rPr>
                <w:sz w:val="20"/>
                <w:szCs w:val="20"/>
              </w:rPr>
              <w:t>when changing request</w:t>
            </w:r>
          </w:p>
          <w:p w14:paraId="32455BA0" w14:textId="4EA5BEE6" w:rsidR="00FA70E2" w:rsidRPr="00A64E97" w:rsidRDefault="00D27989" w:rsidP="00BD08F6">
            <w:pPr>
              <w:pStyle w:val="Odstavecseseznamem"/>
              <w:numPr>
                <w:ilvl w:val="0"/>
                <w:numId w:val="133"/>
              </w:numPr>
              <w:tabs>
                <w:tab w:val="right" w:pos="3073"/>
              </w:tabs>
              <w:rPr>
                <w:sz w:val="20"/>
                <w:szCs w:val="20"/>
              </w:rPr>
            </w:pPr>
            <w:r>
              <w:rPr>
                <w:sz w:val="20"/>
                <w:szCs w:val="20"/>
              </w:rPr>
              <w:t>R</w:t>
            </w:r>
            <w:r w:rsidR="00B0731D" w:rsidRPr="00A64E97">
              <w:rPr>
                <w:sz w:val="20"/>
                <w:szCs w:val="20"/>
              </w:rPr>
              <w:t>eprocess requests</w:t>
            </w:r>
            <w:r>
              <w:rPr>
                <w:sz w:val="20"/>
                <w:szCs w:val="20"/>
              </w:rPr>
              <w:t xml:space="preserve"> in status</w:t>
            </w:r>
            <w:r w:rsidR="0011096C">
              <w:rPr>
                <w:sz w:val="20"/>
                <w:szCs w:val="20"/>
              </w:rPr>
              <w:t xml:space="preserve"> “Error”</w:t>
            </w:r>
            <w:r w:rsidR="00B0731D" w:rsidRPr="00A64E97">
              <w:rPr>
                <w:sz w:val="20"/>
                <w:szCs w:val="20"/>
              </w:rPr>
              <w:t>.</w:t>
            </w:r>
          </w:p>
          <w:p w14:paraId="468ADB82" w14:textId="77777777" w:rsidR="00F040E8" w:rsidRDefault="00F040E8">
            <w:pPr>
              <w:tabs>
                <w:tab w:val="right" w:pos="3073"/>
              </w:tabs>
              <w:rPr>
                <w:sz w:val="20"/>
                <w:szCs w:val="20"/>
              </w:rPr>
            </w:pPr>
          </w:p>
          <w:p w14:paraId="30477903" w14:textId="77777777" w:rsidR="00D7745A" w:rsidRDefault="00D7745A">
            <w:pPr>
              <w:tabs>
                <w:tab w:val="right" w:pos="3073"/>
              </w:tabs>
              <w:rPr>
                <w:sz w:val="20"/>
                <w:szCs w:val="20"/>
              </w:rPr>
            </w:pPr>
            <w:r>
              <w:rPr>
                <w:sz w:val="20"/>
                <w:szCs w:val="20"/>
              </w:rPr>
              <w:t xml:space="preserve">Types </w:t>
            </w:r>
            <w:r w:rsidR="00F040E8">
              <w:rPr>
                <w:sz w:val="20"/>
                <w:szCs w:val="20"/>
              </w:rPr>
              <w:t>of users involved into MDG processes:</w:t>
            </w:r>
          </w:p>
          <w:p w14:paraId="28F33326" w14:textId="77777777" w:rsidR="00F040E8" w:rsidRPr="00BD08F6" w:rsidRDefault="00F040E8" w:rsidP="005A16BD">
            <w:pPr>
              <w:pStyle w:val="Odstavecseseznamem"/>
              <w:numPr>
                <w:ilvl w:val="0"/>
                <w:numId w:val="130"/>
              </w:numPr>
            </w:pPr>
            <w:r w:rsidRPr="00BD08F6">
              <w:rPr>
                <w:sz w:val="20"/>
                <w:szCs w:val="18"/>
              </w:rPr>
              <w:t>MDG central administrator</w:t>
            </w:r>
          </w:p>
          <w:p w14:paraId="610F3C65" w14:textId="69EC57B2" w:rsidR="00176CD6" w:rsidRPr="00BD08F6" w:rsidRDefault="00176CD6" w:rsidP="005A16BD">
            <w:pPr>
              <w:pStyle w:val="Odstavecseseznamem"/>
              <w:numPr>
                <w:ilvl w:val="0"/>
                <w:numId w:val="130"/>
              </w:numPr>
            </w:pPr>
            <w:r>
              <w:rPr>
                <w:sz w:val="20"/>
                <w:szCs w:val="18"/>
              </w:rPr>
              <w:t>User with deactivation role</w:t>
            </w:r>
          </w:p>
          <w:p w14:paraId="1FCA0033" w14:textId="1117B52D" w:rsidR="0009718B" w:rsidRPr="00F040E8" w:rsidRDefault="0009718B" w:rsidP="00BD08F6">
            <w:pPr>
              <w:pStyle w:val="Odstavecseseznamem"/>
            </w:pPr>
          </w:p>
        </w:tc>
      </w:tr>
      <w:tr w:rsidR="00FA70E2" w:rsidRPr="00AA4D86" w14:paraId="66A5A83A" w14:textId="77777777">
        <w:tc>
          <w:tcPr>
            <w:tcW w:w="2263" w:type="dxa"/>
          </w:tcPr>
          <w:p w14:paraId="10935396" w14:textId="1A8D1737" w:rsidR="00FA70E2" w:rsidRPr="005D1801" w:rsidRDefault="000C01BF">
            <w:pPr>
              <w:tabs>
                <w:tab w:val="right" w:pos="3073"/>
              </w:tabs>
              <w:rPr>
                <w:sz w:val="20"/>
                <w:szCs w:val="20"/>
              </w:rPr>
            </w:pPr>
            <w:r>
              <w:rPr>
                <w:sz w:val="20"/>
                <w:szCs w:val="20"/>
              </w:rPr>
              <w:t>Review</w:t>
            </w:r>
            <w:r w:rsidR="0084666A">
              <w:rPr>
                <w:sz w:val="20"/>
                <w:szCs w:val="20"/>
              </w:rPr>
              <w:t>er</w:t>
            </w:r>
          </w:p>
        </w:tc>
        <w:tc>
          <w:tcPr>
            <w:tcW w:w="6799" w:type="dxa"/>
          </w:tcPr>
          <w:p w14:paraId="76985527" w14:textId="209828C3" w:rsidR="00FA70E2" w:rsidRDefault="00A80778">
            <w:pPr>
              <w:tabs>
                <w:tab w:val="right" w:pos="3073"/>
              </w:tabs>
              <w:rPr>
                <w:sz w:val="20"/>
                <w:szCs w:val="20"/>
              </w:rPr>
            </w:pPr>
            <w:r>
              <w:rPr>
                <w:sz w:val="20"/>
                <w:szCs w:val="20"/>
              </w:rPr>
              <w:t xml:space="preserve">User who can only search </w:t>
            </w:r>
            <w:r w:rsidR="00237A98">
              <w:rPr>
                <w:sz w:val="20"/>
                <w:szCs w:val="20"/>
              </w:rPr>
              <w:t xml:space="preserve">and display BPs in </w:t>
            </w:r>
            <w:r w:rsidR="00982E89">
              <w:rPr>
                <w:sz w:val="20"/>
                <w:szCs w:val="20"/>
              </w:rPr>
              <w:t>MDG but</w:t>
            </w:r>
            <w:r w:rsidR="00237A98">
              <w:rPr>
                <w:sz w:val="20"/>
                <w:szCs w:val="20"/>
              </w:rPr>
              <w:t xml:space="preserve"> </w:t>
            </w:r>
            <w:r w:rsidR="00F57C30">
              <w:rPr>
                <w:sz w:val="20"/>
                <w:szCs w:val="20"/>
              </w:rPr>
              <w:t xml:space="preserve">is not </w:t>
            </w:r>
            <w:r w:rsidR="0087610E">
              <w:rPr>
                <w:sz w:val="20"/>
                <w:szCs w:val="20"/>
              </w:rPr>
              <w:t xml:space="preserve">permitted to </w:t>
            </w:r>
            <w:r w:rsidR="0030319E">
              <w:rPr>
                <w:sz w:val="20"/>
                <w:szCs w:val="20"/>
              </w:rPr>
              <w:t>work with requests in any way</w:t>
            </w:r>
            <w:r w:rsidR="00982E89">
              <w:rPr>
                <w:sz w:val="20"/>
                <w:szCs w:val="20"/>
              </w:rPr>
              <w:t>.</w:t>
            </w:r>
            <w:r w:rsidR="00F57C30">
              <w:rPr>
                <w:sz w:val="20"/>
                <w:szCs w:val="20"/>
              </w:rPr>
              <w:t xml:space="preserve"> </w:t>
            </w:r>
          </w:p>
          <w:p w14:paraId="1D4F7D8C" w14:textId="77777777" w:rsidR="00982E89" w:rsidRDefault="00982E89">
            <w:pPr>
              <w:tabs>
                <w:tab w:val="right" w:pos="3073"/>
              </w:tabs>
              <w:rPr>
                <w:sz w:val="20"/>
                <w:szCs w:val="20"/>
              </w:rPr>
            </w:pPr>
          </w:p>
          <w:p w14:paraId="72866450" w14:textId="77777777" w:rsidR="00982E89" w:rsidRDefault="00982E89" w:rsidP="00982E89">
            <w:pPr>
              <w:tabs>
                <w:tab w:val="right" w:pos="3073"/>
              </w:tabs>
              <w:rPr>
                <w:sz w:val="20"/>
                <w:szCs w:val="20"/>
              </w:rPr>
            </w:pPr>
            <w:r>
              <w:rPr>
                <w:sz w:val="20"/>
                <w:szCs w:val="20"/>
              </w:rPr>
              <w:t>Types of users involved into MDG processes:</w:t>
            </w:r>
          </w:p>
          <w:p w14:paraId="6F70372E" w14:textId="77777777" w:rsidR="00982E89" w:rsidRDefault="00982E89" w:rsidP="005A16BD">
            <w:pPr>
              <w:pStyle w:val="Odstavecseseznamem"/>
              <w:numPr>
                <w:ilvl w:val="0"/>
                <w:numId w:val="24"/>
              </w:numPr>
              <w:rPr>
                <w:sz w:val="20"/>
                <w:szCs w:val="18"/>
              </w:rPr>
            </w:pPr>
            <w:r w:rsidRPr="005C34D0">
              <w:rPr>
                <w:sz w:val="20"/>
                <w:szCs w:val="18"/>
              </w:rPr>
              <w:t>User from BE (for manual check in MDG)</w:t>
            </w:r>
          </w:p>
          <w:p w14:paraId="7EFA629A" w14:textId="7779A7A0" w:rsidR="0009718B" w:rsidRPr="00BD08F6" w:rsidRDefault="0009718B" w:rsidP="00BD08F6">
            <w:pPr>
              <w:pStyle w:val="Odstavecseseznamem"/>
              <w:rPr>
                <w:sz w:val="20"/>
                <w:szCs w:val="18"/>
              </w:rPr>
            </w:pPr>
          </w:p>
        </w:tc>
      </w:tr>
      <w:tr w:rsidR="00C41980" w:rsidRPr="00AA4D86" w14:paraId="011D06A4" w14:textId="77777777">
        <w:tc>
          <w:tcPr>
            <w:tcW w:w="2263" w:type="dxa"/>
          </w:tcPr>
          <w:p w14:paraId="2C32D7CA" w14:textId="1FE53C80" w:rsidR="00C41980" w:rsidRDefault="00D14548">
            <w:pPr>
              <w:tabs>
                <w:tab w:val="right" w:pos="3073"/>
              </w:tabs>
              <w:rPr>
                <w:sz w:val="20"/>
                <w:szCs w:val="20"/>
              </w:rPr>
            </w:pPr>
            <w:r>
              <w:rPr>
                <w:sz w:val="20"/>
                <w:szCs w:val="20"/>
              </w:rPr>
              <w:t>Communication</w:t>
            </w:r>
            <w:r w:rsidR="004C6F87">
              <w:rPr>
                <w:sz w:val="20"/>
                <w:szCs w:val="20"/>
              </w:rPr>
              <w:t xml:space="preserve"> user</w:t>
            </w:r>
          </w:p>
        </w:tc>
        <w:tc>
          <w:tcPr>
            <w:tcW w:w="6799" w:type="dxa"/>
          </w:tcPr>
          <w:p w14:paraId="3BD6033C" w14:textId="2CB855C4" w:rsidR="00F672D7" w:rsidRDefault="00DA65AA" w:rsidP="00F672D7">
            <w:pPr>
              <w:tabs>
                <w:tab w:val="right" w:pos="3073"/>
              </w:tabs>
              <w:rPr>
                <w:sz w:val="20"/>
                <w:szCs w:val="20"/>
              </w:rPr>
            </w:pPr>
            <w:r>
              <w:rPr>
                <w:sz w:val="20"/>
                <w:szCs w:val="20"/>
              </w:rPr>
              <w:t>Authorization</w:t>
            </w:r>
            <w:r w:rsidR="00BC60A6">
              <w:rPr>
                <w:sz w:val="20"/>
                <w:szCs w:val="20"/>
              </w:rPr>
              <w:t>s</w:t>
            </w:r>
            <w:r>
              <w:rPr>
                <w:sz w:val="20"/>
                <w:szCs w:val="20"/>
              </w:rPr>
              <w:t xml:space="preserve"> for</w:t>
            </w:r>
            <w:r w:rsidR="007F4DBD">
              <w:rPr>
                <w:sz w:val="20"/>
                <w:szCs w:val="20"/>
              </w:rPr>
              <w:t xml:space="preserve"> actions:</w:t>
            </w:r>
          </w:p>
          <w:p w14:paraId="1C46E905" w14:textId="77777777" w:rsidR="00F672D7" w:rsidRDefault="00F672D7" w:rsidP="005A16BD">
            <w:pPr>
              <w:pStyle w:val="Odstavecseseznamem"/>
              <w:numPr>
                <w:ilvl w:val="0"/>
                <w:numId w:val="132"/>
              </w:numPr>
              <w:tabs>
                <w:tab w:val="right" w:pos="3073"/>
              </w:tabs>
              <w:rPr>
                <w:sz w:val="20"/>
                <w:szCs w:val="20"/>
              </w:rPr>
            </w:pPr>
            <w:r>
              <w:rPr>
                <w:sz w:val="20"/>
                <w:szCs w:val="20"/>
              </w:rPr>
              <w:t>Search for BP in MDG</w:t>
            </w:r>
          </w:p>
          <w:p w14:paraId="67661E96" w14:textId="77777777" w:rsidR="00F672D7" w:rsidRDefault="00F672D7" w:rsidP="005A16BD">
            <w:pPr>
              <w:pStyle w:val="Odstavecseseznamem"/>
              <w:numPr>
                <w:ilvl w:val="0"/>
                <w:numId w:val="132"/>
              </w:numPr>
              <w:tabs>
                <w:tab w:val="right" w:pos="3073"/>
              </w:tabs>
              <w:rPr>
                <w:sz w:val="20"/>
                <w:szCs w:val="20"/>
              </w:rPr>
            </w:pPr>
            <w:r w:rsidRPr="009E09AF">
              <w:rPr>
                <w:sz w:val="20"/>
                <w:szCs w:val="20"/>
              </w:rPr>
              <w:t xml:space="preserve">Create request for BP creation or BP change. </w:t>
            </w:r>
          </w:p>
          <w:p w14:paraId="50C9A0F7" w14:textId="2C8CD72F" w:rsidR="00F672D7" w:rsidRDefault="007F4DBD" w:rsidP="00464854">
            <w:pPr>
              <w:pStyle w:val="Odstavecseseznamem"/>
              <w:numPr>
                <w:ilvl w:val="0"/>
                <w:numId w:val="132"/>
              </w:numPr>
              <w:tabs>
                <w:tab w:val="right" w:pos="3073"/>
              </w:tabs>
              <w:rPr>
                <w:del w:id="181" w:author="Tomáš Wiedermann" w:date="2026-05-13T12:32:00Z" w16du:dateUtc="2026-05-13T10:32:00Z"/>
                <w:sz w:val="20"/>
                <w:szCs w:val="20"/>
              </w:rPr>
            </w:pPr>
            <w:del w:id="182" w:author="Tomáš Wiedermann" w:date="2026-05-13T12:32:00Z" w16du:dateUtc="2026-05-13T10:32:00Z">
              <w:r>
                <w:rPr>
                  <w:sz w:val="20"/>
                  <w:szCs w:val="20"/>
                </w:rPr>
                <w:delText>RFC</w:delText>
              </w:r>
              <w:r w:rsidR="00126E12">
                <w:rPr>
                  <w:sz w:val="20"/>
                  <w:szCs w:val="20"/>
                </w:rPr>
                <w:delText xml:space="preserve"> calls</w:delText>
              </w:r>
            </w:del>
          </w:p>
          <w:p w14:paraId="3E9DD130" w14:textId="2B8AA49B" w:rsidR="00E75FB7" w:rsidRPr="00BD08F6" w:rsidRDefault="00A805D8" w:rsidP="00464854">
            <w:pPr>
              <w:pStyle w:val="Odstavecseseznamem"/>
              <w:numPr>
                <w:ilvl w:val="0"/>
                <w:numId w:val="132"/>
              </w:numPr>
              <w:tabs>
                <w:tab w:val="right" w:pos="3073"/>
              </w:tabs>
              <w:rPr>
                <w:sz w:val="20"/>
                <w:szCs w:val="20"/>
              </w:rPr>
            </w:pPr>
            <w:r>
              <w:rPr>
                <w:sz w:val="20"/>
                <w:szCs w:val="20"/>
              </w:rPr>
              <w:t>SOAP services call</w:t>
            </w:r>
          </w:p>
          <w:p w14:paraId="1860B840" w14:textId="77777777" w:rsidR="00F672D7" w:rsidRDefault="00F672D7" w:rsidP="00505150">
            <w:pPr>
              <w:tabs>
                <w:tab w:val="right" w:pos="3073"/>
              </w:tabs>
              <w:rPr>
                <w:sz w:val="20"/>
                <w:szCs w:val="20"/>
              </w:rPr>
            </w:pPr>
          </w:p>
          <w:p w14:paraId="1BA6DDDA" w14:textId="77777777" w:rsidR="00505150" w:rsidRDefault="00505150" w:rsidP="00505150">
            <w:pPr>
              <w:tabs>
                <w:tab w:val="right" w:pos="3073"/>
              </w:tabs>
              <w:rPr>
                <w:sz w:val="20"/>
                <w:szCs w:val="20"/>
              </w:rPr>
            </w:pPr>
            <w:r>
              <w:rPr>
                <w:sz w:val="20"/>
                <w:szCs w:val="20"/>
              </w:rPr>
              <w:t>Types of users involved into MDG processes:</w:t>
            </w:r>
          </w:p>
          <w:p w14:paraId="25FCB612" w14:textId="209F1541" w:rsidR="00505150" w:rsidRDefault="00505150" w:rsidP="005A16BD">
            <w:pPr>
              <w:pStyle w:val="Odstavecseseznamem"/>
              <w:numPr>
                <w:ilvl w:val="0"/>
                <w:numId w:val="24"/>
              </w:numPr>
              <w:rPr>
                <w:sz w:val="20"/>
                <w:szCs w:val="18"/>
              </w:rPr>
            </w:pPr>
            <w:r w:rsidRPr="00460133">
              <w:rPr>
                <w:sz w:val="20"/>
                <w:szCs w:val="18"/>
              </w:rPr>
              <w:t>Technical user (Robot)</w:t>
            </w:r>
          </w:p>
          <w:p w14:paraId="2EEA78E0" w14:textId="089C2DC9" w:rsidR="006F3D3C" w:rsidRDefault="006F3D3C" w:rsidP="005A16BD">
            <w:pPr>
              <w:pStyle w:val="Odstavecseseznamem"/>
              <w:numPr>
                <w:ilvl w:val="0"/>
                <w:numId w:val="24"/>
              </w:numPr>
              <w:rPr>
                <w:sz w:val="20"/>
                <w:szCs w:val="18"/>
              </w:rPr>
            </w:pPr>
            <w:r>
              <w:rPr>
                <w:sz w:val="20"/>
                <w:szCs w:val="18"/>
              </w:rPr>
              <w:t>Technical user</w:t>
            </w:r>
            <w:r w:rsidR="0067335F">
              <w:rPr>
                <w:sz w:val="20"/>
                <w:szCs w:val="18"/>
              </w:rPr>
              <w:t xml:space="preserve"> </w:t>
            </w:r>
            <w:r w:rsidR="001F237B">
              <w:rPr>
                <w:sz w:val="20"/>
                <w:szCs w:val="18"/>
              </w:rPr>
              <w:t xml:space="preserve">for </w:t>
            </w:r>
            <w:r w:rsidR="0067335F">
              <w:rPr>
                <w:sz w:val="20"/>
                <w:szCs w:val="18"/>
              </w:rPr>
              <w:t>cVerify</w:t>
            </w:r>
            <w:r>
              <w:rPr>
                <w:sz w:val="20"/>
                <w:szCs w:val="18"/>
              </w:rPr>
              <w:t xml:space="preserve"> </w:t>
            </w:r>
          </w:p>
          <w:p w14:paraId="6AE194B9" w14:textId="77777777" w:rsidR="00505150" w:rsidRPr="00460133" w:rsidRDefault="00505150" w:rsidP="00505150">
            <w:pPr>
              <w:pStyle w:val="Odstavecseseznamem"/>
              <w:numPr>
                <w:ilvl w:val="0"/>
                <w:numId w:val="24"/>
              </w:numPr>
              <w:rPr>
                <w:sz w:val="20"/>
                <w:szCs w:val="18"/>
              </w:rPr>
            </w:pPr>
            <w:r w:rsidRPr="005C34D0">
              <w:rPr>
                <w:sz w:val="20"/>
                <w:szCs w:val="18"/>
              </w:rPr>
              <w:t>Technical user from SAP BE</w:t>
            </w:r>
          </w:p>
          <w:p w14:paraId="358D19A1" w14:textId="77777777" w:rsidR="00C41980" w:rsidRDefault="00C41980">
            <w:pPr>
              <w:tabs>
                <w:tab w:val="right" w:pos="3073"/>
              </w:tabs>
              <w:rPr>
                <w:sz w:val="20"/>
                <w:szCs w:val="20"/>
              </w:rPr>
            </w:pPr>
          </w:p>
        </w:tc>
      </w:tr>
      <w:tr w:rsidR="00D14548" w:rsidRPr="00AA4D86" w14:paraId="406BBA02" w14:textId="77777777">
        <w:tc>
          <w:tcPr>
            <w:tcW w:w="2263" w:type="dxa"/>
          </w:tcPr>
          <w:p w14:paraId="54592DBE" w14:textId="72DDBADC" w:rsidR="00D14548" w:rsidRDefault="00D14548">
            <w:pPr>
              <w:tabs>
                <w:tab w:val="right" w:pos="3073"/>
              </w:tabs>
              <w:rPr>
                <w:sz w:val="20"/>
                <w:szCs w:val="20"/>
              </w:rPr>
            </w:pPr>
            <w:r>
              <w:rPr>
                <w:sz w:val="20"/>
                <w:szCs w:val="20"/>
              </w:rPr>
              <w:t>MDG technical user</w:t>
            </w:r>
          </w:p>
        </w:tc>
        <w:tc>
          <w:tcPr>
            <w:tcW w:w="6799" w:type="dxa"/>
          </w:tcPr>
          <w:p w14:paraId="321823E5" w14:textId="77777777" w:rsidR="00D14548" w:rsidRDefault="00D14548" w:rsidP="00D14548">
            <w:pPr>
              <w:tabs>
                <w:tab w:val="right" w:pos="3073"/>
              </w:tabs>
              <w:rPr>
                <w:sz w:val="20"/>
                <w:szCs w:val="20"/>
              </w:rPr>
            </w:pPr>
            <w:r>
              <w:rPr>
                <w:sz w:val="20"/>
                <w:szCs w:val="20"/>
              </w:rPr>
              <w:t>Authorizations for actions:</w:t>
            </w:r>
          </w:p>
          <w:p w14:paraId="6325D0F2" w14:textId="77777777" w:rsidR="00D14548" w:rsidRDefault="00D14548" w:rsidP="005A16BD">
            <w:pPr>
              <w:pStyle w:val="Odstavecseseznamem"/>
              <w:numPr>
                <w:ilvl w:val="0"/>
                <w:numId w:val="132"/>
              </w:numPr>
              <w:tabs>
                <w:tab w:val="right" w:pos="3073"/>
              </w:tabs>
              <w:rPr>
                <w:sz w:val="20"/>
                <w:szCs w:val="20"/>
              </w:rPr>
            </w:pPr>
            <w:r>
              <w:rPr>
                <w:sz w:val="20"/>
                <w:szCs w:val="20"/>
              </w:rPr>
              <w:t>Search for BP in MDG</w:t>
            </w:r>
          </w:p>
          <w:p w14:paraId="3CCDBC11" w14:textId="38B42E0B" w:rsidR="00D14548" w:rsidRDefault="007E0B30" w:rsidP="005A16BD">
            <w:pPr>
              <w:pStyle w:val="Odstavecseseznamem"/>
              <w:numPr>
                <w:ilvl w:val="0"/>
                <w:numId w:val="132"/>
              </w:numPr>
              <w:tabs>
                <w:tab w:val="right" w:pos="3073"/>
              </w:tabs>
              <w:rPr>
                <w:sz w:val="20"/>
                <w:szCs w:val="20"/>
              </w:rPr>
            </w:pPr>
            <w:r>
              <w:rPr>
                <w:sz w:val="20"/>
                <w:szCs w:val="20"/>
              </w:rPr>
              <w:t xml:space="preserve">Change </w:t>
            </w:r>
            <w:r w:rsidR="00D14548" w:rsidRPr="009E09AF">
              <w:rPr>
                <w:sz w:val="20"/>
                <w:szCs w:val="20"/>
              </w:rPr>
              <w:t xml:space="preserve">request for BP creation or BP change. </w:t>
            </w:r>
          </w:p>
          <w:p w14:paraId="3BB49E16" w14:textId="77777777" w:rsidR="00D14548" w:rsidRDefault="00D14548" w:rsidP="00D14548">
            <w:pPr>
              <w:pStyle w:val="Odstavecseseznamem"/>
              <w:numPr>
                <w:ilvl w:val="0"/>
                <w:numId w:val="132"/>
              </w:numPr>
              <w:tabs>
                <w:tab w:val="right" w:pos="3073"/>
              </w:tabs>
              <w:rPr>
                <w:del w:id="183" w:author="Tomáš Wiedermann" w:date="2026-05-13T12:32:00Z" w16du:dateUtc="2026-05-13T10:32:00Z"/>
                <w:sz w:val="20"/>
                <w:szCs w:val="20"/>
              </w:rPr>
            </w:pPr>
            <w:del w:id="184" w:author="Tomáš Wiedermann" w:date="2026-05-13T12:32:00Z" w16du:dateUtc="2026-05-13T10:32:00Z">
              <w:r>
                <w:rPr>
                  <w:sz w:val="20"/>
                  <w:szCs w:val="20"/>
                </w:rPr>
                <w:lastRenderedPageBreak/>
                <w:delText>RFC calls</w:delText>
              </w:r>
            </w:del>
          </w:p>
          <w:p w14:paraId="26B4EE1B" w14:textId="77777777" w:rsidR="00496164" w:rsidRPr="00460133" w:rsidRDefault="00496164" w:rsidP="00496164">
            <w:pPr>
              <w:pStyle w:val="Odstavecseseznamem"/>
              <w:numPr>
                <w:ilvl w:val="0"/>
                <w:numId w:val="132"/>
              </w:numPr>
              <w:tabs>
                <w:tab w:val="right" w:pos="3073"/>
              </w:tabs>
              <w:rPr>
                <w:sz w:val="20"/>
                <w:szCs w:val="20"/>
              </w:rPr>
            </w:pPr>
            <w:r>
              <w:rPr>
                <w:sz w:val="20"/>
                <w:szCs w:val="20"/>
              </w:rPr>
              <w:t>SOAP services call</w:t>
            </w:r>
          </w:p>
          <w:p w14:paraId="489FDD0A" w14:textId="77777777" w:rsidR="00B46AC0" w:rsidRDefault="003419BD" w:rsidP="00D14548">
            <w:pPr>
              <w:pStyle w:val="Odstavecseseznamem"/>
              <w:numPr>
                <w:ilvl w:val="0"/>
                <w:numId w:val="132"/>
              </w:numPr>
              <w:tabs>
                <w:tab w:val="right" w:pos="3073"/>
              </w:tabs>
              <w:rPr>
                <w:sz w:val="20"/>
                <w:szCs w:val="20"/>
              </w:rPr>
            </w:pPr>
            <w:r>
              <w:rPr>
                <w:sz w:val="20"/>
                <w:szCs w:val="20"/>
              </w:rPr>
              <w:t>Send email</w:t>
            </w:r>
          </w:p>
          <w:p w14:paraId="1B217787" w14:textId="0F12029E" w:rsidR="00D14548" w:rsidRPr="009E09AF" w:rsidRDefault="00EE352D" w:rsidP="00D14548">
            <w:pPr>
              <w:pStyle w:val="Odstavecseseznamem"/>
              <w:numPr>
                <w:ilvl w:val="0"/>
                <w:numId w:val="132"/>
              </w:numPr>
              <w:tabs>
                <w:tab w:val="right" w:pos="3073"/>
              </w:tabs>
              <w:rPr>
                <w:sz w:val="20"/>
                <w:szCs w:val="20"/>
              </w:rPr>
            </w:pPr>
            <w:r>
              <w:rPr>
                <w:sz w:val="20"/>
                <w:szCs w:val="20"/>
              </w:rPr>
              <w:t xml:space="preserve">Manage </w:t>
            </w:r>
            <w:r w:rsidR="00D768D0">
              <w:rPr>
                <w:sz w:val="20"/>
                <w:szCs w:val="20"/>
              </w:rPr>
              <w:t xml:space="preserve">processing </w:t>
            </w:r>
            <w:r w:rsidR="00D32459">
              <w:rPr>
                <w:sz w:val="20"/>
                <w:szCs w:val="20"/>
              </w:rPr>
              <w:t>queues</w:t>
            </w:r>
            <w:r w:rsidR="00D14548">
              <w:rPr>
                <w:sz w:val="20"/>
                <w:szCs w:val="20"/>
              </w:rPr>
              <w:t xml:space="preserve"> </w:t>
            </w:r>
            <w:r w:rsidR="00C64B56">
              <w:rPr>
                <w:sz w:val="20"/>
                <w:szCs w:val="20"/>
              </w:rPr>
              <w:t>(SMQ</w:t>
            </w:r>
            <w:r w:rsidR="00B20AE0">
              <w:rPr>
                <w:sz w:val="20"/>
                <w:szCs w:val="20"/>
              </w:rPr>
              <w:t>*</w:t>
            </w:r>
            <w:r w:rsidR="00C64B56">
              <w:rPr>
                <w:sz w:val="20"/>
                <w:szCs w:val="20"/>
              </w:rPr>
              <w:t>)</w:t>
            </w:r>
          </w:p>
          <w:p w14:paraId="6DF33F18" w14:textId="77777777" w:rsidR="00D14548" w:rsidRDefault="00D14548" w:rsidP="00D14548">
            <w:pPr>
              <w:tabs>
                <w:tab w:val="right" w:pos="3073"/>
              </w:tabs>
              <w:rPr>
                <w:sz w:val="20"/>
                <w:szCs w:val="20"/>
              </w:rPr>
            </w:pPr>
          </w:p>
          <w:p w14:paraId="27C87FBF" w14:textId="77777777" w:rsidR="00D14548" w:rsidRDefault="00D14548" w:rsidP="00D14548">
            <w:pPr>
              <w:tabs>
                <w:tab w:val="right" w:pos="3073"/>
              </w:tabs>
              <w:rPr>
                <w:sz w:val="20"/>
                <w:szCs w:val="20"/>
              </w:rPr>
            </w:pPr>
            <w:r>
              <w:rPr>
                <w:sz w:val="20"/>
                <w:szCs w:val="20"/>
              </w:rPr>
              <w:t>Types of users involved into MDG processes:</w:t>
            </w:r>
          </w:p>
          <w:p w14:paraId="1E644C9F" w14:textId="77777777" w:rsidR="00D14548" w:rsidRDefault="00D14548" w:rsidP="005A16BD">
            <w:pPr>
              <w:pStyle w:val="Odstavecseseznamem"/>
              <w:numPr>
                <w:ilvl w:val="0"/>
                <w:numId w:val="24"/>
              </w:numPr>
              <w:rPr>
                <w:sz w:val="20"/>
                <w:szCs w:val="18"/>
              </w:rPr>
            </w:pPr>
            <w:r w:rsidRPr="00460133">
              <w:rPr>
                <w:sz w:val="20"/>
                <w:szCs w:val="18"/>
              </w:rPr>
              <w:t>Technical users</w:t>
            </w:r>
            <w:r w:rsidR="004303BE">
              <w:rPr>
                <w:sz w:val="20"/>
                <w:szCs w:val="18"/>
              </w:rPr>
              <w:t xml:space="preserve"> of MDG internal process</w:t>
            </w:r>
          </w:p>
          <w:p w14:paraId="7C3CB7FF" w14:textId="2942C3D2" w:rsidR="004303BE" w:rsidRPr="00BD08F6" w:rsidRDefault="004303BE" w:rsidP="00BD08F6">
            <w:pPr>
              <w:pStyle w:val="Odstavecseseznamem"/>
              <w:rPr>
                <w:sz w:val="20"/>
                <w:szCs w:val="18"/>
              </w:rPr>
            </w:pPr>
          </w:p>
        </w:tc>
      </w:tr>
    </w:tbl>
    <w:p w14:paraId="23703C3A" w14:textId="77777777" w:rsidR="00C729FD" w:rsidRDefault="00C729FD" w:rsidP="00C729FD">
      <w:pPr>
        <w:rPr>
          <w:lang w:bidi="te-IN"/>
        </w:rPr>
      </w:pPr>
    </w:p>
    <w:p w14:paraId="2BD9729C" w14:textId="103F1C3E" w:rsidR="003C449B" w:rsidRPr="00802B33" w:rsidRDefault="003C449B" w:rsidP="003C449B">
      <w:pPr>
        <w:pStyle w:val="Nadpis3"/>
        <w:rPr>
          <w:lang w:val="en-GB" w:bidi="te-IN"/>
        </w:rPr>
      </w:pPr>
      <w:bookmarkStart w:id="185" w:name="_Toc229586696"/>
      <w:r w:rsidRPr="00802B33">
        <w:rPr>
          <w:lang w:val="en-GB" w:bidi="te-IN"/>
        </w:rPr>
        <w:t>Authorization objects</w:t>
      </w:r>
      <w:bookmarkEnd w:id="185"/>
    </w:p>
    <w:tbl>
      <w:tblPr>
        <w:tblStyle w:val="Mkatabulky"/>
        <w:tblW w:w="0" w:type="auto"/>
        <w:tblLook w:val="04A0" w:firstRow="1" w:lastRow="0" w:firstColumn="1" w:lastColumn="0" w:noHBand="0" w:noVBand="1"/>
      </w:tblPr>
      <w:tblGrid>
        <w:gridCol w:w="2263"/>
        <w:gridCol w:w="6799"/>
      </w:tblGrid>
      <w:tr w:rsidR="00CF14F5" w:rsidRPr="00AA4D86" w14:paraId="3D089E9F" w14:textId="77777777">
        <w:tc>
          <w:tcPr>
            <w:tcW w:w="2263" w:type="dxa"/>
          </w:tcPr>
          <w:p w14:paraId="14177E92" w14:textId="7EF45218" w:rsidR="00CF14F5" w:rsidRPr="005D1801" w:rsidRDefault="00CF14F5">
            <w:pPr>
              <w:tabs>
                <w:tab w:val="right" w:pos="3073"/>
              </w:tabs>
              <w:rPr>
                <w:b/>
                <w:sz w:val="20"/>
                <w:szCs w:val="20"/>
              </w:rPr>
            </w:pPr>
            <w:r>
              <w:rPr>
                <w:b/>
                <w:sz w:val="20"/>
                <w:szCs w:val="20"/>
              </w:rPr>
              <w:t>Object</w:t>
            </w:r>
          </w:p>
        </w:tc>
        <w:tc>
          <w:tcPr>
            <w:tcW w:w="6799" w:type="dxa"/>
          </w:tcPr>
          <w:p w14:paraId="645F7497" w14:textId="77777777" w:rsidR="00CF14F5" w:rsidRPr="005D1801" w:rsidRDefault="00CF14F5">
            <w:pPr>
              <w:tabs>
                <w:tab w:val="right" w:pos="3073"/>
              </w:tabs>
              <w:rPr>
                <w:b/>
                <w:sz w:val="20"/>
                <w:szCs w:val="20"/>
              </w:rPr>
            </w:pPr>
            <w:r w:rsidRPr="005D1801">
              <w:rPr>
                <w:b/>
                <w:sz w:val="20"/>
                <w:szCs w:val="20"/>
              </w:rPr>
              <w:t>Description</w:t>
            </w:r>
          </w:p>
        </w:tc>
      </w:tr>
      <w:tr w:rsidR="00CF14F5" w:rsidRPr="00AA4D86" w14:paraId="55C89809" w14:textId="77777777">
        <w:tc>
          <w:tcPr>
            <w:tcW w:w="2263" w:type="dxa"/>
          </w:tcPr>
          <w:p w14:paraId="0EBA0478" w14:textId="79DD556A" w:rsidR="00CF14F5" w:rsidRPr="005D1801" w:rsidRDefault="00BE5D42" w:rsidP="00BD08F6">
            <w:pPr>
              <w:rPr>
                <w:sz w:val="20"/>
                <w:szCs w:val="20"/>
              </w:rPr>
            </w:pPr>
            <w:r>
              <w:rPr>
                <w:sz w:val="20"/>
                <w:szCs w:val="20"/>
              </w:rPr>
              <w:t>ZMDG_</w:t>
            </w:r>
            <w:r w:rsidR="009218C3">
              <w:rPr>
                <w:sz w:val="20"/>
                <w:szCs w:val="20"/>
              </w:rPr>
              <w:t>ORIGIN</w:t>
            </w:r>
          </w:p>
        </w:tc>
        <w:tc>
          <w:tcPr>
            <w:tcW w:w="6799" w:type="dxa"/>
          </w:tcPr>
          <w:p w14:paraId="0CFAC6FF" w14:textId="7812BA0A" w:rsidR="00CF14F5" w:rsidRDefault="009218C3" w:rsidP="002A6FA5">
            <w:pPr>
              <w:rPr>
                <w:sz w:val="20"/>
                <w:szCs w:val="20"/>
              </w:rPr>
            </w:pPr>
            <w:r>
              <w:rPr>
                <w:sz w:val="20"/>
                <w:szCs w:val="20"/>
              </w:rPr>
              <w:t xml:space="preserve">Authorization object for </w:t>
            </w:r>
            <w:r w:rsidR="00B04E5A">
              <w:rPr>
                <w:sz w:val="20"/>
                <w:szCs w:val="20"/>
              </w:rPr>
              <w:t xml:space="preserve">connected </w:t>
            </w:r>
            <w:r>
              <w:rPr>
                <w:sz w:val="20"/>
                <w:szCs w:val="20"/>
              </w:rPr>
              <w:t>system</w:t>
            </w:r>
          </w:p>
          <w:p w14:paraId="3F9404CA" w14:textId="1A6E993C" w:rsidR="0058084F" w:rsidRDefault="0058084F" w:rsidP="002A6FA5">
            <w:pPr>
              <w:rPr>
                <w:sz w:val="20"/>
                <w:szCs w:val="20"/>
              </w:rPr>
            </w:pPr>
            <w:r>
              <w:rPr>
                <w:sz w:val="20"/>
                <w:szCs w:val="20"/>
              </w:rPr>
              <w:t>Pa</w:t>
            </w:r>
            <w:r w:rsidR="00F4082D">
              <w:rPr>
                <w:sz w:val="20"/>
                <w:szCs w:val="20"/>
              </w:rPr>
              <w:t xml:space="preserve">rameter: </w:t>
            </w:r>
          </w:p>
          <w:p w14:paraId="758C351E" w14:textId="77777777" w:rsidR="00F4082D" w:rsidRDefault="00496F1D" w:rsidP="005A16BD">
            <w:pPr>
              <w:pStyle w:val="Odstavecseseznamem"/>
              <w:numPr>
                <w:ilvl w:val="0"/>
                <w:numId w:val="24"/>
              </w:numPr>
              <w:rPr>
                <w:rFonts w:eastAsia="Times New Roman"/>
                <w:sz w:val="20"/>
                <w:szCs w:val="20"/>
              </w:rPr>
            </w:pPr>
            <w:r w:rsidRPr="00BD08F6">
              <w:rPr>
                <w:rFonts w:eastAsia="Times New Roman"/>
                <w:sz w:val="20"/>
                <w:szCs w:val="20"/>
              </w:rPr>
              <w:t>LOGSYS</w:t>
            </w:r>
          </w:p>
          <w:p w14:paraId="529268BA" w14:textId="345F717B" w:rsidR="00042995" w:rsidRPr="00BD08F6" w:rsidRDefault="00042995" w:rsidP="00BD08F6">
            <w:pPr>
              <w:pStyle w:val="Odstavecseseznamem"/>
              <w:numPr>
                <w:ilvl w:val="0"/>
                <w:numId w:val="24"/>
              </w:numPr>
              <w:rPr>
                <w:sz w:val="20"/>
                <w:szCs w:val="20"/>
              </w:rPr>
            </w:pPr>
            <w:r>
              <w:rPr>
                <w:sz w:val="20"/>
                <w:szCs w:val="20"/>
              </w:rPr>
              <w:t xml:space="preserve">ACTVT – display, create, change, </w:t>
            </w:r>
            <w:r w:rsidR="00A81D8A">
              <w:rPr>
                <w:sz w:val="20"/>
                <w:szCs w:val="20"/>
              </w:rPr>
              <w:t>extend, deactivate</w:t>
            </w:r>
          </w:p>
        </w:tc>
      </w:tr>
      <w:tr w:rsidR="00CF14F5" w:rsidRPr="00AA4D86" w14:paraId="1D5D3BCF" w14:textId="77777777">
        <w:tc>
          <w:tcPr>
            <w:tcW w:w="2263" w:type="dxa"/>
          </w:tcPr>
          <w:p w14:paraId="0B7D83C3" w14:textId="00080D2F" w:rsidR="00CF14F5" w:rsidRPr="005D1801" w:rsidRDefault="00532277" w:rsidP="00BD08F6">
            <w:pPr>
              <w:rPr>
                <w:sz w:val="20"/>
                <w:szCs w:val="20"/>
              </w:rPr>
            </w:pPr>
            <w:r>
              <w:rPr>
                <w:sz w:val="20"/>
                <w:szCs w:val="20"/>
              </w:rPr>
              <w:t>ZMDG_REQ</w:t>
            </w:r>
          </w:p>
        </w:tc>
        <w:tc>
          <w:tcPr>
            <w:tcW w:w="6799" w:type="dxa"/>
          </w:tcPr>
          <w:p w14:paraId="186A2950" w14:textId="4DC54544" w:rsidR="00CF14F5" w:rsidRDefault="00C11038" w:rsidP="005A16BD">
            <w:pPr>
              <w:rPr>
                <w:sz w:val="20"/>
                <w:szCs w:val="20"/>
              </w:rPr>
            </w:pPr>
            <w:r w:rsidRPr="00C11038">
              <w:rPr>
                <w:sz w:val="20"/>
                <w:szCs w:val="20"/>
              </w:rPr>
              <w:t>Aut</w:t>
            </w:r>
            <w:r>
              <w:rPr>
                <w:sz w:val="20"/>
                <w:szCs w:val="20"/>
              </w:rPr>
              <w:t>horization object for request</w:t>
            </w:r>
            <w:r w:rsidR="00581BB5">
              <w:rPr>
                <w:sz w:val="20"/>
                <w:szCs w:val="20"/>
              </w:rPr>
              <w:t xml:space="preserve"> (</w:t>
            </w:r>
            <w:r w:rsidR="00F96B0F">
              <w:rPr>
                <w:sz w:val="20"/>
                <w:szCs w:val="20"/>
              </w:rPr>
              <w:t>whose object can be manipulated with)</w:t>
            </w:r>
          </w:p>
          <w:p w14:paraId="1A9EC852" w14:textId="77777777" w:rsidR="00C11038" w:rsidRDefault="00C11038" w:rsidP="005A16BD">
            <w:pPr>
              <w:rPr>
                <w:sz w:val="20"/>
                <w:szCs w:val="20"/>
              </w:rPr>
            </w:pPr>
            <w:r>
              <w:rPr>
                <w:sz w:val="20"/>
                <w:szCs w:val="20"/>
              </w:rPr>
              <w:t>Parameters:</w:t>
            </w:r>
          </w:p>
          <w:p w14:paraId="423762E9" w14:textId="3A74098A" w:rsidR="00C11038" w:rsidRDefault="00C11038" w:rsidP="005A16BD">
            <w:pPr>
              <w:pStyle w:val="Odstavecseseznamem"/>
              <w:numPr>
                <w:ilvl w:val="0"/>
                <w:numId w:val="24"/>
              </w:numPr>
              <w:rPr>
                <w:sz w:val="20"/>
                <w:szCs w:val="20"/>
              </w:rPr>
            </w:pPr>
            <w:r>
              <w:rPr>
                <w:sz w:val="20"/>
                <w:szCs w:val="20"/>
              </w:rPr>
              <w:t xml:space="preserve">USER  </w:t>
            </w:r>
            <w:r w:rsidR="009F6B7A">
              <w:rPr>
                <w:sz w:val="20"/>
                <w:szCs w:val="20"/>
              </w:rPr>
              <w:t xml:space="preserve"> </w:t>
            </w:r>
            <w:r w:rsidR="00DB35B6">
              <w:rPr>
                <w:sz w:val="20"/>
                <w:szCs w:val="20"/>
              </w:rPr>
              <w:t xml:space="preserve">- </w:t>
            </w:r>
            <w:r w:rsidR="006724C4">
              <w:rPr>
                <w:sz w:val="20"/>
                <w:szCs w:val="20"/>
              </w:rPr>
              <w:t>request owner</w:t>
            </w:r>
          </w:p>
          <w:p w14:paraId="02A209C3" w14:textId="3EE486F9" w:rsidR="00C11038" w:rsidRPr="00BD08F6" w:rsidRDefault="00C11038" w:rsidP="00BD08F6">
            <w:pPr>
              <w:pStyle w:val="Odstavecseseznamem"/>
              <w:numPr>
                <w:ilvl w:val="0"/>
                <w:numId w:val="24"/>
              </w:numPr>
              <w:rPr>
                <w:sz w:val="20"/>
                <w:szCs w:val="20"/>
              </w:rPr>
            </w:pPr>
            <w:r>
              <w:rPr>
                <w:sz w:val="20"/>
                <w:szCs w:val="20"/>
              </w:rPr>
              <w:t>ACTVT</w:t>
            </w:r>
            <w:r w:rsidR="00DF4FC5">
              <w:rPr>
                <w:sz w:val="20"/>
                <w:szCs w:val="20"/>
              </w:rPr>
              <w:t xml:space="preserve"> </w:t>
            </w:r>
            <w:r w:rsidR="008676F9">
              <w:rPr>
                <w:sz w:val="20"/>
                <w:szCs w:val="20"/>
              </w:rPr>
              <w:t>–</w:t>
            </w:r>
            <w:r w:rsidR="00DF4FC5">
              <w:rPr>
                <w:sz w:val="20"/>
                <w:szCs w:val="20"/>
              </w:rPr>
              <w:t xml:space="preserve"> </w:t>
            </w:r>
            <w:r w:rsidR="008676F9">
              <w:rPr>
                <w:sz w:val="20"/>
                <w:szCs w:val="20"/>
              </w:rPr>
              <w:t>display, create, change, delete</w:t>
            </w:r>
          </w:p>
        </w:tc>
      </w:tr>
    </w:tbl>
    <w:p w14:paraId="79E00D89" w14:textId="77777777" w:rsidR="00A66288" w:rsidRDefault="00A66288" w:rsidP="00A66288">
      <w:pPr>
        <w:rPr>
          <w:lang w:bidi="te-IN"/>
        </w:rPr>
      </w:pPr>
    </w:p>
    <w:p w14:paraId="4F485BFD" w14:textId="77777777" w:rsidR="00CF14F5" w:rsidRPr="00802B33" w:rsidRDefault="00CF14F5" w:rsidP="00A66288">
      <w:pPr>
        <w:rPr>
          <w:lang w:bidi="te-IN"/>
        </w:rPr>
      </w:pPr>
    </w:p>
    <w:p w14:paraId="3DC803F6" w14:textId="71CB4D72" w:rsidR="00A66288" w:rsidRPr="00802B33" w:rsidRDefault="00A66288" w:rsidP="00A66288">
      <w:pPr>
        <w:pStyle w:val="Nadpis3"/>
        <w:rPr>
          <w:lang w:val="en-GB" w:bidi="te-IN"/>
        </w:rPr>
      </w:pPr>
      <w:bookmarkStart w:id="186" w:name="_Toc229586697"/>
      <w:r w:rsidRPr="00802B33">
        <w:rPr>
          <w:lang w:val="en-GB" w:bidi="te-IN"/>
        </w:rPr>
        <w:t>Authorization roles</w:t>
      </w:r>
      <w:bookmarkEnd w:id="186"/>
    </w:p>
    <w:tbl>
      <w:tblPr>
        <w:tblStyle w:val="Mkatabulky"/>
        <w:tblW w:w="0" w:type="auto"/>
        <w:tblLook w:val="04A0" w:firstRow="1" w:lastRow="0" w:firstColumn="1" w:lastColumn="0" w:noHBand="0" w:noVBand="1"/>
      </w:tblPr>
      <w:tblGrid>
        <w:gridCol w:w="2750"/>
        <w:gridCol w:w="6312"/>
      </w:tblGrid>
      <w:tr w:rsidR="00232637" w:rsidRPr="00AA4D86" w14:paraId="77912A6F" w14:textId="77777777" w:rsidTr="00B31AE9">
        <w:tc>
          <w:tcPr>
            <w:tcW w:w="2750" w:type="dxa"/>
          </w:tcPr>
          <w:p w14:paraId="61F9331E" w14:textId="0F9DC293" w:rsidR="00232637" w:rsidRPr="005D1801" w:rsidRDefault="00232637">
            <w:pPr>
              <w:tabs>
                <w:tab w:val="right" w:pos="3073"/>
              </w:tabs>
              <w:rPr>
                <w:b/>
                <w:sz w:val="20"/>
                <w:szCs w:val="20"/>
              </w:rPr>
            </w:pPr>
            <w:r>
              <w:rPr>
                <w:b/>
                <w:sz w:val="20"/>
                <w:szCs w:val="20"/>
              </w:rPr>
              <w:t>Role</w:t>
            </w:r>
          </w:p>
        </w:tc>
        <w:tc>
          <w:tcPr>
            <w:tcW w:w="6312" w:type="dxa"/>
          </w:tcPr>
          <w:p w14:paraId="302ADDF1" w14:textId="0AD656E7" w:rsidR="00232637" w:rsidRPr="005D1801" w:rsidRDefault="00232637">
            <w:pPr>
              <w:tabs>
                <w:tab w:val="right" w:pos="3073"/>
              </w:tabs>
              <w:rPr>
                <w:b/>
                <w:sz w:val="20"/>
                <w:szCs w:val="20"/>
              </w:rPr>
            </w:pPr>
            <w:r w:rsidRPr="005D1801">
              <w:rPr>
                <w:b/>
                <w:sz w:val="20"/>
                <w:szCs w:val="20"/>
              </w:rPr>
              <w:t>Description</w:t>
            </w:r>
          </w:p>
        </w:tc>
      </w:tr>
      <w:tr w:rsidR="003A7D0B" w:rsidRPr="00AA4D86" w14:paraId="0A8FAF17" w14:textId="77777777" w:rsidTr="00B31AE9">
        <w:tc>
          <w:tcPr>
            <w:tcW w:w="2750" w:type="dxa"/>
          </w:tcPr>
          <w:p w14:paraId="664D3968" w14:textId="6E60D734" w:rsidR="003A7D0B" w:rsidRDefault="003A7D0B" w:rsidP="003A7D0B">
            <w:pPr>
              <w:tabs>
                <w:tab w:val="right" w:pos="3073"/>
              </w:tabs>
              <w:rPr>
                <w:b/>
                <w:sz w:val="20"/>
                <w:szCs w:val="20"/>
              </w:rPr>
            </w:pPr>
            <w:r>
              <w:rPr>
                <w:sz w:val="20"/>
                <w:szCs w:val="20"/>
              </w:rPr>
              <w:t>ZMDG_ADMIN</w:t>
            </w:r>
          </w:p>
        </w:tc>
        <w:tc>
          <w:tcPr>
            <w:tcW w:w="6312" w:type="dxa"/>
          </w:tcPr>
          <w:p w14:paraId="41E83771" w14:textId="77777777" w:rsidR="003A7D0B" w:rsidRDefault="003A7D0B" w:rsidP="003A7D0B">
            <w:pPr>
              <w:rPr>
                <w:sz w:val="20"/>
                <w:szCs w:val="20"/>
              </w:rPr>
            </w:pPr>
            <w:r>
              <w:rPr>
                <w:sz w:val="20"/>
                <w:szCs w:val="20"/>
              </w:rPr>
              <w:t>ZMDG_REQ</w:t>
            </w:r>
          </w:p>
          <w:p w14:paraId="04A3C8D7" w14:textId="77777777" w:rsidR="003A7D0B" w:rsidRDefault="003A7D0B" w:rsidP="003A7D0B">
            <w:pPr>
              <w:pStyle w:val="Odstavecseseznamem"/>
              <w:numPr>
                <w:ilvl w:val="0"/>
                <w:numId w:val="135"/>
              </w:numPr>
              <w:rPr>
                <w:sz w:val="20"/>
                <w:szCs w:val="20"/>
              </w:rPr>
            </w:pPr>
            <w:r>
              <w:rPr>
                <w:sz w:val="20"/>
                <w:szCs w:val="20"/>
              </w:rPr>
              <w:t>USER = *</w:t>
            </w:r>
          </w:p>
          <w:p w14:paraId="3BA02A9D" w14:textId="2BAE5F7B" w:rsidR="003A7D0B" w:rsidRPr="00BD08F6" w:rsidRDefault="003A7D0B" w:rsidP="00BD08F6">
            <w:pPr>
              <w:pStyle w:val="Odstavecseseznamem"/>
              <w:numPr>
                <w:ilvl w:val="0"/>
                <w:numId w:val="135"/>
              </w:numPr>
              <w:rPr>
                <w:sz w:val="20"/>
                <w:szCs w:val="20"/>
              </w:rPr>
            </w:pPr>
            <w:r>
              <w:rPr>
                <w:sz w:val="20"/>
                <w:szCs w:val="20"/>
              </w:rPr>
              <w:t>ACTVT = *</w:t>
            </w:r>
          </w:p>
        </w:tc>
      </w:tr>
      <w:tr w:rsidR="00395B69" w:rsidRPr="00AA4D86" w14:paraId="4F00BC76" w14:textId="77777777" w:rsidTr="00B31AE9">
        <w:tc>
          <w:tcPr>
            <w:tcW w:w="2750" w:type="dxa"/>
          </w:tcPr>
          <w:p w14:paraId="476E228F" w14:textId="199CC340" w:rsidR="00395B69" w:rsidRDefault="00395B69" w:rsidP="003A7D0B">
            <w:pPr>
              <w:rPr>
                <w:sz w:val="20"/>
                <w:szCs w:val="20"/>
              </w:rPr>
            </w:pPr>
            <w:r>
              <w:rPr>
                <w:sz w:val="20"/>
                <w:szCs w:val="20"/>
              </w:rPr>
              <w:t>ZMDG_ADMIN_GLOB</w:t>
            </w:r>
          </w:p>
        </w:tc>
        <w:tc>
          <w:tcPr>
            <w:tcW w:w="6312" w:type="dxa"/>
          </w:tcPr>
          <w:p w14:paraId="47D7A7F4" w14:textId="77777777" w:rsidR="009551B2" w:rsidRDefault="009551B2" w:rsidP="009551B2">
            <w:pPr>
              <w:rPr>
                <w:sz w:val="20"/>
                <w:szCs w:val="20"/>
              </w:rPr>
            </w:pPr>
            <w:r>
              <w:rPr>
                <w:sz w:val="20"/>
                <w:szCs w:val="20"/>
              </w:rPr>
              <w:t>ZMDG_ORIGIN</w:t>
            </w:r>
          </w:p>
          <w:p w14:paraId="375311F5" w14:textId="77777777" w:rsidR="009551B2" w:rsidRDefault="009551B2" w:rsidP="009551B2">
            <w:pPr>
              <w:pStyle w:val="Odstavecseseznamem"/>
              <w:numPr>
                <w:ilvl w:val="0"/>
                <w:numId w:val="134"/>
              </w:numPr>
              <w:rPr>
                <w:sz w:val="20"/>
                <w:szCs w:val="20"/>
              </w:rPr>
            </w:pPr>
            <w:r>
              <w:rPr>
                <w:sz w:val="20"/>
                <w:szCs w:val="20"/>
              </w:rPr>
              <w:t>LOGSYS = *</w:t>
            </w:r>
          </w:p>
          <w:p w14:paraId="67309CEA" w14:textId="7972FAE0" w:rsidR="00395B69" w:rsidRPr="00373A84" w:rsidRDefault="009551B2" w:rsidP="00BD08F6">
            <w:pPr>
              <w:pStyle w:val="Odstavecseseznamem"/>
              <w:numPr>
                <w:ilvl w:val="0"/>
                <w:numId w:val="134"/>
              </w:numPr>
              <w:rPr>
                <w:sz w:val="20"/>
                <w:szCs w:val="20"/>
              </w:rPr>
            </w:pPr>
            <w:r>
              <w:rPr>
                <w:sz w:val="20"/>
                <w:szCs w:val="20"/>
              </w:rPr>
              <w:t>ACTVT   = *</w:t>
            </w:r>
          </w:p>
        </w:tc>
      </w:tr>
      <w:tr w:rsidR="003A7D0B" w:rsidRPr="00AA4D86" w14:paraId="29287C20" w14:textId="77777777" w:rsidTr="00B31AE9">
        <w:tc>
          <w:tcPr>
            <w:tcW w:w="2750" w:type="dxa"/>
          </w:tcPr>
          <w:p w14:paraId="1715D3E5" w14:textId="621102A1" w:rsidR="003A7D0B" w:rsidRPr="005D1801" w:rsidRDefault="003A7D0B" w:rsidP="003A7D0B">
            <w:pPr>
              <w:rPr>
                <w:sz w:val="20"/>
                <w:szCs w:val="20"/>
              </w:rPr>
            </w:pPr>
            <w:r>
              <w:rPr>
                <w:sz w:val="20"/>
                <w:szCs w:val="20"/>
              </w:rPr>
              <w:t>ZMDG_ADMIN_CZ</w:t>
            </w:r>
          </w:p>
        </w:tc>
        <w:tc>
          <w:tcPr>
            <w:tcW w:w="6312" w:type="dxa"/>
          </w:tcPr>
          <w:p w14:paraId="0154FB62" w14:textId="07A2DDB0" w:rsidR="003A7D0B" w:rsidRDefault="003A7D0B" w:rsidP="003A7D0B">
            <w:pPr>
              <w:rPr>
                <w:sz w:val="20"/>
                <w:szCs w:val="20"/>
              </w:rPr>
            </w:pPr>
            <w:r>
              <w:rPr>
                <w:sz w:val="20"/>
                <w:szCs w:val="20"/>
              </w:rPr>
              <w:t>ZMDG_ORIGIN</w:t>
            </w:r>
          </w:p>
          <w:p w14:paraId="1AEF4832" w14:textId="148793C3" w:rsidR="003A7D0B" w:rsidRDefault="003A7D0B" w:rsidP="003A7D0B">
            <w:pPr>
              <w:pStyle w:val="Odstavecseseznamem"/>
              <w:numPr>
                <w:ilvl w:val="0"/>
                <w:numId w:val="134"/>
              </w:numPr>
              <w:rPr>
                <w:sz w:val="20"/>
                <w:szCs w:val="20"/>
              </w:rPr>
            </w:pPr>
            <w:r>
              <w:rPr>
                <w:sz w:val="20"/>
                <w:szCs w:val="20"/>
              </w:rPr>
              <w:t>LOGSYS = CZ</w:t>
            </w:r>
          </w:p>
          <w:p w14:paraId="0857BE34" w14:textId="1E8094E6" w:rsidR="003A7D0B" w:rsidRPr="00771DE5" w:rsidRDefault="003A7D0B" w:rsidP="00BD08F6">
            <w:pPr>
              <w:pStyle w:val="Odstavecseseznamem"/>
              <w:numPr>
                <w:ilvl w:val="0"/>
                <w:numId w:val="134"/>
              </w:numPr>
            </w:pPr>
            <w:r>
              <w:rPr>
                <w:sz w:val="20"/>
                <w:szCs w:val="20"/>
              </w:rPr>
              <w:t>ACTVT   = *</w:t>
            </w:r>
          </w:p>
        </w:tc>
      </w:tr>
      <w:tr w:rsidR="003A7D0B" w:rsidRPr="00AA4D86" w14:paraId="7FDF7563" w14:textId="77777777" w:rsidTr="00B31AE9">
        <w:tc>
          <w:tcPr>
            <w:tcW w:w="2750" w:type="dxa"/>
          </w:tcPr>
          <w:p w14:paraId="2968A6E1" w14:textId="5F988CA1" w:rsidR="003A7D0B" w:rsidRDefault="003A7D0B" w:rsidP="003A7D0B">
            <w:pPr>
              <w:rPr>
                <w:sz w:val="20"/>
                <w:szCs w:val="20"/>
              </w:rPr>
            </w:pPr>
            <w:r>
              <w:rPr>
                <w:sz w:val="20"/>
                <w:szCs w:val="20"/>
              </w:rPr>
              <w:t>ZMDG_ADMIN_BE</w:t>
            </w:r>
          </w:p>
        </w:tc>
        <w:tc>
          <w:tcPr>
            <w:tcW w:w="6312" w:type="dxa"/>
          </w:tcPr>
          <w:p w14:paraId="0AACA10D" w14:textId="77777777" w:rsidR="003A7D0B" w:rsidRDefault="003A7D0B" w:rsidP="003A7D0B">
            <w:pPr>
              <w:rPr>
                <w:sz w:val="20"/>
                <w:szCs w:val="20"/>
              </w:rPr>
            </w:pPr>
            <w:r>
              <w:rPr>
                <w:sz w:val="20"/>
                <w:szCs w:val="20"/>
              </w:rPr>
              <w:t>ZMDG_ORIGIN</w:t>
            </w:r>
          </w:p>
          <w:p w14:paraId="1BAB2FCA" w14:textId="6F3D9168" w:rsidR="003A7D0B" w:rsidRDefault="003A7D0B" w:rsidP="003A7D0B">
            <w:pPr>
              <w:pStyle w:val="Odstavecseseznamem"/>
              <w:numPr>
                <w:ilvl w:val="0"/>
                <w:numId w:val="134"/>
              </w:numPr>
              <w:rPr>
                <w:sz w:val="20"/>
                <w:szCs w:val="20"/>
              </w:rPr>
            </w:pPr>
            <w:r>
              <w:rPr>
                <w:sz w:val="20"/>
                <w:szCs w:val="20"/>
              </w:rPr>
              <w:t>LOGSYS = BE</w:t>
            </w:r>
          </w:p>
          <w:p w14:paraId="2ED6C20F" w14:textId="25C5C540" w:rsidR="003A7D0B" w:rsidRPr="00373A84" w:rsidRDefault="003A7D0B" w:rsidP="00BD08F6">
            <w:pPr>
              <w:pStyle w:val="Odstavecseseznamem"/>
              <w:numPr>
                <w:ilvl w:val="0"/>
                <w:numId w:val="134"/>
              </w:numPr>
              <w:rPr>
                <w:sz w:val="20"/>
                <w:szCs w:val="20"/>
              </w:rPr>
            </w:pPr>
            <w:r>
              <w:rPr>
                <w:sz w:val="20"/>
                <w:szCs w:val="20"/>
              </w:rPr>
              <w:t>ACTVT   = *</w:t>
            </w:r>
          </w:p>
        </w:tc>
      </w:tr>
      <w:tr w:rsidR="00AA6840" w:rsidRPr="00AA4D86" w14:paraId="773C212D" w14:textId="77777777" w:rsidTr="00B31AE9">
        <w:tc>
          <w:tcPr>
            <w:tcW w:w="2750" w:type="dxa"/>
          </w:tcPr>
          <w:p w14:paraId="750C554B" w14:textId="255549F6" w:rsidR="00AA6840" w:rsidRDefault="00AA6840" w:rsidP="003A7D0B">
            <w:pPr>
              <w:rPr>
                <w:sz w:val="20"/>
                <w:szCs w:val="20"/>
              </w:rPr>
            </w:pPr>
            <w:r>
              <w:rPr>
                <w:sz w:val="20"/>
                <w:szCs w:val="20"/>
              </w:rPr>
              <w:t>ZMDG_USER</w:t>
            </w:r>
          </w:p>
        </w:tc>
        <w:tc>
          <w:tcPr>
            <w:tcW w:w="6312" w:type="dxa"/>
          </w:tcPr>
          <w:p w14:paraId="6BCB55BD" w14:textId="77777777" w:rsidR="007D35DD" w:rsidRDefault="007D35DD" w:rsidP="007D35DD">
            <w:pPr>
              <w:rPr>
                <w:sz w:val="20"/>
                <w:szCs w:val="20"/>
              </w:rPr>
            </w:pPr>
            <w:r>
              <w:rPr>
                <w:sz w:val="20"/>
                <w:szCs w:val="20"/>
              </w:rPr>
              <w:t>ZMDG_REQ</w:t>
            </w:r>
          </w:p>
          <w:p w14:paraId="0ED594C2" w14:textId="77777777" w:rsidR="007D35DD" w:rsidRDefault="007D35DD" w:rsidP="007D35DD">
            <w:pPr>
              <w:pStyle w:val="Odstavecseseznamem"/>
              <w:numPr>
                <w:ilvl w:val="0"/>
                <w:numId w:val="135"/>
              </w:numPr>
              <w:rPr>
                <w:sz w:val="20"/>
                <w:szCs w:val="20"/>
              </w:rPr>
            </w:pPr>
            <w:r>
              <w:rPr>
                <w:sz w:val="20"/>
                <w:szCs w:val="20"/>
              </w:rPr>
              <w:t>USER = SY-UNAME</w:t>
            </w:r>
          </w:p>
          <w:p w14:paraId="3CD18F41" w14:textId="435E2C48" w:rsidR="007D35DD" w:rsidRPr="00BD08F6" w:rsidRDefault="007D35DD" w:rsidP="00BD08F6">
            <w:pPr>
              <w:pStyle w:val="Odstavecseseznamem"/>
              <w:numPr>
                <w:ilvl w:val="0"/>
                <w:numId w:val="135"/>
              </w:numPr>
              <w:rPr>
                <w:sz w:val="20"/>
                <w:szCs w:val="20"/>
              </w:rPr>
            </w:pPr>
            <w:r w:rsidRPr="00BD08F6">
              <w:rPr>
                <w:sz w:val="20"/>
                <w:szCs w:val="20"/>
              </w:rPr>
              <w:t>ACTVT = *</w:t>
            </w:r>
          </w:p>
          <w:p w14:paraId="64554835" w14:textId="77777777" w:rsidR="007D35DD" w:rsidRDefault="007D35DD" w:rsidP="007D35DD">
            <w:pPr>
              <w:rPr>
                <w:sz w:val="20"/>
                <w:szCs w:val="20"/>
              </w:rPr>
            </w:pPr>
          </w:p>
          <w:p w14:paraId="29FAC337" w14:textId="28B82E36" w:rsidR="00AA6840" w:rsidRDefault="00AA6840" w:rsidP="003A7D0B">
            <w:pPr>
              <w:rPr>
                <w:sz w:val="20"/>
                <w:szCs w:val="20"/>
              </w:rPr>
            </w:pPr>
            <w:r w:rsidRPr="00AA6840">
              <w:rPr>
                <w:sz w:val="20"/>
                <w:szCs w:val="20"/>
              </w:rPr>
              <w:t>IWSV</w:t>
            </w:r>
          </w:p>
          <w:p w14:paraId="3FC6DFF6" w14:textId="77777777" w:rsidR="00AA6840" w:rsidRDefault="00FB6A88" w:rsidP="003A7D0B">
            <w:pPr>
              <w:rPr>
                <w:sz w:val="20"/>
                <w:szCs w:val="20"/>
              </w:rPr>
            </w:pPr>
            <w:r w:rsidRPr="00FB6A88">
              <w:rPr>
                <w:sz w:val="20"/>
                <w:szCs w:val="20"/>
              </w:rPr>
              <w:t>G4BA</w:t>
            </w:r>
          </w:p>
          <w:p w14:paraId="75311694" w14:textId="23F3FD27" w:rsidR="00AA6840" w:rsidRDefault="004E58F2" w:rsidP="003A7D0B">
            <w:pPr>
              <w:rPr>
                <w:sz w:val="20"/>
                <w:szCs w:val="20"/>
              </w:rPr>
            </w:pPr>
            <w:r w:rsidRPr="004E58F2">
              <w:rPr>
                <w:sz w:val="20"/>
                <w:szCs w:val="20"/>
              </w:rPr>
              <w:t>S_SERVICE</w:t>
            </w:r>
          </w:p>
        </w:tc>
      </w:tr>
      <w:tr w:rsidR="003A7D0B" w:rsidRPr="00AA4D86" w14:paraId="663FC46F" w14:textId="77777777" w:rsidTr="00B31AE9">
        <w:tc>
          <w:tcPr>
            <w:tcW w:w="2750" w:type="dxa"/>
          </w:tcPr>
          <w:p w14:paraId="112EAA0D" w14:textId="288588B7" w:rsidR="003A7D0B" w:rsidRPr="005D1801" w:rsidRDefault="003A7D0B" w:rsidP="003A7D0B">
            <w:pPr>
              <w:rPr>
                <w:sz w:val="20"/>
                <w:szCs w:val="20"/>
              </w:rPr>
            </w:pPr>
            <w:r>
              <w:rPr>
                <w:sz w:val="20"/>
                <w:szCs w:val="20"/>
              </w:rPr>
              <w:t>ZMDG_USER_CZ</w:t>
            </w:r>
          </w:p>
        </w:tc>
        <w:tc>
          <w:tcPr>
            <w:tcW w:w="6312" w:type="dxa"/>
          </w:tcPr>
          <w:p w14:paraId="7E8AF2F1" w14:textId="05D7C337" w:rsidR="003A7D0B" w:rsidRDefault="003A7D0B" w:rsidP="003A7D0B">
            <w:pPr>
              <w:rPr>
                <w:sz w:val="20"/>
                <w:szCs w:val="20"/>
              </w:rPr>
            </w:pPr>
            <w:r>
              <w:rPr>
                <w:sz w:val="20"/>
                <w:szCs w:val="20"/>
              </w:rPr>
              <w:t>ZMDG_ORIGIN</w:t>
            </w:r>
          </w:p>
          <w:p w14:paraId="3397079B" w14:textId="6B21560D" w:rsidR="003A7D0B" w:rsidRDefault="003A7D0B" w:rsidP="003A7D0B">
            <w:pPr>
              <w:pStyle w:val="Odstavecseseznamem"/>
              <w:numPr>
                <w:ilvl w:val="0"/>
                <w:numId w:val="134"/>
              </w:numPr>
              <w:rPr>
                <w:sz w:val="20"/>
                <w:szCs w:val="20"/>
              </w:rPr>
            </w:pPr>
            <w:r>
              <w:rPr>
                <w:sz w:val="20"/>
                <w:szCs w:val="20"/>
              </w:rPr>
              <w:t>LOGSYS = CZ</w:t>
            </w:r>
          </w:p>
          <w:p w14:paraId="41007BA4" w14:textId="275A891C" w:rsidR="00E61CD9" w:rsidRDefault="003A7D0B" w:rsidP="007D35DD">
            <w:pPr>
              <w:pStyle w:val="Odstavecseseznamem"/>
              <w:numPr>
                <w:ilvl w:val="0"/>
                <w:numId w:val="134"/>
              </w:numPr>
              <w:rPr>
                <w:sz w:val="20"/>
                <w:szCs w:val="20"/>
              </w:rPr>
            </w:pPr>
            <w:r>
              <w:rPr>
                <w:sz w:val="20"/>
                <w:szCs w:val="20"/>
              </w:rPr>
              <w:t>ACTVT   = *</w:t>
            </w:r>
          </w:p>
          <w:p w14:paraId="0DF0E687" w14:textId="77777777" w:rsidR="00EF6F70" w:rsidRPr="00460133" w:rsidRDefault="00EF6F70">
            <w:pPr>
              <w:pStyle w:val="Odstavecseseznamem"/>
              <w:rPr>
                <w:sz w:val="20"/>
                <w:szCs w:val="20"/>
              </w:rPr>
              <w:pPrChange w:id="187" w:author="Jiří Langšádl" w:date="2026-05-13T10:56:00Z" w16du:dateUtc="2026-05-13T08:56:00Z">
                <w:pPr>
                  <w:pStyle w:val="Odstavecseseznamem"/>
                  <w:numPr>
                    <w:numId w:val="134"/>
                  </w:numPr>
                  <w:ind w:hanging="360"/>
                </w:pPr>
              </w:pPrChange>
            </w:pPr>
          </w:p>
          <w:p w14:paraId="277BD49D" w14:textId="77777777" w:rsidR="00EF6F70" w:rsidRDefault="00EF6F70" w:rsidP="00EF6F70">
            <w:pPr>
              <w:rPr>
                <w:sz w:val="20"/>
                <w:szCs w:val="20"/>
              </w:rPr>
            </w:pPr>
            <w:r>
              <w:rPr>
                <w:sz w:val="20"/>
                <w:szCs w:val="20"/>
              </w:rPr>
              <w:t>ZMDG_ORIGIN</w:t>
            </w:r>
          </w:p>
          <w:p w14:paraId="54984C39" w14:textId="77777777" w:rsidR="00EF6F70" w:rsidRDefault="00EF6F70" w:rsidP="00EF6F70">
            <w:pPr>
              <w:pStyle w:val="Odstavecseseznamem"/>
              <w:numPr>
                <w:ilvl w:val="0"/>
                <w:numId w:val="134"/>
              </w:numPr>
              <w:rPr>
                <w:sz w:val="20"/>
                <w:szCs w:val="20"/>
              </w:rPr>
            </w:pPr>
            <w:r>
              <w:rPr>
                <w:sz w:val="20"/>
                <w:szCs w:val="20"/>
              </w:rPr>
              <w:t>LOGSYS = *</w:t>
            </w:r>
          </w:p>
          <w:p w14:paraId="7306C851" w14:textId="4A357986" w:rsidR="003A7D0B" w:rsidRPr="007D35DD" w:rsidRDefault="00EF6F70" w:rsidP="00BD08F6">
            <w:pPr>
              <w:pStyle w:val="Odstavecseseznamem"/>
            </w:pPr>
            <w:r>
              <w:rPr>
                <w:sz w:val="20"/>
                <w:szCs w:val="20"/>
              </w:rPr>
              <w:t>ACTVT   = display, extend</w:t>
            </w:r>
            <w:del w:id="188" w:author="Jiří Langšádl" w:date="2026-05-13T10:58:00Z" w16du:dateUtc="2026-05-13T08:58:00Z">
              <w:r>
                <w:rPr>
                  <w:sz w:val="20"/>
                  <w:szCs w:val="20"/>
                </w:rPr>
                <w:delText>, deactivate</w:delText>
              </w:r>
            </w:del>
          </w:p>
        </w:tc>
      </w:tr>
      <w:tr w:rsidR="003A7D0B" w:rsidRPr="00AA4D86" w14:paraId="3FDD542C" w14:textId="77777777" w:rsidTr="00B31AE9">
        <w:tc>
          <w:tcPr>
            <w:tcW w:w="2750" w:type="dxa"/>
          </w:tcPr>
          <w:p w14:paraId="375FBDA7" w14:textId="0E293CAF" w:rsidR="003A7D0B" w:rsidRPr="00460133" w:rsidRDefault="003A7D0B" w:rsidP="003A7D0B">
            <w:pPr>
              <w:rPr>
                <w:sz w:val="20"/>
                <w:szCs w:val="20"/>
              </w:rPr>
            </w:pPr>
            <w:r>
              <w:rPr>
                <w:sz w:val="20"/>
                <w:szCs w:val="20"/>
              </w:rPr>
              <w:t>ZMDG_BP_SEARCH</w:t>
            </w:r>
          </w:p>
        </w:tc>
        <w:tc>
          <w:tcPr>
            <w:tcW w:w="6312" w:type="dxa"/>
          </w:tcPr>
          <w:p w14:paraId="41C1D263" w14:textId="77777777" w:rsidR="003A7D0B" w:rsidRDefault="003A7D0B" w:rsidP="003A7D0B">
            <w:pPr>
              <w:rPr>
                <w:sz w:val="20"/>
                <w:szCs w:val="20"/>
              </w:rPr>
            </w:pPr>
            <w:r>
              <w:rPr>
                <w:sz w:val="20"/>
                <w:szCs w:val="20"/>
              </w:rPr>
              <w:t>ZMDG_ORIGIN</w:t>
            </w:r>
          </w:p>
          <w:p w14:paraId="43B0FF46" w14:textId="5512DC67" w:rsidR="003A7D0B" w:rsidRDefault="003A7D0B" w:rsidP="003A7D0B">
            <w:pPr>
              <w:pStyle w:val="Odstavecseseznamem"/>
              <w:numPr>
                <w:ilvl w:val="0"/>
                <w:numId w:val="134"/>
              </w:numPr>
              <w:rPr>
                <w:sz w:val="20"/>
                <w:szCs w:val="20"/>
              </w:rPr>
            </w:pPr>
            <w:r>
              <w:rPr>
                <w:sz w:val="20"/>
                <w:szCs w:val="20"/>
              </w:rPr>
              <w:t>LOGSYS = *</w:t>
            </w:r>
          </w:p>
          <w:p w14:paraId="6EFB75A6" w14:textId="5FB31027" w:rsidR="003A7D0B" w:rsidRPr="00373A84" w:rsidRDefault="003A7D0B" w:rsidP="00BD08F6">
            <w:pPr>
              <w:pStyle w:val="Odstavecseseznamem"/>
              <w:numPr>
                <w:ilvl w:val="0"/>
                <w:numId w:val="134"/>
              </w:numPr>
              <w:rPr>
                <w:sz w:val="20"/>
                <w:szCs w:val="20"/>
              </w:rPr>
            </w:pPr>
            <w:r>
              <w:rPr>
                <w:sz w:val="20"/>
                <w:szCs w:val="20"/>
              </w:rPr>
              <w:t>ACTVT   = display</w:t>
            </w:r>
          </w:p>
        </w:tc>
      </w:tr>
      <w:tr w:rsidR="003A6289" w:rsidRPr="00AA4D86" w14:paraId="4E8A0E16" w14:textId="77777777" w:rsidTr="00B31AE9">
        <w:tc>
          <w:tcPr>
            <w:tcW w:w="2750" w:type="dxa"/>
          </w:tcPr>
          <w:p w14:paraId="26C6C3C0" w14:textId="28088841" w:rsidR="003A6289" w:rsidRDefault="003A6289" w:rsidP="003A7D0B">
            <w:pPr>
              <w:rPr>
                <w:sz w:val="20"/>
                <w:szCs w:val="20"/>
              </w:rPr>
            </w:pPr>
            <w:r>
              <w:rPr>
                <w:sz w:val="20"/>
                <w:szCs w:val="20"/>
              </w:rPr>
              <w:t>ZMDG_COMM</w:t>
            </w:r>
          </w:p>
        </w:tc>
        <w:tc>
          <w:tcPr>
            <w:tcW w:w="6312" w:type="dxa"/>
          </w:tcPr>
          <w:p w14:paraId="1600BAFA" w14:textId="77777777" w:rsidR="003A6289" w:rsidRDefault="003A6289" w:rsidP="003A6289">
            <w:pPr>
              <w:rPr>
                <w:sz w:val="20"/>
                <w:szCs w:val="20"/>
              </w:rPr>
            </w:pPr>
            <w:r>
              <w:rPr>
                <w:sz w:val="20"/>
                <w:szCs w:val="20"/>
              </w:rPr>
              <w:t>ZMDG_ORIGIN</w:t>
            </w:r>
          </w:p>
          <w:p w14:paraId="3511BD1F" w14:textId="77777777" w:rsidR="003A6289" w:rsidRDefault="003A6289" w:rsidP="003A6289">
            <w:pPr>
              <w:pStyle w:val="Odstavecseseznamem"/>
              <w:numPr>
                <w:ilvl w:val="0"/>
                <w:numId w:val="134"/>
              </w:numPr>
              <w:rPr>
                <w:sz w:val="20"/>
                <w:szCs w:val="20"/>
              </w:rPr>
            </w:pPr>
            <w:r>
              <w:rPr>
                <w:sz w:val="20"/>
                <w:szCs w:val="20"/>
              </w:rPr>
              <w:lastRenderedPageBreak/>
              <w:t>LOGSYS = *</w:t>
            </w:r>
          </w:p>
          <w:p w14:paraId="04911FDD" w14:textId="77777777" w:rsidR="003A6289" w:rsidRPr="00460133" w:rsidRDefault="003A6289" w:rsidP="003A6289">
            <w:pPr>
              <w:pStyle w:val="Odstavecseseznamem"/>
              <w:numPr>
                <w:ilvl w:val="0"/>
                <w:numId w:val="134"/>
              </w:numPr>
              <w:rPr>
                <w:sz w:val="20"/>
                <w:szCs w:val="20"/>
              </w:rPr>
            </w:pPr>
            <w:r>
              <w:rPr>
                <w:sz w:val="20"/>
                <w:szCs w:val="20"/>
              </w:rPr>
              <w:t>ACTVT   = *</w:t>
            </w:r>
          </w:p>
          <w:p w14:paraId="4E800D58" w14:textId="77777777" w:rsidR="003A6289" w:rsidRDefault="003A6289" w:rsidP="003A6289">
            <w:pPr>
              <w:rPr>
                <w:sz w:val="20"/>
                <w:szCs w:val="20"/>
              </w:rPr>
            </w:pPr>
          </w:p>
          <w:p w14:paraId="218CBB51" w14:textId="77777777" w:rsidR="003A6289" w:rsidRDefault="003A6289" w:rsidP="003A6289">
            <w:pPr>
              <w:rPr>
                <w:sz w:val="20"/>
                <w:szCs w:val="20"/>
              </w:rPr>
            </w:pPr>
            <w:r>
              <w:rPr>
                <w:sz w:val="20"/>
                <w:szCs w:val="20"/>
              </w:rPr>
              <w:t>ZMDG_REQ</w:t>
            </w:r>
          </w:p>
          <w:p w14:paraId="2EFADDCE" w14:textId="77777777" w:rsidR="003A6289" w:rsidRDefault="003A6289" w:rsidP="003A6289">
            <w:pPr>
              <w:pStyle w:val="Odstavecseseznamem"/>
              <w:numPr>
                <w:ilvl w:val="0"/>
                <w:numId w:val="135"/>
              </w:numPr>
              <w:rPr>
                <w:sz w:val="20"/>
                <w:szCs w:val="20"/>
              </w:rPr>
            </w:pPr>
            <w:r>
              <w:rPr>
                <w:sz w:val="20"/>
                <w:szCs w:val="20"/>
              </w:rPr>
              <w:t>USER = *</w:t>
            </w:r>
          </w:p>
          <w:p w14:paraId="691BF755" w14:textId="77777777" w:rsidR="003A6289" w:rsidRPr="00460133" w:rsidRDefault="003A6289" w:rsidP="003A6289">
            <w:pPr>
              <w:pStyle w:val="Odstavecseseznamem"/>
              <w:numPr>
                <w:ilvl w:val="0"/>
                <w:numId w:val="135"/>
              </w:numPr>
              <w:rPr>
                <w:sz w:val="20"/>
                <w:szCs w:val="20"/>
              </w:rPr>
            </w:pPr>
            <w:r>
              <w:rPr>
                <w:sz w:val="20"/>
                <w:szCs w:val="20"/>
              </w:rPr>
              <w:t>ACTVT = *</w:t>
            </w:r>
          </w:p>
          <w:p w14:paraId="70EC6D5D" w14:textId="77777777" w:rsidR="003A6289" w:rsidRDefault="003A6289" w:rsidP="003A6289">
            <w:pPr>
              <w:rPr>
                <w:sz w:val="20"/>
                <w:szCs w:val="20"/>
              </w:rPr>
            </w:pPr>
          </w:p>
          <w:p w14:paraId="392C81CC" w14:textId="77777777" w:rsidR="003A6289" w:rsidRDefault="003A6289" w:rsidP="003A6289">
            <w:pPr>
              <w:rPr>
                <w:sz w:val="20"/>
                <w:szCs w:val="20"/>
              </w:rPr>
            </w:pPr>
            <w:r>
              <w:rPr>
                <w:sz w:val="20"/>
                <w:szCs w:val="20"/>
              </w:rPr>
              <w:t>S_RFC</w:t>
            </w:r>
          </w:p>
          <w:p w14:paraId="325052ED" w14:textId="7B7C3012" w:rsidR="003A6289" w:rsidRDefault="003A6289" w:rsidP="003A6289">
            <w:pPr>
              <w:rPr>
                <w:sz w:val="20"/>
                <w:szCs w:val="20"/>
              </w:rPr>
            </w:pPr>
            <w:r>
              <w:rPr>
                <w:sz w:val="20"/>
                <w:szCs w:val="20"/>
              </w:rPr>
              <w:t>S_SERVICE</w:t>
            </w:r>
          </w:p>
        </w:tc>
      </w:tr>
      <w:tr w:rsidR="003A7D0B" w:rsidRPr="00AA4D86" w14:paraId="230A58F1" w14:textId="77777777" w:rsidTr="00B31AE9">
        <w:tc>
          <w:tcPr>
            <w:tcW w:w="2750" w:type="dxa"/>
          </w:tcPr>
          <w:p w14:paraId="28F2E0FF" w14:textId="4B8C5EBF" w:rsidR="003A7D0B" w:rsidRDefault="003A6289" w:rsidP="003A7D0B">
            <w:pPr>
              <w:rPr>
                <w:sz w:val="20"/>
                <w:szCs w:val="20"/>
              </w:rPr>
            </w:pPr>
            <w:r>
              <w:rPr>
                <w:sz w:val="20"/>
                <w:szCs w:val="20"/>
              </w:rPr>
              <w:lastRenderedPageBreak/>
              <w:t>ZMDG_TECH</w:t>
            </w:r>
          </w:p>
        </w:tc>
        <w:tc>
          <w:tcPr>
            <w:tcW w:w="6312" w:type="dxa"/>
          </w:tcPr>
          <w:p w14:paraId="12C34944" w14:textId="77777777" w:rsidR="00697BDD" w:rsidRDefault="00697BDD" w:rsidP="00697BDD">
            <w:pPr>
              <w:rPr>
                <w:sz w:val="20"/>
                <w:szCs w:val="20"/>
              </w:rPr>
            </w:pPr>
            <w:r>
              <w:rPr>
                <w:sz w:val="20"/>
                <w:szCs w:val="20"/>
              </w:rPr>
              <w:t>ZMDG_ORIGIN</w:t>
            </w:r>
          </w:p>
          <w:p w14:paraId="68DE7C0F" w14:textId="77777777" w:rsidR="00697BDD" w:rsidRDefault="00697BDD" w:rsidP="00697BDD">
            <w:pPr>
              <w:pStyle w:val="Odstavecseseznamem"/>
              <w:numPr>
                <w:ilvl w:val="0"/>
                <w:numId w:val="134"/>
              </w:numPr>
              <w:rPr>
                <w:sz w:val="20"/>
                <w:szCs w:val="20"/>
              </w:rPr>
            </w:pPr>
            <w:r>
              <w:rPr>
                <w:sz w:val="20"/>
                <w:szCs w:val="20"/>
              </w:rPr>
              <w:t>LOGSYS = *</w:t>
            </w:r>
          </w:p>
          <w:p w14:paraId="3A4A3ACB" w14:textId="77777777" w:rsidR="00697BDD" w:rsidRPr="00460133" w:rsidRDefault="00697BDD" w:rsidP="00697BDD">
            <w:pPr>
              <w:pStyle w:val="Odstavecseseznamem"/>
              <w:numPr>
                <w:ilvl w:val="0"/>
                <w:numId w:val="134"/>
              </w:numPr>
              <w:rPr>
                <w:sz w:val="20"/>
                <w:szCs w:val="20"/>
              </w:rPr>
            </w:pPr>
            <w:r>
              <w:rPr>
                <w:sz w:val="20"/>
                <w:szCs w:val="20"/>
              </w:rPr>
              <w:t>ACTVT   = *</w:t>
            </w:r>
          </w:p>
          <w:p w14:paraId="4CBE5470" w14:textId="77777777" w:rsidR="00697BDD" w:rsidRDefault="00697BDD" w:rsidP="00697BDD">
            <w:pPr>
              <w:rPr>
                <w:sz w:val="20"/>
                <w:szCs w:val="20"/>
              </w:rPr>
            </w:pPr>
          </w:p>
          <w:p w14:paraId="3CBA2C99" w14:textId="77777777" w:rsidR="00697BDD" w:rsidRDefault="00697BDD" w:rsidP="00697BDD">
            <w:pPr>
              <w:rPr>
                <w:sz w:val="20"/>
                <w:szCs w:val="20"/>
              </w:rPr>
            </w:pPr>
            <w:r>
              <w:rPr>
                <w:sz w:val="20"/>
                <w:szCs w:val="20"/>
              </w:rPr>
              <w:t>ZMDG_REQ</w:t>
            </w:r>
          </w:p>
          <w:p w14:paraId="4D4DB03D" w14:textId="77777777" w:rsidR="00697BDD" w:rsidRDefault="00697BDD" w:rsidP="00697BDD">
            <w:pPr>
              <w:pStyle w:val="Odstavecseseznamem"/>
              <w:numPr>
                <w:ilvl w:val="0"/>
                <w:numId w:val="135"/>
              </w:numPr>
              <w:rPr>
                <w:sz w:val="20"/>
                <w:szCs w:val="20"/>
              </w:rPr>
            </w:pPr>
            <w:r>
              <w:rPr>
                <w:sz w:val="20"/>
                <w:szCs w:val="20"/>
              </w:rPr>
              <w:t>USER = *</w:t>
            </w:r>
          </w:p>
          <w:p w14:paraId="386EF904" w14:textId="77777777" w:rsidR="00697BDD" w:rsidRPr="00460133" w:rsidRDefault="00697BDD" w:rsidP="00697BDD">
            <w:pPr>
              <w:pStyle w:val="Odstavecseseznamem"/>
              <w:numPr>
                <w:ilvl w:val="0"/>
                <w:numId w:val="135"/>
              </w:numPr>
              <w:rPr>
                <w:sz w:val="20"/>
                <w:szCs w:val="20"/>
              </w:rPr>
            </w:pPr>
            <w:r>
              <w:rPr>
                <w:sz w:val="20"/>
                <w:szCs w:val="20"/>
              </w:rPr>
              <w:t>ACTVT = *</w:t>
            </w:r>
          </w:p>
          <w:p w14:paraId="2069D0BC" w14:textId="77777777" w:rsidR="003A7D0B" w:rsidRDefault="003A7D0B" w:rsidP="003A7D0B">
            <w:pPr>
              <w:rPr>
                <w:sz w:val="20"/>
                <w:szCs w:val="20"/>
              </w:rPr>
            </w:pPr>
          </w:p>
          <w:p w14:paraId="386AD23A" w14:textId="3265CEE5" w:rsidR="00A216E6" w:rsidRDefault="003F48C7" w:rsidP="003A7D0B">
            <w:pPr>
              <w:rPr>
                <w:sz w:val="20"/>
                <w:szCs w:val="20"/>
              </w:rPr>
            </w:pPr>
            <w:r>
              <w:rPr>
                <w:sz w:val="20"/>
                <w:szCs w:val="20"/>
              </w:rPr>
              <w:t>S_RFC</w:t>
            </w:r>
          </w:p>
          <w:p w14:paraId="7F7DF562" w14:textId="77777777" w:rsidR="003F48C7" w:rsidRDefault="003F48C7" w:rsidP="003A7D0B">
            <w:pPr>
              <w:rPr>
                <w:sz w:val="20"/>
                <w:szCs w:val="20"/>
              </w:rPr>
            </w:pPr>
            <w:r>
              <w:rPr>
                <w:sz w:val="20"/>
                <w:szCs w:val="20"/>
              </w:rPr>
              <w:t>S_</w:t>
            </w:r>
            <w:r w:rsidR="00F21BCC">
              <w:rPr>
                <w:sz w:val="20"/>
                <w:szCs w:val="20"/>
              </w:rPr>
              <w:t>SERVICE</w:t>
            </w:r>
          </w:p>
          <w:p w14:paraId="08AE5548" w14:textId="1E3BB740" w:rsidR="004B415F" w:rsidRDefault="004B415F" w:rsidP="003A7D0B">
            <w:pPr>
              <w:rPr>
                <w:sz w:val="20"/>
                <w:szCs w:val="20"/>
              </w:rPr>
            </w:pPr>
            <w:r w:rsidRPr="00882DBB">
              <w:rPr>
                <w:sz w:val="20"/>
                <w:szCs w:val="20"/>
              </w:rPr>
              <w:t>S_OC_SEND</w:t>
            </w:r>
          </w:p>
        </w:tc>
      </w:tr>
    </w:tbl>
    <w:p w14:paraId="2C04FD2B" w14:textId="2EE64D5F" w:rsidR="004261B1" w:rsidRDefault="003A6289">
      <w:pPr>
        <w:rPr>
          <w:sz w:val="20"/>
          <w:szCs w:val="20"/>
          <w:highlight w:val="yellow"/>
        </w:rPr>
      </w:pPr>
      <w:r>
        <w:rPr>
          <w:sz w:val="20"/>
          <w:szCs w:val="20"/>
        </w:rPr>
        <w:t xml:space="preserve"> </w:t>
      </w:r>
    </w:p>
    <w:p w14:paraId="4F9475FA" w14:textId="77777777" w:rsidR="00A66288" w:rsidRDefault="00A66288" w:rsidP="00A66288">
      <w:pPr>
        <w:rPr>
          <w:lang w:val="cs-CZ" w:bidi="te-IN"/>
        </w:rPr>
      </w:pPr>
    </w:p>
    <w:p w14:paraId="59BB626D" w14:textId="77777777" w:rsidR="00670084" w:rsidRDefault="00670084" w:rsidP="00A66288">
      <w:pPr>
        <w:rPr>
          <w:lang w:val="cs-CZ" w:bidi="te-IN"/>
        </w:rPr>
      </w:pPr>
    </w:p>
    <w:tbl>
      <w:tblPr>
        <w:tblStyle w:val="Mkatabulky"/>
        <w:tblW w:w="0" w:type="auto"/>
        <w:tblLook w:val="04A0" w:firstRow="1" w:lastRow="0" w:firstColumn="1" w:lastColumn="0" w:noHBand="0" w:noVBand="1"/>
      </w:tblPr>
      <w:tblGrid>
        <w:gridCol w:w="2547"/>
        <w:gridCol w:w="6515"/>
      </w:tblGrid>
      <w:tr w:rsidR="003F48C7" w:rsidRPr="00AA4D86" w14:paraId="2462FAED" w14:textId="77777777" w:rsidTr="00BD08F6">
        <w:tc>
          <w:tcPr>
            <w:tcW w:w="2547" w:type="dxa"/>
          </w:tcPr>
          <w:p w14:paraId="54B4C4CD" w14:textId="41299382" w:rsidR="003F48C7" w:rsidRPr="005D1801" w:rsidRDefault="003F48C7">
            <w:pPr>
              <w:tabs>
                <w:tab w:val="right" w:pos="3073"/>
              </w:tabs>
              <w:rPr>
                <w:b/>
                <w:sz w:val="20"/>
                <w:szCs w:val="20"/>
              </w:rPr>
            </w:pPr>
            <w:r>
              <w:rPr>
                <w:b/>
                <w:sz w:val="20"/>
                <w:szCs w:val="20"/>
              </w:rPr>
              <w:t>Process role</w:t>
            </w:r>
          </w:p>
        </w:tc>
        <w:tc>
          <w:tcPr>
            <w:tcW w:w="6515" w:type="dxa"/>
          </w:tcPr>
          <w:p w14:paraId="35EEC75D" w14:textId="1FE1CDEB" w:rsidR="003F48C7" w:rsidRPr="005D1801" w:rsidRDefault="003F48C7">
            <w:pPr>
              <w:tabs>
                <w:tab w:val="right" w:pos="3073"/>
              </w:tabs>
              <w:rPr>
                <w:b/>
                <w:sz w:val="20"/>
                <w:szCs w:val="20"/>
              </w:rPr>
            </w:pPr>
            <w:r>
              <w:rPr>
                <w:b/>
                <w:sz w:val="20"/>
                <w:szCs w:val="20"/>
              </w:rPr>
              <w:t>Authorization role</w:t>
            </w:r>
          </w:p>
        </w:tc>
      </w:tr>
      <w:tr w:rsidR="003F48C7" w:rsidRPr="00AA4D86" w14:paraId="75A6FFC2" w14:textId="77777777" w:rsidTr="00BD08F6">
        <w:tc>
          <w:tcPr>
            <w:tcW w:w="2547" w:type="dxa"/>
          </w:tcPr>
          <w:p w14:paraId="04411C29" w14:textId="254FC329" w:rsidR="003F48C7" w:rsidRDefault="003F48C7" w:rsidP="003F48C7">
            <w:pPr>
              <w:tabs>
                <w:tab w:val="right" w:pos="3073"/>
              </w:tabs>
              <w:rPr>
                <w:b/>
                <w:sz w:val="20"/>
                <w:szCs w:val="20"/>
              </w:rPr>
            </w:pPr>
            <w:r>
              <w:rPr>
                <w:sz w:val="20"/>
                <w:szCs w:val="20"/>
              </w:rPr>
              <w:t>Administrator</w:t>
            </w:r>
          </w:p>
        </w:tc>
        <w:tc>
          <w:tcPr>
            <w:tcW w:w="6515" w:type="dxa"/>
          </w:tcPr>
          <w:p w14:paraId="12AC4385" w14:textId="039DA348" w:rsidR="003F48C7" w:rsidRPr="005D1801" w:rsidRDefault="004E58F2" w:rsidP="003F48C7">
            <w:pPr>
              <w:tabs>
                <w:tab w:val="right" w:pos="3073"/>
              </w:tabs>
              <w:rPr>
                <w:b/>
                <w:sz w:val="20"/>
                <w:szCs w:val="20"/>
              </w:rPr>
            </w:pPr>
            <w:r>
              <w:rPr>
                <w:sz w:val="20"/>
                <w:szCs w:val="20"/>
              </w:rPr>
              <w:t xml:space="preserve">ZMDG_USER, </w:t>
            </w:r>
            <w:r w:rsidR="003F48C7">
              <w:rPr>
                <w:sz w:val="20"/>
                <w:szCs w:val="20"/>
              </w:rPr>
              <w:t>ZMDG_ADMIN</w:t>
            </w:r>
            <w:r w:rsidR="00D85349">
              <w:rPr>
                <w:sz w:val="20"/>
                <w:szCs w:val="20"/>
              </w:rPr>
              <w:t>, ZMDG_ADMIN_GLOB</w:t>
            </w:r>
          </w:p>
        </w:tc>
      </w:tr>
      <w:tr w:rsidR="003F48C7" w:rsidRPr="00AA4D86" w14:paraId="1C878BBB" w14:textId="77777777" w:rsidTr="00BD08F6">
        <w:tc>
          <w:tcPr>
            <w:tcW w:w="2547" w:type="dxa"/>
          </w:tcPr>
          <w:p w14:paraId="22AEA965" w14:textId="45C33285" w:rsidR="003F48C7" w:rsidRPr="005D1801" w:rsidRDefault="00CB3AF8" w:rsidP="003F48C7">
            <w:pPr>
              <w:rPr>
                <w:sz w:val="20"/>
                <w:szCs w:val="20"/>
              </w:rPr>
            </w:pPr>
            <w:r>
              <w:rPr>
                <w:sz w:val="20"/>
                <w:szCs w:val="20"/>
              </w:rPr>
              <w:t xml:space="preserve">Optional: Country admin CZ </w:t>
            </w:r>
          </w:p>
        </w:tc>
        <w:tc>
          <w:tcPr>
            <w:tcW w:w="6515" w:type="dxa"/>
          </w:tcPr>
          <w:p w14:paraId="1894B8F0" w14:textId="21AB83E4" w:rsidR="003F48C7" w:rsidRPr="00460133" w:rsidRDefault="00272CEA" w:rsidP="003F48C7">
            <w:pPr>
              <w:rPr>
                <w:sz w:val="20"/>
                <w:szCs w:val="20"/>
              </w:rPr>
            </w:pPr>
            <w:r>
              <w:rPr>
                <w:sz w:val="20"/>
                <w:szCs w:val="20"/>
              </w:rPr>
              <w:t xml:space="preserve">ZMDG_USER, </w:t>
            </w:r>
            <w:r w:rsidR="003F48C7">
              <w:rPr>
                <w:sz w:val="20"/>
                <w:szCs w:val="20"/>
              </w:rPr>
              <w:t>ZMDG_ADMIN</w:t>
            </w:r>
            <w:r w:rsidR="00643A8A">
              <w:rPr>
                <w:sz w:val="20"/>
                <w:szCs w:val="20"/>
              </w:rPr>
              <w:t>,</w:t>
            </w:r>
            <w:r>
              <w:rPr>
                <w:sz w:val="20"/>
                <w:szCs w:val="20"/>
              </w:rPr>
              <w:t xml:space="preserve"> </w:t>
            </w:r>
            <w:r w:rsidR="003F48C7">
              <w:rPr>
                <w:sz w:val="20"/>
                <w:szCs w:val="20"/>
              </w:rPr>
              <w:t>ZMDG_ADMIN_CZ</w:t>
            </w:r>
          </w:p>
        </w:tc>
      </w:tr>
      <w:tr w:rsidR="003F48C7" w:rsidRPr="00AA4D86" w14:paraId="67FDAB48" w14:textId="77777777" w:rsidTr="00BD08F6">
        <w:tc>
          <w:tcPr>
            <w:tcW w:w="2547" w:type="dxa"/>
          </w:tcPr>
          <w:p w14:paraId="170855C9" w14:textId="00A7D114" w:rsidR="003F48C7" w:rsidRDefault="00CB3AF8" w:rsidP="003F48C7">
            <w:pPr>
              <w:rPr>
                <w:sz w:val="20"/>
                <w:szCs w:val="20"/>
              </w:rPr>
            </w:pPr>
            <w:r>
              <w:rPr>
                <w:sz w:val="20"/>
                <w:szCs w:val="20"/>
              </w:rPr>
              <w:t xml:space="preserve">Optional: Country admin BE </w:t>
            </w:r>
          </w:p>
        </w:tc>
        <w:tc>
          <w:tcPr>
            <w:tcW w:w="6515" w:type="dxa"/>
          </w:tcPr>
          <w:p w14:paraId="43BDEB6E" w14:textId="1C2F23F9" w:rsidR="003F48C7" w:rsidRDefault="00272CEA" w:rsidP="003F48C7">
            <w:pPr>
              <w:rPr>
                <w:sz w:val="20"/>
                <w:szCs w:val="20"/>
              </w:rPr>
            </w:pPr>
            <w:r>
              <w:rPr>
                <w:sz w:val="20"/>
                <w:szCs w:val="20"/>
              </w:rPr>
              <w:t xml:space="preserve">ZMDG_USER, </w:t>
            </w:r>
            <w:r w:rsidR="003F48C7">
              <w:rPr>
                <w:sz w:val="20"/>
                <w:szCs w:val="20"/>
              </w:rPr>
              <w:t>ZMDG_ADMIN</w:t>
            </w:r>
            <w:r>
              <w:rPr>
                <w:sz w:val="20"/>
                <w:szCs w:val="20"/>
              </w:rPr>
              <w:t xml:space="preserve">, </w:t>
            </w:r>
            <w:r w:rsidR="003F48C7">
              <w:rPr>
                <w:sz w:val="20"/>
                <w:szCs w:val="20"/>
              </w:rPr>
              <w:t>ZMDG_ADMIN_BE</w:t>
            </w:r>
          </w:p>
        </w:tc>
      </w:tr>
      <w:tr w:rsidR="003F48C7" w:rsidRPr="00AA4D86" w14:paraId="578CFF5F" w14:textId="77777777" w:rsidTr="00BD08F6">
        <w:tc>
          <w:tcPr>
            <w:tcW w:w="2547" w:type="dxa"/>
          </w:tcPr>
          <w:p w14:paraId="09A0DE93" w14:textId="4FAB4D06" w:rsidR="003F48C7" w:rsidRPr="005D1801" w:rsidRDefault="00CB3AF8" w:rsidP="003F48C7">
            <w:pPr>
              <w:rPr>
                <w:sz w:val="20"/>
                <w:szCs w:val="20"/>
              </w:rPr>
            </w:pPr>
            <w:r>
              <w:rPr>
                <w:sz w:val="20"/>
                <w:szCs w:val="20"/>
              </w:rPr>
              <w:t>Requester</w:t>
            </w:r>
          </w:p>
        </w:tc>
        <w:tc>
          <w:tcPr>
            <w:tcW w:w="6515" w:type="dxa"/>
          </w:tcPr>
          <w:p w14:paraId="01FCBA8A" w14:textId="772F5E59" w:rsidR="003F48C7" w:rsidRPr="00460133" w:rsidRDefault="00272CEA" w:rsidP="003F48C7">
            <w:pPr>
              <w:rPr>
                <w:sz w:val="20"/>
                <w:szCs w:val="20"/>
              </w:rPr>
            </w:pPr>
            <w:r>
              <w:rPr>
                <w:sz w:val="20"/>
                <w:szCs w:val="20"/>
              </w:rPr>
              <w:t xml:space="preserve">ZMDG_USER, </w:t>
            </w:r>
            <w:r w:rsidR="003F48C7">
              <w:rPr>
                <w:sz w:val="20"/>
                <w:szCs w:val="20"/>
              </w:rPr>
              <w:t>ZMDG_USER_CZ</w:t>
            </w:r>
          </w:p>
        </w:tc>
      </w:tr>
      <w:tr w:rsidR="003F48C7" w:rsidRPr="00AA4D86" w14:paraId="0D2DB104" w14:textId="77777777" w:rsidTr="00BD08F6">
        <w:tc>
          <w:tcPr>
            <w:tcW w:w="2547" w:type="dxa"/>
          </w:tcPr>
          <w:p w14:paraId="572DC50A" w14:textId="5CD8C6BB" w:rsidR="003F48C7" w:rsidRPr="00460133" w:rsidRDefault="00CB3AF8" w:rsidP="003F48C7">
            <w:pPr>
              <w:rPr>
                <w:sz w:val="20"/>
                <w:szCs w:val="20"/>
              </w:rPr>
            </w:pPr>
            <w:r>
              <w:rPr>
                <w:sz w:val="20"/>
                <w:szCs w:val="20"/>
              </w:rPr>
              <w:t>Reviewer</w:t>
            </w:r>
          </w:p>
        </w:tc>
        <w:tc>
          <w:tcPr>
            <w:tcW w:w="6515" w:type="dxa"/>
          </w:tcPr>
          <w:p w14:paraId="790342FC" w14:textId="45921B68" w:rsidR="003F48C7" w:rsidRPr="005A16BD" w:rsidRDefault="00272CEA" w:rsidP="003F48C7">
            <w:pPr>
              <w:rPr>
                <w:sz w:val="20"/>
                <w:szCs w:val="20"/>
              </w:rPr>
            </w:pPr>
            <w:r>
              <w:rPr>
                <w:sz w:val="20"/>
                <w:szCs w:val="20"/>
              </w:rPr>
              <w:t xml:space="preserve">ZMDG_USER, </w:t>
            </w:r>
            <w:r w:rsidR="003F48C7">
              <w:rPr>
                <w:sz w:val="20"/>
                <w:szCs w:val="20"/>
              </w:rPr>
              <w:t>ZMDG_BP_SEARCH</w:t>
            </w:r>
          </w:p>
        </w:tc>
      </w:tr>
      <w:tr w:rsidR="003F48C7" w:rsidRPr="00AA4D86" w14:paraId="3F851A1F" w14:textId="77777777" w:rsidTr="00BD08F6">
        <w:tc>
          <w:tcPr>
            <w:tcW w:w="2547" w:type="dxa"/>
          </w:tcPr>
          <w:p w14:paraId="2CECA206" w14:textId="40375932" w:rsidR="003F48C7" w:rsidRDefault="00CB3AF8" w:rsidP="003F48C7">
            <w:pPr>
              <w:rPr>
                <w:sz w:val="20"/>
                <w:szCs w:val="20"/>
              </w:rPr>
            </w:pPr>
            <w:r>
              <w:rPr>
                <w:sz w:val="20"/>
                <w:szCs w:val="20"/>
              </w:rPr>
              <w:t>Communication user</w:t>
            </w:r>
          </w:p>
        </w:tc>
        <w:tc>
          <w:tcPr>
            <w:tcW w:w="6515" w:type="dxa"/>
          </w:tcPr>
          <w:p w14:paraId="4787CB0A" w14:textId="49B1407C" w:rsidR="003F48C7" w:rsidRDefault="003F48C7" w:rsidP="003F48C7">
            <w:pPr>
              <w:rPr>
                <w:sz w:val="20"/>
                <w:szCs w:val="20"/>
              </w:rPr>
            </w:pPr>
            <w:r>
              <w:rPr>
                <w:sz w:val="20"/>
                <w:szCs w:val="20"/>
              </w:rPr>
              <w:t>ZMDG_COMM</w:t>
            </w:r>
          </w:p>
        </w:tc>
      </w:tr>
      <w:tr w:rsidR="003F48C7" w:rsidRPr="00AA4D86" w14:paraId="5976848E" w14:textId="77777777" w:rsidTr="00BD08F6">
        <w:tc>
          <w:tcPr>
            <w:tcW w:w="2547" w:type="dxa"/>
          </w:tcPr>
          <w:p w14:paraId="7047E8C8" w14:textId="5390EE3E" w:rsidR="003F48C7" w:rsidRDefault="00CB3AF8" w:rsidP="003F48C7">
            <w:pPr>
              <w:rPr>
                <w:sz w:val="20"/>
                <w:szCs w:val="20"/>
              </w:rPr>
            </w:pPr>
            <w:r>
              <w:rPr>
                <w:sz w:val="20"/>
                <w:szCs w:val="20"/>
              </w:rPr>
              <w:t>MDG technical user</w:t>
            </w:r>
          </w:p>
        </w:tc>
        <w:tc>
          <w:tcPr>
            <w:tcW w:w="6515" w:type="dxa"/>
          </w:tcPr>
          <w:p w14:paraId="66C61DEA" w14:textId="0FDF2A3F" w:rsidR="003F48C7" w:rsidRPr="00460133" w:rsidRDefault="003F48C7" w:rsidP="003F48C7">
            <w:pPr>
              <w:rPr>
                <w:sz w:val="20"/>
                <w:szCs w:val="20"/>
              </w:rPr>
            </w:pPr>
            <w:r>
              <w:rPr>
                <w:sz w:val="20"/>
                <w:szCs w:val="20"/>
              </w:rPr>
              <w:t>ZMDG_TECH</w:t>
            </w:r>
          </w:p>
        </w:tc>
      </w:tr>
    </w:tbl>
    <w:p w14:paraId="65CBB6DA" w14:textId="77777777" w:rsidR="003F48C7" w:rsidRDefault="003F48C7" w:rsidP="00A66288">
      <w:pPr>
        <w:rPr>
          <w:lang w:val="cs-CZ" w:bidi="te-IN"/>
        </w:rPr>
      </w:pPr>
    </w:p>
    <w:p w14:paraId="53BFC344" w14:textId="54BA4765" w:rsidR="00A66288" w:rsidRPr="00802B33" w:rsidRDefault="00A66288" w:rsidP="00A66288">
      <w:pPr>
        <w:pStyle w:val="Nadpis3"/>
        <w:rPr>
          <w:lang w:val="en-GB" w:bidi="te-IN"/>
        </w:rPr>
      </w:pPr>
      <w:bookmarkStart w:id="189" w:name="_Toc229586698"/>
      <w:r w:rsidRPr="00802B33">
        <w:rPr>
          <w:lang w:val="en-GB" w:bidi="te-IN"/>
        </w:rPr>
        <w:t xml:space="preserve">Fiori </w:t>
      </w:r>
      <w:r w:rsidR="00802B33">
        <w:rPr>
          <w:lang w:val="en-GB" w:bidi="te-IN"/>
        </w:rPr>
        <w:t>r</w:t>
      </w:r>
      <w:r w:rsidRPr="00802B33">
        <w:rPr>
          <w:lang w:val="en-GB" w:bidi="te-IN"/>
        </w:rPr>
        <w:t>oles</w:t>
      </w:r>
      <w:bookmarkEnd w:id="189"/>
    </w:p>
    <w:p w14:paraId="334AF83B" w14:textId="77777777" w:rsidR="00DD6398" w:rsidRDefault="00DD6398" w:rsidP="00DD6398">
      <w:pPr>
        <w:rPr>
          <w:lang w:bidi="te-IN"/>
        </w:rPr>
      </w:pPr>
    </w:p>
    <w:p w14:paraId="4CBE77D2" w14:textId="3B58F15B" w:rsidR="0033582B" w:rsidRDefault="0033582B" w:rsidP="00DD6398">
      <w:pPr>
        <w:rPr>
          <w:lang w:bidi="te-IN"/>
        </w:rPr>
      </w:pPr>
      <w:r>
        <w:rPr>
          <w:lang w:bidi="te-IN"/>
        </w:rPr>
        <w:t xml:space="preserve">Assignee of Fiori application to the </w:t>
      </w:r>
      <w:r w:rsidR="00B1489D">
        <w:rPr>
          <w:lang w:bidi="te-IN"/>
        </w:rPr>
        <w:t>process role.</w:t>
      </w:r>
    </w:p>
    <w:p w14:paraId="1FD79C87" w14:textId="77777777" w:rsidR="0033582B" w:rsidRDefault="0033582B" w:rsidP="00DD6398">
      <w:pPr>
        <w:rPr>
          <w:lang w:bidi="te-IN"/>
        </w:rPr>
      </w:pPr>
    </w:p>
    <w:tbl>
      <w:tblPr>
        <w:tblStyle w:val="Mkatabulky"/>
        <w:tblW w:w="0" w:type="auto"/>
        <w:tblLook w:val="04A0" w:firstRow="1" w:lastRow="0" w:firstColumn="1" w:lastColumn="0" w:noHBand="0" w:noVBand="1"/>
      </w:tblPr>
      <w:tblGrid>
        <w:gridCol w:w="2547"/>
        <w:gridCol w:w="6515"/>
      </w:tblGrid>
      <w:tr w:rsidR="00CC3393" w:rsidRPr="005D1801" w14:paraId="254AF3D7" w14:textId="77777777">
        <w:tc>
          <w:tcPr>
            <w:tcW w:w="2547" w:type="dxa"/>
          </w:tcPr>
          <w:p w14:paraId="6E410542" w14:textId="77777777" w:rsidR="00CC3393" w:rsidRPr="005D1801" w:rsidRDefault="00CC3393">
            <w:pPr>
              <w:tabs>
                <w:tab w:val="right" w:pos="3073"/>
              </w:tabs>
              <w:rPr>
                <w:b/>
                <w:sz w:val="20"/>
                <w:szCs w:val="20"/>
              </w:rPr>
            </w:pPr>
            <w:r>
              <w:rPr>
                <w:b/>
                <w:sz w:val="20"/>
                <w:szCs w:val="20"/>
              </w:rPr>
              <w:t>Process role</w:t>
            </w:r>
          </w:p>
        </w:tc>
        <w:tc>
          <w:tcPr>
            <w:tcW w:w="6515" w:type="dxa"/>
          </w:tcPr>
          <w:p w14:paraId="4F73B747" w14:textId="1D5580E9" w:rsidR="00CC3393" w:rsidRPr="005D1801" w:rsidRDefault="00B1489D">
            <w:pPr>
              <w:tabs>
                <w:tab w:val="right" w:pos="3073"/>
              </w:tabs>
              <w:rPr>
                <w:b/>
                <w:sz w:val="20"/>
                <w:szCs w:val="20"/>
              </w:rPr>
            </w:pPr>
            <w:r>
              <w:rPr>
                <w:b/>
                <w:sz w:val="20"/>
                <w:szCs w:val="20"/>
              </w:rPr>
              <w:t>Fio</w:t>
            </w:r>
            <w:r w:rsidR="00BE02F1">
              <w:rPr>
                <w:b/>
                <w:sz w:val="20"/>
                <w:szCs w:val="20"/>
              </w:rPr>
              <w:t>r</w:t>
            </w:r>
            <w:r>
              <w:rPr>
                <w:b/>
                <w:sz w:val="20"/>
                <w:szCs w:val="20"/>
              </w:rPr>
              <w:t>i Application</w:t>
            </w:r>
          </w:p>
        </w:tc>
      </w:tr>
      <w:tr w:rsidR="00CC3393" w:rsidRPr="005D1801" w14:paraId="555499C9" w14:textId="77777777">
        <w:tc>
          <w:tcPr>
            <w:tcW w:w="2547" w:type="dxa"/>
          </w:tcPr>
          <w:p w14:paraId="477938CD" w14:textId="77777777" w:rsidR="00CC3393" w:rsidRDefault="00CC3393">
            <w:pPr>
              <w:tabs>
                <w:tab w:val="right" w:pos="3073"/>
              </w:tabs>
              <w:rPr>
                <w:b/>
                <w:sz w:val="20"/>
                <w:szCs w:val="20"/>
              </w:rPr>
            </w:pPr>
            <w:r>
              <w:rPr>
                <w:sz w:val="20"/>
                <w:szCs w:val="20"/>
              </w:rPr>
              <w:t>Administrator</w:t>
            </w:r>
          </w:p>
        </w:tc>
        <w:tc>
          <w:tcPr>
            <w:tcW w:w="6515" w:type="dxa"/>
          </w:tcPr>
          <w:p w14:paraId="7D0F529A" w14:textId="77777777" w:rsidR="00AF5E1C" w:rsidRDefault="00AF5E1C" w:rsidP="00AF5E1C">
            <w:pPr>
              <w:tabs>
                <w:tab w:val="right" w:pos="3073"/>
              </w:tabs>
              <w:rPr>
                <w:sz w:val="20"/>
                <w:szCs w:val="20"/>
              </w:rPr>
            </w:pPr>
            <w:r w:rsidRPr="007C2C36">
              <w:rPr>
                <w:sz w:val="20"/>
                <w:szCs w:val="20"/>
              </w:rPr>
              <w:t>Change BP</w:t>
            </w:r>
          </w:p>
          <w:p w14:paraId="1084E512" w14:textId="1130E9B6" w:rsidR="00CC3393" w:rsidRPr="00BD08F6" w:rsidRDefault="00AF5E1C">
            <w:pPr>
              <w:tabs>
                <w:tab w:val="right" w:pos="3073"/>
              </w:tabs>
              <w:rPr>
                <w:sz w:val="20"/>
                <w:szCs w:val="20"/>
              </w:rPr>
            </w:pPr>
            <w:r w:rsidRPr="007C2C36">
              <w:rPr>
                <w:sz w:val="20"/>
                <w:szCs w:val="20"/>
              </w:rPr>
              <w:t>Search requests</w:t>
            </w:r>
          </w:p>
        </w:tc>
      </w:tr>
      <w:tr w:rsidR="00CC3393" w:rsidRPr="00460133" w14:paraId="2D6D4234" w14:textId="77777777">
        <w:tc>
          <w:tcPr>
            <w:tcW w:w="2547" w:type="dxa"/>
          </w:tcPr>
          <w:p w14:paraId="770B1B17" w14:textId="77777777" w:rsidR="00CC3393" w:rsidRPr="005D1801" w:rsidRDefault="00CC3393">
            <w:pPr>
              <w:rPr>
                <w:sz w:val="20"/>
                <w:szCs w:val="20"/>
              </w:rPr>
            </w:pPr>
            <w:r>
              <w:rPr>
                <w:sz w:val="20"/>
                <w:szCs w:val="20"/>
              </w:rPr>
              <w:t>Requester</w:t>
            </w:r>
          </w:p>
        </w:tc>
        <w:tc>
          <w:tcPr>
            <w:tcW w:w="6515" w:type="dxa"/>
          </w:tcPr>
          <w:p w14:paraId="3DDE8A2E" w14:textId="77777777" w:rsidR="00DD0AA0" w:rsidRDefault="00DD0AA0" w:rsidP="00DD0AA0">
            <w:pPr>
              <w:tabs>
                <w:tab w:val="right" w:pos="3073"/>
              </w:tabs>
              <w:rPr>
                <w:sz w:val="20"/>
                <w:szCs w:val="20"/>
              </w:rPr>
            </w:pPr>
            <w:r w:rsidRPr="007C2C36">
              <w:rPr>
                <w:sz w:val="20"/>
                <w:szCs w:val="20"/>
              </w:rPr>
              <w:t>Search BP</w:t>
            </w:r>
          </w:p>
          <w:p w14:paraId="1D67D3AA" w14:textId="77777777" w:rsidR="00DD0AA0" w:rsidRDefault="00DD0AA0" w:rsidP="00DD0AA0">
            <w:pPr>
              <w:tabs>
                <w:tab w:val="right" w:pos="3073"/>
              </w:tabs>
              <w:rPr>
                <w:sz w:val="20"/>
                <w:szCs w:val="20"/>
              </w:rPr>
            </w:pPr>
            <w:r w:rsidRPr="007C2C36">
              <w:rPr>
                <w:sz w:val="20"/>
                <w:szCs w:val="20"/>
              </w:rPr>
              <w:t>Create BP</w:t>
            </w:r>
          </w:p>
          <w:p w14:paraId="332FE924" w14:textId="77777777" w:rsidR="00DD0AA0" w:rsidRDefault="00DD0AA0" w:rsidP="00DD0AA0">
            <w:pPr>
              <w:tabs>
                <w:tab w:val="right" w:pos="3073"/>
              </w:tabs>
              <w:rPr>
                <w:sz w:val="20"/>
                <w:szCs w:val="20"/>
              </w:rPr>
            </w:pPr>
            <w:r w:rsidRPr="007C2C36">
              <w:rPr>
                <w:sz w:val="20"/>
                <w:szCs w:val="20"/>
              </w:rPr>
              <w:t>Change BP</w:t>
            </w:r>
          </w:p>
          <w:p w14:paraId="001B2BD5" w14:textId="500FCF63" w:rsidR="00CC3393" w:rsidRPr="00460133" w:rsidRDefault="00DD0AA0">
            <w:pPr>
              <w:rPr>
                <w:sz w:val="20"/>
                <w:szCs w:val="20"/>
              </w:rPr>
            </w:pPr>
            <w:r w:rsidRPr="007C2C36">
              <w:rPr>
                <w:sz w:val="20"/>
                <w:szCs w:val="20"/>
              </w:rPr>
              <w:t>Search requests</w:t>
            </w:r>
          </w:p>
        </w:tc>
      </w:tr>
      <w:tr w:rsidR="00CC3393" w:rsidRPr="005A16BD" w14:paraId="12959BCF" w14:textId="77777777">
        <w:tc>
          <w:tcPr>
            <w:tcW w:w="2547" w:type="dxa"/>
          </w:tcPr>
          <w:p w14:paraId="539184BB" w14:textId="77777777" w:rsidR="00CC3393" w:rsidRPr="00460133" w:rsidRDefault="00CC3393">
            <w:pPr>
              <w:rPr>
                <w:sz w:val="20"/>
                <w:szCs w:val="20"/>
              </w:rPr>
            </w:pPr>
            <w:r>
              <w:rPr>
                <w:sz w:val="20"/>
                <w:szCs w:val="20"/>
              </w:rPr>
              <w:t>Reviewer</w:t>
            </w:r>
          </w:p>
        </w:tc>
        <w:tc>
          <w:tcPr>
            <w:tcW w:w="6515" w:type="dxa"/>
          </w:tcPr>
          <w:p w14:paraId="109DD8DF" w14:textId="49DA2ED7" w:rsidR="00CC3393" w:rsidRPr="005A16BD" w:rsidRDefault="00DD0AA0" w:rsidP="00BD08F6">
            <w:pPr>
              <w:tabs>
                <w:tab w:val="right" w:pos="3073"/>
              </w:tabs>
              <w:rPr>
                <w:sz w:val="20"/>
                <w:szCs w:val="20"/>
              </w:rPr>
            </w:pPr>
            <w:r w:rsidRPr="007C2C36">
              <w:rPr>
                <w:sz w:val="20"/>
                <w:szCs w:val="20"/>
              </w:rPr>
              <w:t>Search BP</w:t>
            </w:r>
          </w:p>
        </w:tc>
      </w:tr>
    </w:tbl>
    <w:p w14:paraId="65B3A2F6" w14:textId="726EFFC9" w:rsidR="00760F38" w:rsidRDefault="00760F38" w:rsidP="00B31AE9">
      <w:pPr>
        <w:pStyle w:val="cpNormal1"/>
        <w:rPr>
          <w:lang w:bidi="te-IN"/>
        </w:rPr>
      </w:pPr>
      <w:r>
        <w:rPr>
          <w:lang w:bidi="te-IN"/>
        </w:rPr>
        <w:br w:type="page"/>
      </w:r>
    </w:p>
    <w:p w14:paraId="41B0AB88" w14:textId="54C7561D" w:rsidR="00CA7099" w:rsidRPr="00486D6A" w:rsidRDefault="00CD62EF" w:rsidP="00691590">
      <w:pPr>
        <w:pStyle w:val="Nadpis1"/>
        <w:rPr>
          <w:lang w:bidi="te-IN"/>
        </w:rPr>
      </w:pPr>
      <w:bookmarkStart w:id="190" w:name="_Toc226710630"/>
      <w:bookmarkStart w:id="191" w:name="_Toc226726151"/>
      <w:bookmarkStart w:id="192" w:name="_Integration"/>
      <w:bookmarkStart w:id="193" w:name="_Ref225505367"/>
      <w:bookmarkStart w:id="194" w:name="_Ref225505374"/>
      <w:bookmarkStart w:id="195" w:name="_Ref225505714"/>
      <w:bookmarkStart w:id="196" w:name="_Ref225505721"/>
      <w:bookmarkStart w:id="197" w:name="_Ref225505742"/>
      <w:bookmarkStart w:id="198" w:name="_Toc229586699"/>
      <w:bookmarkEnd w:id="190"/>
      <w:bookmarkEnd w:id="191"/>
      <w:bookmarkEnd w:id="192"/>
      <w:r w:rsidRPr="0019713E">
        <w:lastRenderedPageBreak/>
        <w:t>Integration</w:t>
      </w:r>
      <w:bookmarkEnd w:id="193"/>
      <w:bookmarkEnd w:id="194"/>
      <w:bookmarkEnd w:id="195"/>
      <w:bookmarkEnd w:id="196"/>
      <w:bookmarkEnd w:id="197"/>
      <w:bookmarkEnd w:id="198"/>
    </w:p>
    <w:p w14:paraId="74E2D406" w14:textId="392BAB66" w:rsidR="009109E7" w:rsidRPr="00486D6A" w:rsidRDefault="00F17F81" w:rsidP="00D44C60">
      <w:pPr>
        <w:pStyle w:val="Nadpis2"/>
      </w:pPr>
      <w:bookmarkStart w:id="199" w:name="_Toc225514222"/>
      <w:bookmarkStart w:id="200" w:name="_Toc225332697"/>
      <w:bookmarkStart w:id="201" w:name="_Toc225514223"/>
      <w:bookmarkStart w:id="202" w:name="_Toc225332698"/>
      <w:bookmarkStart w:id="203" w:name="_Toc225514224"/>
      <w:bookmarkStart w:id="204" w:name="_Toc225332699"/>
      <w:bookmarkStart w:id="205" w:name="_Toc225514225"/>
      <w:bookmarkStart w:id="206" w:name="_Toc221533056"/>
      <w:bookmarkStart w:id="207" w:name="_Toc221533199"/>
      <w:bookmarkStart w:id="208" w:name="_Toc221533342"/>
      <w:bookmarkStart w:id="209" w:name="_Toc221533057"/>
      <w:bookmarkStart w:id="210" w:name="_Toc221533200"/>
      <w:bookmarkStart w:id="211" w:name="_Toc221533343"/>
      <w:bookmarkStart w:id="212" w:name="_Toc221533058"/>
      <w:bookmarkStart w:id="213" w:name="_Toc221533201"/>
      <w:bookmarkStart w:id="214" w:name="_Toc221533344"/>
      <w:bookmarkStart w:id="215" w:name="_Toc221533059"/>
      <w:bookmarkStart w:id="216" w:name="_Toc221533202"/>
      <w:bookmarkStart w:id="217" w:name="_Toc221533345"/>
      <w:bookmarkStart w:id="218" w:name="_Toc221533060"/>
      <w:bookmarkStart w:id="219" w:name="_Toc221533203"/>
      <w:bookmarkStart w:id="220" w:name="_Toc221533346"/>
      <w:bookmarkStart w:id="221" w:name="_Toc225332700"/>
      <w:bookmarkStart w:id="222" w:name="_Toc225514226"/>
      <w:bookmarkStart w:id="223" w:name="_Toc225332701"/>
      <w:bookmarkStart w:id="224" w:name="_Toc225514227"/>
      <w:bookmarkStart w:id="225" w:name="_Toc225332702"/>
      <w:bookmarkStart w:id="226" w:name="_Toc225514228"/>
      <w:bookmarkStart w:id="227" w:name="_Toc229586700"/>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r w:rsidRPr="00486D6A">
        <w:t>H</w:t>
      </w:r>
      <w:r w:rsidR="0021462C" w:rsidRPr="00486D6A">
        <w:t>ighlights</w:t>
      </w:r>
      <w:bookmarkEnd w:id="227"/>
    </w:p>
    <w:p w14:paraId="06AA5FC9" w14:textId="77777777" w:rsidR="007C22DE" w:rsidRDefault="007C22DE" w:rsidP="007C22DE"/>
    <w:p w14:paraId="123D79CD" w14:textId="26D7F7FD" w:rsidR="007C22DE" w:rsidRDefault="007C22DE" w:rsidP="007C22DE">
      <w:r>
        <w:t xml:space="preserve">MDG is designed to have </w:t>
      </w:r>
      <w:r w:rsidR="00A62276">
        <w:t xml:space="preserve">the </w:t>
      </w:r>
      <w:r>
        <w:t>possibility to be integrated with KBC systems and processes of BP maintain.</w:t>
      </w:r>
    </w:p>
    <w:p w14:paraId="5B766AD6" w14:textId="0FC382E3" w:rsidR="007C22DE" w:rsidRDefault="007C22DE" w:rsidP="007C22DE">
      <w:r>
        <w:t>New integration interfaces will be created within MDG</w:t>
      </w:r>
      <w:r w:rsidR="003B495C">
        <w:t xml:space="preserve"> and SAP BTP</w:t>
      </w:r>
      <w:r>
        <w:t xml:space="preserve"> to </w:t>
      </w:r>
      <w:r w:rsidR="00791529">
        <w:t>fulfil the ability</w:t>
      </w:r>
      <w:r>
        <w:t xml:space="preserve"> of integration.</w:t>
      </w:r>
    </w:p>
    <w:p w14:paraId="4CE9F933" w14:textId="46354FF7" w:rsidR="001C43BA" w:rsidRDefault="00832D1F" w:rsidP="001C43BA">
      <w:r w:rsidRPr="004E4B53">
        <w:t xml:space="preserve">Integration </w:t>
      </w:r>
      <w:del w:id="228" w:author="Tomáš Wiedermann" w:date="2026-05-13T12:33:00Z" w16du:dateUtc="2026-05-13T10:33:00Z">
        <w:r w:rsidRPr="004E4B53">
          <w:delText xml:space="preserve">of </w:delText>
        </w:r>
        <w:r w:rsidR="009823BE" w:rsidRPr="004E4B53">
          <w:delText xml:space="preserve">SAP </w:delText>
        </w:r>
        <w:r w:rsidR="004E4B53" w:rsidRPr="00916388">
          <w:delText xml:space="preserve">CZ </w:delText>
        </w:r>
        <w:r w:rsidR="009823BE" w:rsidRPr="004E4B53">
          <w:delText>systems will be using SAP RFC</w:delText>
        </w:r>
        <w:r w:rsidR="000361DD" w:rsidRPr="004E4B53">
          <w:delText xml:space="preserve"> and integration with non-SAP systems</w:delText>
        </w:r>
        <w:r w:rsidR="000361DD" w:rsidRPr="00F64E13">
          <w:delText xml:space="preserve"> </w:delText>
        </w:r>
        <w:r w:rsidR="004E4B53" w:rsidRPr="00916388">
          <w:delText>and SAP BE</w:delText>
        </w:r>
      </w:del>
      <w:ins w:id="229" w:author="Tomáš Wiedermann" w:date="2026-05-13T12:33:00Z" w16du:dateUtc="2026-05-13T10:33:00Z">
        <w:r w:rsidR="001D2948">
          <w:t xml:space="preserve">of all connected systems </w:t>
        </w:r>
      </w:ins>
      <w:del w:id="230" w:author="Tomáš Wiedermann" w:date="2026-05-13T12:33:00Z" w16du:dateUtc="2026-05-13T10:33:00Z">
        <w:r w:rsidR="000361DD" w:rsidRPr="004E4B53">
          <w:delText xml:space="preserve"> </w:delText>
        </w:r>
      </w:del>
      <w:r w:rsidR="000361DD" w:rsidRPr="004E4B53">
        <w:t xml:space="preserve">will be using SOAP </w:t>
      </w:r>
      <w:r w:rsidR="0048577C" w:rsidRPr="004E4B53">
        <w:t>Web Service</w:t>
      </w:r>
      <w:r w:rsidR="0097356A" w:rsidRPr="004E4B53">
        <w:t>s</w:t>
      </w:r>
      <w:r w:rsidR="00540158" w:rsidRPr="004E4B53">
        <w:t xml:space="preserve"> </w:t>
      </w:r>
      <w:r w:rsidR="004C20A1" w:rsidRPr="004E4B53">
        <w:t>through SAP Integration Suite in SAP BTP</w:t>
      </w:r>
      <w:r w:rsidR="008C10A2" w:rsidRPr="004E4B53">
        <w:t>.</w:t>
      </w:r>
    </w:p>
    <w:p w14:paraId="2EB5EDDB" w14:textId="442C6B31" w:rsidR="001C43BA" w:rsidRPr="00486D6A" w:rsidRDefault="001C43BA" w:rsidP="001C43BA">
      <w:del w:id="231" w:author="Tomáš Wiedermann" w:date="2026-05-13T12:33:00Z" w16du:dateUtc="2026-05-13T10:33:00Z">
        <w:r w:rsidRPr="00486D6A">
          <w:delText>Both type</w:delText>
        </w:r>
        <w:r w:rsidR="00105A6C">
          <w:delText>s</w:delText>
        </w:r>
        <w:r w:rsidRPr="00486D6A">
          <w:delText xml:space="preserve"> of RFC and SO</w:delText>
        </w:r>
        <w:r w:rsidRPr="001C7309">
          <w:delText>A</w:delText>
        </w:r>
        <w:r w:rsidRPr="00486D6A">
          <w:delText xml:space="preserve">P </w:delText>
        </w:r>
        <w:r w:rsidRPr="00486D6A" w:rsidDel="001D2948">
          <w:delText>i</w:delText>
        </w:r>
      </w:del>
      <w:ins w:id="232" w:author="Tomáš Wiedermann" w:date="2026-05-13T12:33:00Z" w16du:dateUtc="2026-05-13T10:33:00Z">
        <w:r w:rsidR="001D2948">
          <w:t>I</w:t>
        </w:r>
      </w:ins>
      <w:r w:rsidRPr="00486D6A">
        <w:t xml:space="preserve">ntegration interfaces </w:t>
      </w:r>
      <w:del w:id="233" w:author="Tomáš Wiedermann" w:date="2026-05-13T12:33:00Z" w16du:dateUtc="2026-05-13T10:33:00Z">
        <w:r w:rsidRPr="00486D6A">
          <w:delText xml:space="preserve">will have the same </w:delText>
        </w:r>
      </w:del>
      <w:r w:rsidRPr="00486D6A">
        <w:t>data structure</w:t>
      </w:r>
      <w:r w:rsidR="007F1970">
        <w:t xml:space="preserve"> </w:t>
      </w:r>
      <w:del w:id="234" w:author="Tomáš Wiedermann" w:date="2026-05-13T12:33:00Z" w16du:dateUtc="2026-05-13T10:33:00Z">
        <w:r w:rsidR="007F1970" w:rsidDel="001D2948">
          <w:delText>a</w:delText>
        </w:r>
      </w:del>
      <w:ins w:id="235" w:author="Tomáš Wiedermann" w:date="2026-05-13T12:33:00Z" w16du:dateUtc="2026-05-13T10:33:00Z">
        <w:r w:rsidR="001D2948">
          <w:t>i</w:t>
        </w:r>
      </w:ins>
      <w:r w:rsidR="007F1970">
        <w:t>s</w:t>
      </w:r>
      <w:r>
        <w:t xml:space="preserve"> described in </w:t>
      </w:r>
      <w:r w:rsidR="00DA5EF9">
        <w:t>A</w:t>
      </w:r>
      <w:r w:rsidRPr="00FE07C3">
        <w:t xml:space="preserve">ttachment </w:t>
      </w:r>
      <w:r w:rsidRPr="0097356A">
        <w:rPr>
          <w:b/>
          <w:bCs/>
        </w:rPr>
        <w:t>No 2</w:t>
      </w:r>
      <w:r>
        <w:t>.</w:t>
      </w:r>
    </w:p>
    <w:p w14:paraId="6EB08C29" w14:textId="7BC1F8CF" w:rsidR="00BB014D" w:rsidRPr="00486D6A" w:rsidRDefault="00BB014D" w:rsidP="001C43BA">
      <w:r>
        <w:t>C</w:t>
      </w:r>
      <w:r w:rsidR="003433D7">
        <w:t xml:space="preserve">onversions between </w:t>
      </w:r>
      <w:r w:rsidR="00F035FA">
        <w:t xml:space="preserve">different communication protocols </w:t>
      </w:r>
      <w:r w:rsidR="00D0237A">
        <w:t>(SOAP</w:t>
      </w:r>
      <w:r w:rsidR="00572633">
        <w:t xml:space="preserve"> &lt;-&gt; REST</w:t>
      </w:r>
      <w:r w:rsidR="00270BF1">
        <w:t>/File/Email)</w:t>
      </w:r>
      <w:r w:rsidR="00061673">
        <w:t xml:space="preserve"> will be </w:t>
      </w:r>
      <w:r w:rsidR="000E2820">
        <w:t xml:space="preserve">in </w:t>
      </w:r>
      <w:r w:rsidR="008F26AA">
        <w:t xml:space="preserve">SAP </w:t>
      </w:r>
      <w:r w:rsidR="000E2820">
        <w:t>BTP.</w:t>
      </w:r>
    </w:p>
    <w:p w14:paraId="68ED8AE0" w14:textId="7B02EB10" w:rsidR="007C22DE" w:rsidRDefault="001C43BA" w:rsidP="007C22DE">
      <w:r>
        <w:t xml:space="preserve">Implementation of integration interfaces in </w:t>
      </w:r>
      <w:r w:rsidR="008F26AA">
        <w:t xml:space="preserve">SAP </w:t>
      </w:r>
      <w:r w:rsidR="00AE27BA">
        <w:t xml:space="preserve">BTP and </w:t>
      </w:r>
      <w:r>
        <w:t xml:space="preserve">connected systems is in </w:t>
      </w:r>
      <w:r w:rsidRPr="00534067">
        <w:t>KBC responsib</w:t>
      </w:r>
      <w:r>
        <w:t>ility</w:t>
      </w:r>
      <w:r w:rsidRPr="00534067">
        <w:t>.</w:t>
      </w:r>
    </w:p>
    <w:p w14:paraId="7CBCFBE3" w14:textId="77777777" w:rsidR="0079178B" w:rsidRDefault="0079178B" w:rsidP="007C22DE"/>
    <w:p w14:paraId="21D628CC" w14:textId="5F41B97A" w:rsidR="00E7681B" w:rsidRDefault="00314202" w:rsidP="0097356A">
      <w:pPr>
        <w:pStyle w:val="Nadpis3"/>
      </w:pPr>
      <w:bookmarkStart w:id="236" w:name="_Ref229554099"/>
      <w:bookmarkStart w:id="237" w:name="_Toc229586701"/>
      <w:r>
        <w:rPr>
          <w:lang w:val="en-US"/>
        </w:rPr>
        <w:t xml:space="preserve">Integration </w:t>
      </w:r>
      <w:r w:rsidRPr="00314202">
        <w:rPr>
          <w:lang w:val="en-US"/>
        </w:rPr>
        <w:t>with SAP</w:t>
      </w:r>
      <w:r w:rsidR="00C8255F">
        <w:rPr>
          <w:lang w:val="en-US"/>
        </w:rPr>
        <w:t xml:space="preserve"> CZ</w:t>
      </w:r>
      <w:bookmarkEnd w:id="236"/>
      <w:bookmarkEnd w:id="237"/>
    </w:p>
    <w:p w14:paraId="255BE03A" w14:textId="77777777" w:rsidR="00E7681B" w:rsidRDefault="00E7681B" w:rsidP="007C22DE"/>
    <w:p w14:paraId="7BF5AC3B" w14:textId="65F94A52" w:rsidR="007C22DE" w:rsidRDefault="00C26757" w:rsidP="007C22DE">
      <w:pPr>
        <w:rPr>
          <w:ins w:id="238" w:author="Tomáš Wiedermann" w:date="2026-05-13T12:34:00Z" w16du:dateUtc="2026-05-13T10:34:00Z"/>
        </w:rPr>
      </w:pPr>
      <w:ins w:id="239" w:author="Tomáš Wiedermann" w:date="2026-05-13T12:34:00Z" w16du:dateUtc="2026-05-13T10:34:00Z">
        <w:r w:rsidRPr="00D02B0C">
          <w:t>Integration with non-SAP systems will be using Web Services</w:t>
        </w:r>
        <w:r>
          <w:t xml:space="preserve"> </w:t>
        </w:r>
        <w:r w:rsidRPr="004C20A1">
          <w:t>through SAP Integration Suite in SAP BTP</w:t>
        </w:r>
        <w:r>
          <w:t>.</w:t>
        </w:r>
      </w:ins>
      <w:del w:id="240" w:author="Tomáš Wiedermann" w:date="2026-05-13T12:34:00Z" w16du:dateUtc="2026-05-13T10:34:00Z">
        <w:r w:rsidR="007C22DE">
          <w:delText>Integration with SAP systems will be through RFC function modules</w:delText>
        </w:r>
        <w:r w:rsidR="002B648B">
          <w:delText>.</w:delText>
        </w:r>
      </w:del>
    </w:p>
    <w:p w14:paraId="51713434" w14:textId="31A2526B" w:rsidR="00C26757" w:rsidRDefault="00C26757" w:rsidP="007C22DE">
      <w:ins w:id="241" w:author="Tomáš Wiedermann" w:date="2026-05-13T12:34:00Z" w16du:dateUtc="2026-05-13T10:34:00Z">
        <w:r>
          <w:t>Mapping between source and target protocol and interface structure will be done in BTP integration iFlow.</w:t>
        </w:r>
      </w:ins>
    </w:p>
    <w:p w14:paraId="56CAF8E9" w14:textId="77777777" w:rsidR="002B648B" w:rsidRDefault="002B648B" w:rsidP="007C22DE"/>
    <w:p w14:paraId="1ADD531D" w14:textId="72EE3D11" w:rsidR="007C22DE" w:rsidRDefault="00B90079" w:rsidP="0097356A">
      <w:pPr>
        <w:pStyle w:val="Odstavecseseznamem"/>
        <w:numPr>
          <w:ilvl w:val="0"/>
          <w:numId w:val="127"/>
        </w:numPr>
      </w:pPr>
      <w:del w:id="242" w:author="Tomáš Wiedermann" w:date="2026-05-13T12:35:00Z" w16du:dateUtc="2026-05-13T10:35:00Z">
        <w:r w:rsidRPr="00B90079">
          <w:delText xml:space="preserve">RFC function as </w:delText>
        </w:r>
        <w:r w:rsidRPr="00B90079" w:rsidDel="0015034E">
          <w:delText>i</w:delText>
        </w:r>
      </w:del>
      <w:ins w:id="243" w:author="Tomáš Wiedermann" w:date="2026-05-13T12:35:00Z" w16du:dateUtc="2026-05-13T10:35:00Z">
        <w:r w:rsidR="0015034E">
          <w:t>I</w:t>
        </w:r>
      </w:ins>
      <w:r w:rsidRPr="00B90079">
        <w:t>nbound interface for creation of MDG request</w:t>
      </w:r>
      <w:r w:rsidR="005B27D3">
        <w:t xml:space="preserve"> (</w:t>
      </w:r>
      <w:r w:rsidR="005B27D3" w:rsidRPr="0097356A">
        <w:rPr>
          <w:b/>
          <w:bCs/>
        </w:rPr>
        <w:t>IF-MAINTAIN</w:t>
      </w:r>
      <w:r w:rsidR="005B27D3">
        <w:t>)</w:t>
      </w:r>
    </w:p>
    <w:p w14:paraId="37CA46CB" w14:textId="2970F853" w:rsidR="007C22DE" w:rsidRDefault="007C22DE" w:rsidP="0097356A">
      <w:pPr>
        <w:pStyle w:val="Odstavecseseznamem"/>
        <w:numPr>
          <w:ilvl w:val="1"/>
          <w:numId w:val="127"/>
        </w:numPr>
        <w:rPr>
          <w:ins w:id="244" w:author="Tomáš Wiedermann" w:date="2026-05-13T12:39:00Z" w16du:dateUtc="2026-05-13T10:39:00Z"/>
        </w:rPr>
      </w:pPr>
      <w:r>
        <w:t>SAP CZ – cVerify change process</w:t>
      </w:r>
      <w:r w:rsidR="00D04873">
        <w:t xml:space="preserve"> of BP</w:t>
      </w:r>
    </w:p>
    <w:p w14:paraId="73F1A503" w14:textId="3F8E93FD" w:rsidR="00B8787C" w:rsidDel="00B8787C" w:rsidRDefault="00B8787C" w:rsidP="00B8787C">
      <w:pPr>
        <w:pStyle w:val="Odstavecseseznamem"/>
        <w:numPr>
          <w:ilvl w:val="1"/>
          <w:numId w:val="127"/>
        </w:numPr>
        <w:rPr>
          <w:del w:id="245" w:author="Tomáš Wiedermann" w:date="2026-05-13T12:39:00Z" w16du:dateUtc="2026-05-13T10:39:00Z"/>
          <w:moveTo w:id="246" w:author="Tomáš Wiedermann" w:date="2026-05-13T12:39:00Z" w16du:dateUtc="2026-05-13T10:39:00Z"/>
        </w:rPr>
      </w:pPr>
      <w:moveToRangeStart w:id="247" w:author="Tomáš Wiedermann" w:date="2026-05-13T12:39:00Z" w:name="move229568385"/>
      <w:moveTo w:id="248" w:author="Tomáš Wiedermann" w:date="2026-05-13T12:39:00Z" w16du:dateUtc="2026-05-13T10:39:00Z">
        <w:del w:id="249" w:author="Tomáš Wiedermann" w:date="2026-05-13T12:39:00Z" w16du:dateUtc="2026-05-13T10:39:00Z">
          <w:r w:rsidRPr="00D144D4" w:rsidDel="00B8787C">
            <w:delText>CZ (</w:delText>
          </w:r>
        </w:del>
        <w:r w:rsidRPr="00D144D4">
          <w:t>ROBOT</w:t>
        </w:r>
        <w:del w:id="250" w:author="Tomáš Wiedermann" w:date="2026-05-13T12:39:00Z" w16du:dateUtc="2026-05-13T10:39:00Z">
          <w:r w:rsidRPr="00D144D4" w:rsidDel="00B8787C">
            <w:delText>)</w:delText>
          </w:r>
        </w:del>
        <w:r w:rsidRPr="00D144D4">
          <w:t xml:space="preserve"> – Create/Change BP via request from ROBOT</w:t>
        </w:r>
      </w:moveTo>
    </w:p>
    <w:moveToRangeEnd w:id="247"/>
    <w:p w14:paraId="7B0A3FE6" w14:textId="77777777" w:rsidR="00B8787C" w:rsidRDefault="00B8787C" w:rsidP="00B8787C">
      <w:pPr>
        <w:pStyle w:val="Odstavecseseznamem"/>
        <w:numPr>
          <w:ilvl w:val="1"/>
          <w:numId w:val="127"/>
        </w:numPr>
      </w:pPr>
    </w:p>
    <w:p w14:paraId="045754C3" w14:textId="77777777" w:rsidR="002B648B" w:rsidRDefault="002B648B" w:rsidP="0097356A">
      <w:pPr>
        <w:rPr>
          <w:del w:id="251" w:author="Tomáš Wiedermann" w:date="2026-05-13T12:43:00Z" w16du:dateUtc="2026-05-13T10:43:00Z"/>
        </w:rPr>
      </w:pPr>
    </w:p>
    <w:p w14:paraId="6E5012A2" w14:textId="77777777" w:rsidR="00180B4A" w:rsidRDefault="00180B4A" w:rsidP="002B648B">
      <w:pPr>
        <w:rPr>
          <w:ins w:id="252" w:author="Tomáš Wiedermann" w:date="2026-05-13T12:43:00Z" w16du:dateUtc="2026-05-13T10:43:00Z"/>
        </w:rPr>
      </w:pPr>
    </w:p>
    <w:p w14:paraId="42713D2C" w14:textId="16B5037E" w:rsidR="00180B4A" w:rsidRDefault="00A665D7" w:rsidP="00180B4A">
      <w:pPr>
        <w:pStyle w:val="Odstavecseseznamem"/>
        <w:numPr>
          <w:ilvl w:val="0"/>
          <w:numId w:val="127"/>
        </w:numPr>
        <w:rPr>
          <w:ins w:id="253" w:author="Tomáš Wiedermann" w:date="2026-05-13T12:43:00Z" w16du:dateUtc="2026-05-13T10:43:00Z"/>
        </w:rPr>
      </w:pPr>
      <w:ins w:id="254" w:author="Tomáš Wiedermann" w:date="2026-05-13T12:36:00Z" w16du:dateUtc="2026-05-13T10:36:00Z">
        <w:r>
          <w:t>I</w:t>
        </w:r>
        <w:r w:rsidRPr="00B90079">
          <w:t xml:space="preserve">nbound interface </w:t>
        </w:r>
      </w:ins>
      <w:ins w:id="255" w:author="Nicol Pěčková" w:date="2026-05-13T13:53:00Z" w16du:dateUtc="2026-05-13T11:53:00Z">
        <w:r w:rsidR="00EB55E5">
          <w:t>to</w:t>
        </w:r>
      </w:ins>
      <w:ins w:id="256" w:author="Tomáš Wiedermann" w:date="2026-05-13T12:36:00Z" w16du:dateUtc="2026-05-13T10:36:00Z">
        <w:del w:id="257" w:author="Nicol Pěčková" w:date="2026-05-13T13:53:00Z" w16du:dateUtc="2026-05-13T11:53:00Z">
          <w:r w:rsidRPr="00B90079" w:rsidDel="00EB55E5">
            <w:delText>for</w:delText>
          </w:r>
        </w:del>
        <w:r w:rsidRPr="00B90079">
          <w:t xml:space="preserve"> </w:t>
        </w:r>
      </w:ins>
      <w:ins w:id="258" w:author="Tomáš Wiedermann" w:date="2026-05-13T12:43:00Z" w16du:dateUtc="2026-05-13T10:43:00Z">
        <w:r w:rsidR="00180B4A">
          <w:t>read BP data from MDG (</w:t>
        </w:r>
        <w:r w:rsidR="00180B4A" w:rsidRPr="0097356A">
          <w:rPr>
            <w:b/>
            <w:bCs/>
          </w:rPr>
          <w:t>IF-READ</w:t>
        </w:r>
        <w:r w:rsidR="00180B4A">
          <w:t>)</w:t>
        </w:r>
      </w:ins>
    </w:p>
    <w:p w14:paraId="0D4496A2" w14:textId="77777777" w:rsidR="00180B4A" w:rsidRDefault="00180B4A" w:rsidP="00180B4A">
      <w:pPr>
        <w:pStyle w:val="Odstavecseseznamem"/>
        <w:numPr>
          <w:ilvl w:val="1"/>
          <w:numId w:val="127"/>
        </w:numPr>
        <w:rPr>
          <w:ins w:id="259" w:author="Tomáš Wiedermann" w:date="2026-05-13T12:43:00Z" w16du:dateUtc="2026-05-13T10:43:00Z"/>
        </w:rPr>
      </w:pPr>
      <w:ins w:id="260" w:author="Tomáš Wiedermann" w:date="2026-05-13T12:43:00Z" w16du:dateUtc="2026-05-13T10:43:00Z">
        <w:r>
          <w:t>Interface can be used to read BP data from MDG</w:t>
        </w:r>
      </w:ins>
    </w:p>
    <w:p w14:paraId="5E2E1082" w14:textId="193D4625" w:rsidR="00830464" w:rsidRDefault="00830464">
      <w:pPr>
        <w:pStyle w:val="Odstavecseseznamem"/>
        <w:numPr>
          <w:ilvl w:val="0"/>
          <w:numId w:val="127"/>
        </w:numPr>
        <w:rPr>
          <w:del w:id="261" w:author="Tomáš Wiedermann" w:date="2026-05-13T12:43:00Z" w16du:dateUtc="2026-05-13T10:43:00Z"/>
        </w:rPr>
      </w:pPr>
      <w:del w:id="262" w:author="Tomáš Wiedermann" w:date="2026-05-13T12:36:00Z" w16du:dateUtc="2026-05-13T10:36:00Z">
        <w:r>
          <w:delText>RFC function</w:delText>
        </w:r>
        <w:r w:rsidR="00BD473A">
          <w:delText xml:space="preserve"> to</w:delText>
        </w:r>
        <w:r>
          <w:delText xml:space="preserve"> </w:delText>
        </w:r>
      </w:del>
      <w:del w:id="263" w:author="Tomáš Wiedermann" w:date="2026-05-13T12:43:00Z" w16du:dateUtc="2026-05-13T10:43:00Z">
        <w:r>
          <w:delText>read BP</w:delText>
        </w:r>
        <w:r w:rsidR="004A679E">
          <w:delText xml:space="preserve"> </w:delText>
        </w:r>
      </w:del>
      <w:del w:id="264" w:author="Tomáš Wiedermann" w:date="2026-05-13T12:36:00Z" w16du:dateUtc="2026-05-13T10:36:00Z">
        <w:r w:rsidR="0018489C" w:rsidDel="00A665D7">
          <w:delText>in</w:delText>
        </w:r>
      </w:del>
      <w:del w:id="265" w:author="Tomáš Wiedermann" w:date="2026-05-13T12:43:00Z" w16du:dateUtc="2026-05-13T10:43:00Z">
        <w:r w:rsidR="0018489C">
          <w:delText xml:space="preserve"> </w:delText>
        </w:r>
        <w:r w:rsidR="004A679E">
          <w:delText>MDG</w:delText>
        </w:r>
        <w:r w:rsidR="00DC0AA8">
          <w:delText xml:space="preserve"> (</w:delText>
        </w:r>
        <w:r w:rsidR="00DC0AA8" w:rsidRPr="0097356A">
          <w:rPr>
            <w:b/>
            <w:bCs/>
          </w:rPr>
          <w:delText>IF-READ</w:delText>
        </w:r>
        <w:r w:rsidR="00DC0AA8">
          <w:delText>)</w:delText>
        </w:r>
      </w:del>
    </w:p>
    <w:p w14:paraId="70619EC7" w14:textId="3F07A129" w:rsidR="00525A46" w:rsidRDefault="00525A46" w:rsidP="0097356A">
      <w:pPr>
        <w:pStyle w:val="Odstavecseseznamem"/>
        <w:numPr>
          <w:ilvl w:val="1"/>
          <w:numId w:val="127"/>
        </w:numPr>
        <w:rPr>
          <w:del w:id="266" w:author="Tomáš Wiedermann" w:date="2026-05-13T12:43:00Z" w16du:dateUtc="2026-05-13T10:43:00Z"/>
        </w:rPr>
      </w:pPr>
      <w:del w:id="267" w:author="Tomáš Wiedermann" w:date="2026-05-13T12:43:00Z" w16du:dateUtc="2026-05-13T10:43:00Z">
        <w:r>
          <w:delText xml:space="preserve">Interface can be used </w:delText>
        </w:r>
        <w:r w:rsidR="00DE4C83">
          <w:delText>to</w:delText>
        </w:r>
        <w:r>
          <w:delText xml:space="preserve"> read</w:delText>
        </w:r>
        <w:r w:rsidR="00DF13F9">
          <w:delText xml:space="preserve"> BP data from MDG</w:delText>
        </w:r>
      </w:del>
    </w:p>
    <w:p w14:paraId="2C10E218" w14:textId="77777777" w:rsidR="002B648B" w:rsidRDefault="002B648B" w:rsidP="002B648B">
      <w:pPr>
        <w:rPr>
          <w:del w:id="268" w:author="Tomáš Wiedermann" w:date="2026-05-13T12:43:00Z" w16du:dateUtc="2026-05-13T10:43:00Z"/>
        </w:rPr>
      </w:pPr>
    </w:p>
    <w:p w14:paraId="20CB6369" w14:textId="77777777" w:rsidR="00D16F47" w:rsidRPr="00456F98" w:rsidRDefault="00D16F47">
      <w:pPr>
        <w:rPr>
          <w:ins w:id="269" w:author="Tomáš Wiedermann" w:date="2026-05-13T12:37:00Z" w16du:dateUtc="2026-05-13T10:37:00Z"/>
        </w:rPr>
        <w:pPrChange w:id="270" w:author="Tomáš Wiedermann" w:date="2026-05-13T12:38:00Z" w16du:dateUtc="2026-05-13T10:38:00Z">
          <w:pPr>
            <w:pStyle w:val="Odstavecseseznamem"/>
            <w:numPr>
              <w:ilvl w:val="1"/>
              <w:numId w:val="128"/>
            </w:numPr>
            <w:ind w:left="1440" w:hanging="360"/>
          </w:pPr>
        </w:pPrChange>
      </w:pPr>
    </w:p>
    <w:p w14:paraId="421A045D" w14:textId="22A7CED2" w:rsidR="007C22DE" w:rsidRDefault="00CC4CA0" w:rsidP="002B648B">
      <w:pPr>
        <w:rPr>
          <w:del w:id="271" w:author="Tomáš Wiedermann" w:date="2026-05-13T12:37:00Z" w16du:dateUtc="2026-05-13T10:37:00Z"/>
        </w:rPr>
      </w:pPr>
      <w:del w:id="272" w:author="Tomáš Wiedermann" w:date="2026-05-13T12:37:00Z" w16du:dateUtc="2026-05-13T10:37:00Z">
        <w:r w:rsidRPr="00CC4CA0" w:rsidDel="00D16F47">
          <w:delText>Outbound notification to connected systems from async req</w:delText>
        </w:r>
        <w:r w:rsidR="00DC0AA8" w:rsidDel="00D16F47">
          <w:delText>.</w:delText>
        </w:r>
        <w:r w:rsidRPr="00CC4CA0" w:rsidDel="00D16F47">
          <w:delText xml:space="preserve"> processing</w:delText>
        </w:r>
        <w:r w:rsidR="00DC0AA8" w:rsidDel="00D16F47">
          <w:delText xml:space="preserve"> (</w:delText>
        </w:r>
        <w:r w:rsidR="00DC0AA8" w:rsidRPr="0097356A" w:rsidDel="00D16F47">
          <w:rPr>
            <w:b/>
            <w:bCs/>
          </w:rPr>
          <w:delText>IF-NOTIFY</w:delText>
        </w:r>
        <w:r w:rsidR="00DC0AA8" w:rsidDel="00D16F47">
          <w:delText>)</w:delText>
        </w:r>
      </w:del>
    </w:p>
    <w:p w14:paraId="1B37C6C3" w14:textId="77777777" w:rsidR="00D16F47" w:rsidRDefault="00D16F47" w:rsidP="00D16F47">
      <w:pPr>
        <w:pStyle w:val="Odstavecseseznamem"/>
        <w:numPr>
          <w:ilvl w:val="0"/>
          <w:numId w:val="128"/>
        </w:numPr>
        <w:rPr>
          <w:ins w:id="273" w:author="Tomáš Wiedermann" w:date="2026-05-13T12:38:00Z" w16du:dateUtc="2026-05-13T10:38:00Z"/>
        </w:rPr>
      </w:pPr>
      <w:ins w:id="274" w:author="Tomáš Wiedermann" w:date="2026-05-13T12:38:00Z" w16du:dateUtc="2026-05-13T10:38:00Z">
        <w:r w:rsidRPr="00DF00FD">
          <w:t>Outbound updates to connected systems</w:t>
        </w:r>
        <w:r>
          <w:t xml:space="preserve"> (</w:t>
        </w:r>
        <w:r w:rsidRPr="00F91408">
          <w:rPr>
            <w:b/>
            <w:bCs/>
          </w:rPr>
          <w:t>IF-</w:t>
        </w:r>
        <w:r>
          <w:rPr>
            <w:b/>
            <w:bCs/>
          </w:rPr>
          <w:t>UPDATE</w:t>
        </w:r>
        <w:r>
          <w:t>)</w:t>
        </w:r>
      </w:ins>
    </w:p>
    <w:p w14:paraId="45D0F0B8" w14:textId="0BB17815" w:rsidR="00D16F47" w:rsidRPr="003140CE" w:rsidRDefault="00D16F47" w:rsidP="00D16F47">
      <w:pPr>
        <w:pStyle w:val="Odstavecseseznamem"/>
        <w:numPr>
          <w:ilvl w:val="1"/>
          <w:numId w:val="128"/>
        </w:numPr>
        <w:rPr>
          <w:ins w:id="275" w:author="Tomáš Wiedermann" w:date="2026-05-13T12:38:00Z" w16du:dateUtc="2026-05-13T10:38:00Z"/>
        </w:rPr>
      </w:pPr>
      <w:ins w:id="276" w:author="Tomáš Wiedermann" w:date="2026-05-13T12:38:00Z" w16du:dateUtc="2026-05-13T10:38:00Z">
        <w:r>
          <w:t>SAP CZ</w:t>
        </w:r>
        <w:r w:rsidRPr="003140CE">
          <w:t xml:space="preserve"> </w:t>
        </w:r>
      </w:ins>
      <w:ins w:id="277" w:author="Tomáš Wiedermann" w:date="2026-05-13T12:40:00Z" w16du:dateUtc="2026-05-13T10:40:00Z">
        <w:r w:rsidR="003C3F68">
          <w:t>(</w:t>
        </w:r>
      </w:ins>
      <w:ins w:id="278" w:author="Tomáš Wiedermann" w:date="2026-05-13T12:41:00Z" w16du:dateUtc="2026-05-13T10:41:00Z">
        <w:r w:rsidR="003C3F68">
          <w:t>BTP</w:t>
        </w:r>
      </w:ins>
      <w:ins w:id="279" w:author="Tomáš Wiedermann" w:date="2026-05-13T12:40:00Z" w16du:dateUtc="2026-05-13T10:40:00Z">
        <w:r w:rsidR="003C3F68">
          <w:t>)</w:t>
        </w:r>
      </w:ins>
      <w:ins w:id="280" w:author="Tomáš Wiedermann" w:date="2026-05-13T12:38:00Z" w16du:dateUtc="2026-05-13T10:38:00Z">
        <w:r w:rsidRPr="003140CE">
          <w:t xml:space="preserve"> – To receive BP changes from MDG</w:t>
        </w:r>
      </w:ins>
    </w:p>
    <w:p w14:paraId="3DD49C5E" w14:textId="4BEB014B" w:rsidR="00930FAD" w:rsidRDefault="00930FAD" w:rsidP="00930FAD">
      <w:pPr>
        <w:pStyle w:val="Odstavecseseznamem"/>
        <w:numPr>
          <w:ilvl w:val="1"/>
          <w:numId w:val="128"/>
        </w:numPr>
        <w:rPr>
          <w:ins w:id="281" w:author="Tomáš Wiedermann" w:date="2026-05-13T12:42:00Z" w16du:dateUtc="2026-05-13T10:42:00Z"/>
        </w:rPr>
      </w:pPr>
      <w:ins w:id="282" w:author="Tomáš Wiedermann" w:date="2026-05-13T12:42:00Z" w16du:dateUtc="2026-05-13T10:42:00Z">
        <w:r w:rsidRPr="003140CE">
          <w:t>CLM</w:t>
        </w:r>
        <w:r>
          <w:t xml:space="preserve"> (BTP)</w:t>
        </w:r>
        <w:r w:rsidRPr="003140CE">
          <w:t xml:space="preserve"> </w:t>
        </w:r>
      </w:ins>
      <w:ins w:id="283" w:author="Nicol Pěčková" w:date="2026-05-13T13:53:00Z" w16du:dateUtc="2026-05-13T11:53:00Z">
        <w:r w:rsidR="00EB55E5" w:rsidRPr="003140CE">
          <w:t xml:space="preserve">– </w:t>
        </w:r>
      </w:ins>
      <w:ins w:id="284" w:author="Tomáš Wiedermann" w:date="2026-05-13T12:42:00Z" w16du:dateUtc="2026-05-13T10:42:00Z">
        <w:del w:id="285" w:author="Nicol Pěčková" w:date="2026-05-13T13:53:00Z" w16du:dateUtc="2026-05-13T11:53:00Z">
          <w:r w:rsidRPr="003140CE" w:rsidDel="00EB55E5">
            <w:delText xml:space="preserve">- </w:delText>
          </w:r>
        </w:del>
        <w:r w:rsidRPr="003140CE">
          <w:t>To receive BP changes from MDG</w:t>
        </w:r>
      </w:ins>
    </w:p>
    <w:p w14:paraId="207F8F40" w14:textId="33B2B8F8" w:rsidR="00930FAD" w:rsidRDefault="00930FAD" w:rsidP="00930FAD">
      <w:pPr>
        <w:pStyle w:val="Odstavecseseznamem"/>
        <w:numPr>
          <w:ilvl w:val="1"/>
          <w:numId w:val="128"/>
        </w:numPr>
        <w:rPr>
          <w:ins w:id="286" w:author="Tomáš Wiedermann" w:date="2026-05-13T12:42:00Z" w16du:dateUtc="2026-05-13T10:42:00Z"/>
        </w:rPr>
      </w:pPr>
      <w:ins w:id="287" w:author="Tomáš Wiedermann" w:date="2026-05-13T12:42:00Z" w16du:dateUtc="2026-05-13T10:42:00Z">
        <w:r>
          <w:t xml:space="preserve">TPRM (BTP) </w:t>
        </w:r>
      </w:ins>
      <w:ins w:id="288" w:author="Nicol Pěčková" w:date="2026-05-13T13:53:00Z" w16du:dateUtc="2026-05-13T11:53:00Z">
        <w:r w:rsidR="00EB55E5" w:rsidRPr="003140CE">
          <w:t xml:space="preserve">– </w:t>
        </w:r>
      </w:ins>
      <w:ins w:id="289" w:author="Tomáš Wiedermann" w:date="2026-05-13T12:42:00Z" w16du:dateUtc="2026-05-13T10:42:00Z">
        <w:del w:id="290" w:author="Nicol Pěčková" w:date="2026-05-13T13:53:00Z" w16du:dateUtc="2026-05-13T11:53:00Z">
          <w:r w:rsidDel="00EB55E5">
            <w:delText xml:space="preserve">- </w:delText>
          </w:r>
        </w:del>
        <w:r w:rsidRPr="003140CE">
          <w:t>To receive BP changes from MDG</w:t>
        </w:r>
      </w:ins>
    </w:p>
    <w:p w14:paraId="68174419" w14:textId="3BEA657D" w:rsidR="00D657F2" w:rsidRDefault="00D657F2" w:rsidP="007C22DE">
      <w:pPr>
        <w:rPr>
          <w:del w:id="291" w:author="Tomáš Wiedermann" w:date="2026-05-13T12:37:00Z" w16du:dateUtc="2026-05-13T10:37:00Z"/>
        </w:rPr>
      </w:pPr>
      <w:del w:id="292" w:author="Tomáš Wiedermann" w:date="2026-05-13T12:37:00Z" w16du:dateUtc="2026-05-13T10:37:00Z">
        <w:r w:rsidRPr="00D657F2">
          <w:delText>Optional implementation, of receiving RFC function with notification of created GID or errors</w:delText>
        </w:r>
      </w:del>
    </w:p>
    <w:p w14:paraId="0824369C" w14:textId="77777777" w:rsidR="00180B4A" w:rsidRDefault="00180B4A" w:rsidP="00180B4A">
      <w:pPr>
        <w:rPr>
          <w:ins w:id="293" w:author="Tomáš Wiedermann" w:date="2026-05-13T12:43:00Z" w16du:dateUtc="2026-05-13T10:43:00Z"/>
        </w:rPr>
      </w:pPr>
    </w:p>
    <w:p w14:paraId="4927368D" w14:textId="77777777" w:rsidR="00180B4A" w:rsidRDefault="00180B4A" w:rsidP="00180B4A">
      <w:pPr>
        <w:pStyle w:val="Odstavecseseznamem"/>
        <w:numPr>
          <w:ilvl w:val="0"/>
          <w:numId w:val="128"/>
        </w:numPr>
        <w:rPr>
          <w:ins w:id="294" w:author="Tomáš Wiedermann" w:date="2026-05-13T12:43:00Z" w16du:dateUtc="2026-05-13T10:43:00Z"/>
        </w:rPr>
      </w:pPr>
      <w:ins w:id="295" w:author="Tomáš Wiedermann" w:date="2026-05-13T12:43:00Z" w16du:dateUtc="2026-05-13T10:43:00Z">
        <w:r w:rsidRPr="00B60A85">
          <w:t>Outbound notification to connected systems from async req</w:t>
        </w:r>
        <w:r>
          <w:t>.</w:t>
        </w:r>
        <w:r w:rsidRPr="00B60A85">
          <w:t xml:space="preserve"> processing</w:t>
        </w:r>
        <w:r>
          <w:t xml:space="preserve"> (</w:t>
        </w:r>
        <w:r w:rsidRPr="00F91408">
          <w:rPr>
            <w:b/>
            <w:bCs/>
          </w:rPr>
          <w:t>IF-</w:t>
        </w:r>
        <w:r>
          <w:rPr>
            <w:b/>
            <w:bCs/>
          </w:rPr>
          <w:t>NOTIFY</w:t>
        </w:r>
        <w:r>
          <w:t>)</w:t>
        </w:r>
      </w:ins>
    </w:p>
    <w:p w14:paraId="4879C943" w14:textId="2E95FDE7" w:rsidR="00180B4A" w:rsidRDefault="00180B4A">
      <w:pPr>
        <w:pStyle w:val="Odstavecseseznamem"/>
        <w:numPr>
          <w:ilvl w:val="1"/>
          <w:numId w:val="128"/>
        </w:numPr>
        <w:rPr>
          <w:ins w:id="296" w:author="Tomáš Wiedermann" w:date="2026-05-13T12:43:00Z" w16du:dateUtc="2026-05-13T10:43:00Z"/>
        </w:rPr>
        <w:pPrChange w:id="297" w:author="Tomáš Wiedermann" w:date="2026-05-13T12:43:00Z" w16du:dateUtc="2026-05-13T10:43:00Z">
          <w:pPr>
            <w:pStyle w:val="Odstavecseseznamem"/>
            <w:numPr>
              <w:ilvl w:val="1"/>
              <w:numId w:val="127"/>
            </w:numPr>
            <w:ind w:left="1440" w:hanging="360"/>
          </w:pPr>
        </w:pPrChange>
      </w:pPr>
      <w:ins w:id="298" w:author="Tomáš Wiedermann" w:date="2026-05-13T12:43:00Z" w16du:dateUtc="2026-05-13T10:43:00Z">
        <w:r>
          <w:lastRenderedPageBreak/>
          <w:t>CZ</w:t>
        </w:r>
        <w:r w:rsidRPr="00456F98">
          <w:t xml:space="preserve"> (</w:t>
        </w:r>
        <w:r>
          <w:t>BTP</w:t>
        </w:r>
        <w:r w:rsidRPr="00456F98">
          <w:t>) – To receive notification when new BP is created in MDG to continue with BP postprocessing in SAP CZ</w:t>
        </w:r>
      </w:ins>
    </w:p>
    <w:p w14:paraId="372EA50C" w14:textId="77777777" w:rsidR="002B648B" w:rsidRDefault="002B648B" w:rsidP="002B648B">
      <w:pPr>
        <w:rPr>
          <w:del w:id="299" w:author="Tomáš Wiedermann" w:date="2026-05-13T12:38:00Z" w16du:dateUtc="2026-05-13T10:38:00Z"/>
        </w:rPr>
      </w:pPr>
    </w:p>
    <w:p w14:paraId="06AC4291" w14:textId="628891CB" w:rsidR="007C22DE" w:rsidRDefault="00EC5C46" w:rsidP="0097356A">
      <w:pPr>
        <w:pStyle w:val="Odstavecseseznamem"/>
        <w:numPr>
          <w:ilvl w:val="0"/>
          <w:numId w:val="127"/>
        </w:numPr>
        <w:rPr>
          <w:del w:id="300" w:author="Tomáš Wiedermann" w:date="2026-05-13T12:38:00Z" w16du:dateUtc="2026-05-13T10:38:00Z"/>
        </w:rPr>
      </w:pPr>
      <w:del w:id="301" w:author="Tomáš Wiedermann" w:date="2026-05-13T12:38:00Z" w16du:dateUtc="2026-05-13T10:38:00Z">
        <w:r w:rsidRPr="00EC5C46">
          <w:delText>Connected SAP systems will be integrated using standard BAPI</w:delText>
        </w:r>
      </w:del>
    </w:p>
    <w:p w14:paraId="39FC7C30" w14:textId="2A4882CF" w:rsidR="007C22DE" w:rsidRDefault="007C22DE" w:rsidP="0097356A">
      <w:pPr>
        <w:pStyle w:val="Odstavecseseznamem"/>
        <w:numPr>
          <w:ilvl w:val="1"/>
          <w:numId w:val="127"/>
        </w:numPr>
        <w:rPr>
          <w:del w:id="302" w:author="Tomáš Wiedermann" w:date="2026-05-13T12:38:00Z" w16du:dateUtc="2026-05-13T10:38:00Z"/>
        </w:rPr>
      </w:pPr>
      <w:del w:id="303" w:author="Tomáš Wiedermann" w:date="2026-05-13T12:38:00Z" w16du:dateUtc="2026-05-13T10:38:00Z">
        <w:r>
          <w:delText xml:space="preserve">SAP CZ – </w:delText>
        </w:r>
        <w:r w:rsidR="00AB29F7" w:rsidRPr="00AB29F7">
          <w:delText>Create/Change/Deactivate BP</w:delText>
        </w:r>
      </w:del>
    </w:p>
    <w:p w14:paraId="6400C10B" w14:textId="77777777" w:rsidR="0079178B" w:rsidRDefault="0079178B" w:rsidP="007C22DE"/>
    <w:p w14:paraId="1604049A" w14:textId="1046A6C7" w:rsidR="007B5154" w:rsidRDefault="00A3455A" w:rsidP="0097356A">
      <w:pPr>
        <w:pStyle w:val="Nadpis3"/>
      </w:pPr>
      <w:r>
        <w:rPr>
          <w:lang w:val="en-US"/>
        </w:rPr>
        <w:t xml:space="preserve"> </w:t>
      </w:r>
      <w:bookmarkStart w:id="304" w:name="_Toc229586702"/>
      <w:r w:rsidR="007B5154">
        <w:rPr>
          <w:lang w:val="en-US"/>
        </w:rPr>
        <w:t xml:space="preserve">Integration </w:t>
      </w:r>
      <w:r w:rsidR="007B5154" w:rsidRPr="00314202">
        <w:rPr>
          <w:lang w:val="en-US"/>
        </w:rPr>
        <w:t xml:space="preserve">with </w:t>
      </w:r>
      <w:r w:rsidR="00C8255F">
        <w:rPr>
          <w:lang w:val="en-US"/>
        </w:rPr>
        <w:t xml:space="preserve">BE and </w:t>
      </w:r>
      <w:r w:rsidR="007B5154">
        <w:rPr>
          <w:lang w:val="en-US"/>
        </w:rPr>
        <w:t>non-</w:t>
      </w:r>
      <w:r w:rsidR="007B5154" w:rsidRPr="00314202">
        <w:rPr>
          <w:lang w:val="en-US"/>
        </w:rPr>
        <w:t>SAP</w:t>
      </w:r>
      <w:bookmarkEnd w:id="304"/>
    </w:p>
    <w:p w14:paraId="0D601FE2" w14:textId="77777777" w:rsidR="007B5154" w:rsidRDefault="007B5154" w:rsidP="007C22DE"/>
    <w:p w14:paraId="0BF2BFF4" w14:textId="60D68EE5" w:rsidR="00527E46" w:rsidRDefault="00D02B0C" w:rsidP="007C22DE">
      <w:r w:rsidRPr="00D02B0C">
        <w:t>Integration with non-SAP systems will be using Web Services</w:t>
      </w:r>
      <w:r w:rsidR="00893EC0">
        <w:t xml:space="preserve"> </w:t>
      </w:r>
      <w:r w:rsidR="00893EC0" w:rsidRPr="004C20A1">
        <w:t>through SAP Integration Suite in SAP BTP</w:t>
      </w:r>
      <w:r w:rsidR="00893EC0">
        <w:t>.</w:t>
      </w:r>
    </w:p>
    <w:p w14:paraId="1A064F50" w14:textId="5BE84F88" w:rsidR="00783024" w:rsidRDefault="00783024" w:rsidP="007C22DE">
      <w:r>
        <w:t xml:space="preserve">Mapping between </w:t>
      </w:r>
      <w:r w:rsidR="0068308E">
        <w:t>source and target protocol</w:t>
      </w:r>
      <w:r w:rsidR="00182AF2">
        <w:t xml:space="preserve"> and interface structure will be </w:t>
      </w:r>
      <w:r w:rsidR="00125255">
        <w:t>done in BTP integration iFlow.</w:t>
      </w:r>
    </w:p>
    <w:p w14:paraId="551BA6BB" w14:textId="77777777" w:rsidR="002B648B" w:rsidRDefault="002B648B" w:rsidP="007C22DE"/>
    <w:p w14:paraId="2635073E" w14:textId="1034A605" w:rsidR="007C22DE" w:rsidRDefault="006E707C" w:rsidP="00BF4CAA">
      <w:pPr>
        <w:pStyle w:val="Odstavecseseznamem"/>
        <w:numPr>
          <w:ilvl w:val="0"/>
          <w:numId w:val="128"/>
        </w:numPr>
      </w:pPr>
      <w:r>
        <w:t>I</w:t>
      </w:r>
      <w:r w:rsidR="00696DF5" w:rsidRPr="00696DF5">
        <w:t>nbound interface for creation of MDG request</w:t>
      </w:r>
      <w:r w:rsidR="005B111D">
        <w:t xml:space="preserve"> (</w:t>
      </w:r>
      <w:r w:rsidR="005B111D" w:rsidRPr="00F91408">
        <w:rPr>
          <w:b/>
          <w:bCs/>
        </w:rPr>
        <w:t>IF-MAINTAIN</w:t>
      </w:r>
      <w:r w:rsidR="005B111D">
        <w:t>)</w:t>
      </w:r>
    </w:p>
    <w:p w14:paraId="5B63AC24" w14:textId="0F6409EC" w:rsidR="007C22DE" w:rsidRDefault="00D144D4">
      <w:pPr>
        <w:pStyle w:val="Odstavecseseznamem"/>
        <w:numPr>
          <w:ilvl w:val="1"/>
          <w:numId w:val="128"/>
        </w:numPr>
        <w:rPr>
          <w:moveFrom w:id="305" w:author="Tomáš Wiedermann" w:date="2026-05-13T12:39:00Z" w16du:dateUtc="2026-05-13T10:39:00Z"/>
        </w:rPr>
      </w:pPr>
      <w:moveFromRangeStart w:id="306" w:author="Tomáš Wiedermann" w:date="2026-05-13T12:39:00Z" w:name="move229568385"/>
      <w:moveFrom w:id="307" w:author="Tomáš Wiedermann" w:date="2026-05-13T12:39:00Z" w16du:dateUtc="2026-05-13T10:39:00Z">
        <w:r w:rsidRPr="00D144D4">
          <w:t>CZ (ROBOT) – Create/Change BP via request from ROBOT</w:t>
        </w:r>
      </w:moveFrom>
    </w:p>
    <w:moveFromRangeEnd w:id="306"/>
    <w:p w14:paraId="63653A7A" w14:textId="75DDEB88" w:rsidR="00997863" w:rsidRDefault="00997863" w:rsidP="00997863">
      <w:pPr>
        <w:pStyle w:val="Odstavecseseznamem"/>
        <w:numPr>
          <w:ilvl w:val="1"/>
          <w:numId w:val="128"/>
        </w:numPr>
      </w:pPr>
      <w:r w:rsidRPr="003140CE">
        <w:t>BE (</w:t>
      </w:r>
      <w:r w:rsidR="00C558D7">
        <w:t>SAP</w:t>
      </w:r>
      <w:r w:rsidR="009F5370">
        <w:t xml:space="preserve"> BE</w:t>
      </w:r>
      <w:r w:rsidRPr="003140CE">
        <w:t>)</w:t>
      </w:r>
      <w:r>
        <w:t xml:space="preserve"> </w:t>
      </w:r>
      <w:r w:rsidRPr="00D144D4">
        <w:t>– Create/Change BP via request</w:t>
      </w:r>
      <w:r>
        <w:t xml:space="preserve"> from DRF framework within SAP BE</w:t>
      </w:r>
    </w:p>
    <w:p w14:paraId="0C54C21F" w14:textId="77777777" w:rsidR="002B648B" w:rsidRDefault="002B648B" w:rsidP="002B648B">
      <w:pPr>
        <w:rPr>
          <w:ins w:id="308" w:author="Tomáš Wiedermann" w:date="2026-05-13T12:43:00Z" w16du:dateUtc="2026-05-13T10:43:00Z"/>
        </w:rPr>
      </w:pPr>
    </w:p>
    <w:p w14:paraId="7B3BFDFF" w14:textId="5A26EA66" w:rsidR="00180B4A" w:rsidRDefault="00180B4A" w:rsidP="00180B4A">
      <w:pPr>
        <w:pStyle w:val="Odstavecseseznamem"/>
        <w:numPr>
          <w:ilvl w:val="0"/>
          <w:numId w:val="127"/>
        </w:numPr>
        <w:rPr>
          <w:ins w:id="309" w:author="Tomáš Wiedermann" w:date="2026-05-13T12:43:00Z" w16du:dateUtc="2026-05-13T10:43:00Z"/>
        </w:rPr>
      </w:pPr>
      <w:ins w:id="310" w:author="Tomáš Wiedermann" w:date="2026-05-13T12:43:00Z" w16du:dateUtc="2026-05-13T10:43:00Z">
        <w:r>
          <w:t>I</w:t>
        </w:r>
        <w:r w:rsidRPr="00B90079">
          <w:t xml:space="preserve">nbound interface </w:t>
        </w:r>
      </w:ins>
      <w:ins w:id="311" w:author="Nicol Pěčková" w:date="2026-05-13T13:32:00Z" w16du:dateUtc="2026-05-13T11:32:00Z">
        <w:r w:rsidR="00475A63">
          <w:t>to</w:t>
        </w:r>
      </w:ins>
      <w:ins w:id="312" w:author="Tomáš Wiedermann" w:date="2026-05-13T12:43:00Z" w16du:dateUtc="2026-05-13T10:43:00Z">
        <w:r w:rsidRPr="00B90079">
          <w:t xml:space="preserve"> </w:t>
        </w:r>
        <w:r>
          <w:t>read BP data from MDG (</w:t>
        </w:r>
        <w:r w:rsidRPr="0097356A">
          <w:rPr>
            <w:b/>
            <w:bCs/>
          </w:rPr>
          <w:t>IF-READ</w:t>
        </w:r>
        <w:r>
          <w:t>)</w:t>
        </w:r>
      </w:ins>
    </w:p>
    <w:p w14:paraId="478C18B8" w14:textId="77777777" w:rsidR="00180B4A" w:rsidRDefault="00180B4A" w:rsidP="00180B4A">
      <w:pPr>
        <w:pStyle w:val="Odstavecseseznamem"/>
        <w:numPr>
          <w:ilvl w:val="1"/>
          <w:numId w:val="127"/>
        </w:numPr>
        <w:rPr>
          <w:ins w:id="313" w:author="Tomáš Wiedermann" w:date="2026-05-13T12:43:00Z" w16du:dateUtc="2026-05-13T10:43:00Z"/>
        </w:rPr>
      </w:pPr>
      <w:ins w:id="314" w:author="Tomáš Wiedermann" w:date="2026-05-13T12:43:00Z" w16du:dateUtc="2026-05-13T10:43:00Z">
        <w:r>
          <w:t>Interface can be used to read BP data from MDG</w:t>
        </w:r>
      </w:ins>
    </w:p>
    <w:p w14:paraId="3E653A7F" w14:textId="77777777" w:rsidR="00180B4A" w:rsidRDefault="00180B4A" w:rsidP="002B648B"/>
    <w:p w14:paraId="19CFBA05" w14:textId="2353AE04" w:rsidR="007C22DE" w:rsidRDefault="00DF00FD" w:rsidP="00BF4CAA">
      <w:pPr>
        <w:pStyle w:val="Odstavecseseznamem"/>
        <w:numPr>
          <w:ilvl w:val="0"/>
          <w:numId w:val="128"/>
        </w:numPr>
      </w:pPr>
      <w:r w:rsidRPr="00DF00FD">
        <w:t>Outbound updates to connected systems</w:t>
      </w:r>
      <w:r w:rsidR="005B111D">
        <w:t xml:space="preserve"> (</w:t>
      </w:r>
      <w:r w:rsidR="005B111D" w:rsidRPr="00F91408">
        <w:rPr>
          <w:b/>
          <w:bCs/>
        </w:rPr>
        <w:t>IF-</w:t>
      </w:r>
      <w:r w:rsidR="005B111D">
        <w:rPr>
          <w:b/>
          <w:bCs/>
        </w:rPr>
        <w:t>UPDATE</w:t>
      </w:r>
      <w:r w:rsidR="005B111D">
        <w:t>)</w:t>
      </w:r>
    </w:p>
    <w:p w14:paraId="48F48D92" w14:textId="77777777" w:rsidR="003140CE" w:rsidRPr="003140CE" w:rsidRDefault="003140CE" w:rsidP="003140CE">
      <w:pPr>
        <w:pStyle w:val="Odstavecseseznamem"/>
        <w:numPr>
          <w:ilvl w:val="1"/>
          <w:numId w:val="128"/>
        </w:numPr>
      </w:pPr>
      <w:r w:rsidRPr="003140CE">
        <w:t>BE (API GW) – To receive BP changes from MDG</w:t>
      </w:r>
    </w:p>
    <w:p w14:paraId="51201C98" w14:textId="37038D21" w:rsidR="007C22DE" w:rsidRDefault="003140CE">
      <w:pPr>
        <w:pStyle w:val="Odstavecseseznamem"/>
        <w:numPr>
          <w:ilvl w:val="1"/>
          <w:numId w:val="128"/>
        </w:numPr>
        <w:rPr>
          <w:ins w:id="315" w:author="Tomáš Wiedermann" w:date="2026-05-13T12:42:00Z" w16du:dateUtc="2026-05-13T10:42:00Z"/>
        </w:rPr>
      </w:pPr>
      <w:r w:rsidRPr="003140CE">
        <w:t>CLM</w:t>
      </w:r>
      <w:ins w:id="316" w:author="Tomáš Wiedermann" w:date="2026-05-13T12:42:00Z" w16du:dateUtc="2026-05-13T10:42:00Z">
        <w:r w:rsidRPr="003140CE">
          <w:t xml:space="preserve"> </w:t>
        </w:r>
        <w:r w:rsidR="00930FAD">
          <w:t>(BTP)</w:t>
        </w:r>
      </w:ins>
      <w:r w:rsidRPr="003140CE">
        <w:t xml:space="preserve"> - To receive BP changes from MDG</w:t>
      </w:r>
    </w:p>
    <w:p w14:paraId="7D76BFC2" w14:textId="1EFCDEAC" w:rsidR="00930FAD" w:rsidRDefault="00930FAD">
      <w:pPr>
        <w:pStyle w:val="Odstavecseseznamem"/>
        <w:numPr>
          <w:ilvl w:val="1"/>
          <w:numId w:val="128"/>
        </w:numPr>
      </w:pPr>
      <w:ins w:id="317" w:author="Tomáš Wiedermann" w:date="2026-05-13T12:42:00Z" w16du:dateUtc="2026-05-13T10:42:00Z">
        <w:r>
          <w:t xml:space="preserve">TPRM (BTP) - </w:t>
        </w:r>
        <w:r w:rsidRPr="003140CE">
          <w:t>To receive BP changes from MDG</w:t>
        </w:r>
      </w:ins>
    </w:p>
    <w:p w14:paraId="0CB83227" w14:textId="77777777" w:rsidR="002B648B" w:rsidRDefault="002B648B" w:rsidP="002B648B"/>
    <w:p w14:paraId="57F5D7B2" w14:textId="56A25C61" w:rsidR="007C22DE" w:rsidRDefault="00B60A85" w:rsidP="0098722D">
      <w:pPr>
        <w:pStyle w:val="Odstavecseseznamem"/>
        <w:numPr>
          <w:ilvl w:val="0"/>
          <w:numId w:val="128"/>
        </w:numPr>
      </w:pPr>
      <w:r w:rsidRPr="00B60A85">
        <w:t>Outbound notification to connected systems from async req</w:t>
      </w:r>
      <w:r w:rsidR="000A7B03">
        <w:t>.</w:t>
      </w:r>
      <w:r w:rsidRPr="00B60A85">
        <w:t xml:space="preserve"> processing</w:t>
      </w:r>
      <w:r w:rsidR="000A7B03">
        <w:t xml:space="preserve"> (</w:t>
      </w:r>
      <w:r w:rsidR="000A7B03" w:rsidRPr="00F91408">
        <w:rPr>
          <w:b/>
          <w:bCs/>
        </w:rPr>
        <w:t>IF-</w:t>
      </w:r>
      <w:r w:rsidR="000A7B03">
        <w:rPr>
          <w:b/>
          <w:bCs/>
        </w:rPr>
        <w:t>NOTIFY</w:t>
      </w:r>
      <w:r w:rsidR="000A7B03">
        <w:t>)</w:t>
      </w:r>
    </w:p>
    <w:p w14:paraId="7242C505" w14:textId="5DA1BB5D" w:rsidR="00456F98" w:rsidRPr="00456F98" w:rsidRDefault="00456F98" w:rsidP="00456F98">
      <w:pPr>
        <w:pStyle w:val="Odstavecseseznamem"/>
        <w:numPr>
          <w:ilvl w:val="1"/>
          <w:numId w:val="128"/>
        </w:numPr>
        <w:rPr>
          <w:del w:id="318" w:author="Tomáš Wiedermann" w:date="2026-05-13T12:42:00Z" w16du:dateUtc="2026-05-13T10:42:00Z"/>
        </w:rPr>
      </w:pPr>
      <w:del w:id="319" w:author="Tomáš Wiedermann" w:date="2026-05-13T12:42:00Z" w16du:dateUtc="2026-05-13T10:42:00Z">
        <w:r w:rsidRPr="00456F98">
          <w:delText>CZ (</w:delText>
        </w:r>
        <w:r w:rsidR="00997863">
          <w:delText>BTP</w:delText>
        </w:r>
        <w:r w:rsidRPr="00456F98">
          <w:delText>) – To receive notification when new BP is created in MDG to continue with BP postprocessing in SAP CZ</w:delText>
        </w:r>
      </w:del>
    </w:p>
    <w:p w14:paraId="2375ABD6" w14:textId="0270C4B2" w:rsidR="00994490" w:rsidRDefault="00456F98">
      <w:pPr>
        <w:pStyle w:val="Odstavecseseznamem"/>
        <w:numPr>
          <w:ilvl w:val="1"/>
          <w:numId w:val="128"/>
        </w:numPr>
      </w:pPr>
      <w:r w:rsidRPr="00456F98">
        <w:t>BE (API GW) - To receive notification when new BP is Created/Updated including created GID</w:t>
      </w:r>
      <w:r w:rsidR="00C71F97">
        <w:t xml:space="preserve"> </w:t>
      </w:r>
      <w:r w:rsidRPr="00456F98">
        <w:t xml:space="preserve">or </w:t>
      </w:r>
      <w:r w:rsidR="00C71F97">
        <w:t xml:space="preserve">process </w:t>
      </w:r>
      <w:r w:rsidRPr="00456F98">
        <w:t>errors</w:t>
      </w:r>
    </w:p>
    <w:p w14:paraId="6633854C" w14:textId="77777777" w:rsidR="00686E2F" w:rsidRDefault="00686E2F" w:rsidP="00610F5E">
      <w:pPr>
        <w:rPr>
          <w:del w:id="320" w:author="Tomáš Wiedermann" w:date="2026-05-13T12:43:00Z" w16du:dateUtc="2026-05-13T10:43:00Z"/>
        </w:rPr>
      </w:pPr>
    </w:p>
    <w:p w14:paraId="2A3BA9D7" w14:textId="51A34473" w:rsidR="00686E2F" w:rsidRDefault="00686E2F" w:rsidP="00686E2F">
      <w:pPr>
        <w:pStyle w:val="Odstavecseseznamem"/>
        <w:numPr>
          <w:ilvl w:val="0"/>
          <w:numId w:val="128"/>
        </w:numPr>
        <w:rPr>
          <w:del w:id="321" w:author="Tomáš Wiedermann" w:date="2026-05-13T12:38:00Z" w16du:dateUtc="2026-05-13T10:38:00Z"/>
        </w:rPr>
      </w:pPr>
      <w:del w:id="322" w:author="Tomáš Wiedermann" w:date="2026-05-13T12:38:00Z" w16du:dateUtc="2026-05-13T10:38:00Z">
        <w:r>
          <w:delText>Outbou</w:delText>
        </w:r>
        <w:r w:rsidR="00994490">
          <w:delText>nd data export from MDG</w:delText>
        </w:r>
        <w:r w:rsidR="00013B73">
          <w:delText xml:space="preserve"> (</w:delText>
        </w:r>
        <w:r w:rsidR="00013B73" w:rsidRPr="00BF4CAA">
          <w:rPr>
            <w:b/>
            <w:bCs/>
          </w:rPr>
          <w:delText>IF-EXPORT</w:delText>
        </w:r>
        <w:r w:rsidR="00013B73">
          <w:delText>)</w:delText>
        </w:r>
      </w:del>
    </w:p>
    <w:p w14:paraId="3B83E572" w14:textId="0ED3D04F" w:rsidR="00013B73" w:rsidRDefault="005E7671" w:rsidP="00BF4CAA">
      <w:pPr>
        <w:pStyle w:val="Odstavecseseznamem"/>
        <w:numPr>
          <w:ilvl w:val="1"/>
          <w:numId w:val="128"/>
        </w:numPr>
        <w:rPr>
          <w:del w:id="323" w:author="Tomáš Wiedermann" w:date="2026-05-13T12:38:00Z" w16du:dateUtc="2026-05-13T10:38:00Z"/>
        </w:rPr>
      </w:pPr>
      <w:del w:id="324" w:author="Tomáš Wiedermann" w:date="2026-05-13T12:38:00Z" w16du:dateUtc="2026-05-13T10:38:00Z">
        <w:r>
          <w:delText xml:space="preserve">TRPM </w:delText>
        </w:r>
        <w:r w:rsidR="00F72E3B">
          <w:delText>–</w:delText>
        </w:r>
        <w:r>
          <w:delText xml:space="preserve"> </w:delText>
        </w:r>
        <w:r w:rsidR="00F72E3B">
          <w:delText xml:space="preserve">To </w:delText>
        </w:r>
        <w:r w:rsidR="0020216F">
          <w:delText xml:space="preserve">receive all BP </w:delText>
        </w:r>
        <w:r w:rsidR="00DA2906">
          <w:delText xml:space="preserve">data </w:delText>
        </w:r>
        <w:r w:rsidR="00470C32">
          <w:delText>from MDG</w:delText>
        </w:r>
      </w:del>
    </w:p>
    <w:p w14:paraId="2E529168" w14:textId="77777777" w:rsidR="0021462C" w:rsidRPr="00486D6A" w:rsidRDefault="0021462C" w:rsidP="00686E2F"/>
    <w:p w14:paraId="48EDE8E1" w14:textId="29986444" w:rsidR="006D194C" w:rsidRPr="00486D6A" w:rsidRDefault="00F17F81" w:rsidP="00CD79A8">
      <w:pPr>
        <w:pStyle w:val="Nadpis2"/>
      </w:pPr>
      <w:bookmarkStart w:id="325" w:name="_Ref225505652"/>
      <w:bookmarkStart w:id="326" w:name="_Ref225505658"/>
      <w:bookmarkStart w:id="327" w:name="_Toc229586703"/>
      <w:r w:rsidRPr="00486D6A">
        <w:t>I</w:t>
      </w:r>
      <w:r w:rsidR="0096524F" w:rsidRPr="00486D6A">
        <w:t>nterfaces</w:t>
      </w:r>
      <w:bookmarkEnd w:id="325"/>
      <w:bookmarkEnd w:id="326"/>
      <w:bookmarkEnd w:id="327"/>
    </w:p>
    <w:p w14:paraId="07485BAF" w14:textId="77777777" w:rsidR="00977612" w:rsidRPr="00486D6A" w:rsidRDefault="00977612" w:rsidP="00CD79A8"/>
    <w:p w14:paraId="48712530" w14:textId="4941D77E" w:rsidR="00CE6C16" w:rsidRPr="00486D6A" w:rsidRDefault="00CE6C16" w:rsidP="00CE6C16">
      <w:r w:rsidRPr="00486D6A">
        <w:t>MDG Integration API interfaces</w:t>
      </w:r>
      <w:r w:rsidR="00266509">
        <w:t xml:space="preserve"> overview</w:t>
      </w:r>
      <w:r w:rsidRPr="00486D6A">
        <w:t>:</w:t>
      </w:r>
    </w:p>
    <w:p w14:paraId="37AC7FE0" w14:textId="77777777" w:rsidR="00CE6C16" w:rsidRPr="001C7309" w:rsidRDefault="00CE6C16" w:rsidP="00CE6C16"/>
    <w:p w14:paraId="77A17B71" w14:textId="0350F59B" w:rsidR="000E20E4" w:rsidRPr="00BF4CAA" w:rsidRDefault="000E20E4" w:rsidP="00CE6C16">
      <w:pPr>
        <w:rPr>
          <w:b/>
          <w:bCs/>
          <w:u w:val="single"/>
        </w:rPr>
      </w:pPr>
      <w:r w:rsidRPr="00BF4CAA">
        <w:rPr>
          <w:b/>
          <w:bCs/>
          <w:u w:val="single"/>
        </w:rPr>
        <w:t>Inbound:</w:t>
      </w:r>
    </w:p>
    <w:p w14:paraId="1512B3B0" w14:textId="77777777" w:rsidR="000E20E4" w:rsidRPr="001C7309" w:rsidRDefault="000E20E4" w:rsidP="00CE6C16"/>
    <w:p w14:paraId="6FB27B41" w14:textId="4A39A340" w:rsidR="00CE6C16" w:rsidRPr="001C7309" w:rsidRDefault="00CE6C16" w:rsidP="00CE6C16">
      <w:pPr>
        <w:numPr>
          <w:ilvl w:val="1"/>
          <w:numId w:val="74"/>
        </w:numPr>
        <w:tabs>
          <w:tab w:val="clear" w:pos="1440"/>
          <w:tab w:val="num" w:pos="732"/>
        </w:tabs>
        <w:ind w:left="732"/>
      </w:pPr>
      <w:r w:rsidRPr="001C7309">
        <w:rPr>
          <w:b/>
        </w:rPr>
        <w:t>IF-MAINTAIN</w:t>
      </w:r>
      <w:r w:rsidRPr="00486D6A">
        <w:t xml:space="preserve"> – </w:t>
      </w:r>
      <w:r w:rsidR="00841001" w:rsidRPr="00841001">
        <w:t>Interface</w:t>
      </w:r>
      <w:r w:rsidR="00B76FA1">
        <w:t xml:space="preserve"> to</w:t>
      </w:r>
      <w:r w:rsidR="00841001" w:rsidRPr="00841001">
        <w:t xml:space="preserve"> maintain BP in MDG</w:t>
      </w:r>
    </w:p>
    <w:p w14:paraId="227CD0FB" w14:textId="270721E7" w:rsidR="00997863" w:rsidRPr="00B31AE9" w:rsidRDefault="002F21CC" w:rsidP="00B31AE9">
      <w:pPr>
        <w:ind w:firstLine="372"/>
      </w:pPr>
      <w:r>
        <w:t>(</w:t>
      </w:r>
      <w:r w:rsidR="00997863" w:rsidRPr="00441E0F">
        <w:t>SOAP interface published in SAP BTP</w:t>
      </w:r>
      <w:r w:rsidR="00E42C87">
        <w:t>)</w:t>
      </w:r>
    </w:p>
    <w:p w14:paraId="2D2F6660" w14:textId="459AC0EB" w:rsidR="00CE6C16" w:rsidRPr="001C7309" w:rsidRDefault="00CE6C16" w:rsidP="00CE6C16">
      <w:pPr>
        <w:numPr>
          <w:ilvl w:val="2"/>
          <w:numId w:val="76"/>
        </w:numPr>
        <w:ind w:left="1104"/>
      </w:pPr>
      <w:r w:rsidRPr="001C7309">
        <w:rPr>
          <w:b/>
        </w:rPr>
        <w:t>Create</w:t>
      </w:r>
      <w:r w:rsidRPr="00486D6A">
        <w:t xml:space="preserve"> </w:t>
      </w:r>
      <w:r>
        <w:t>– Create new BP</w:t>
      </w:r>
    </w:p>
    <w:p w14:paraId="0E772ACC" w14:textId="77777777" w:rsidR="00CE6C16" w:rsidRPr="001C7309" w:rsidRDefault="00CE6C16" w:rsidP="00CE6C16">
      <w:pPr>
        <w:numPr>
          <w:ilvl w:val="2"/>
          <w:numId w:val="76"/>
        </w:numPr>
        <w:ind w:left="1104"/>
      </w:pPr>
      <w:r w:rsidRPr="001C7309">
        <w:rPr>
          <w:b/>
        </w:rPr>
        <w:t>Update</w:t>
      </w:r>
      <w:r w:rsidRPr="00486D6A">
        <w:t xml:space="preserve"> – Update or extend existing BP</w:t>
      </w:r>
    </w:p>
    <w:p w14:paraId="0CB19740" w14:textId="2E9651A6" w:rsidR="00CE6C16" w:rsidRPr="001C7309" w:rsidRDefault="00263A46" w:rsidP="00CE6C16">
      <w:pPr>
        <w:numPr>
          <w:ilvl w:val="2"/>
          <w:numId w:val="76"/>
        </w:numPr>
        <w:ind w:left="1104"/>
      </w:pPr>
      <w:r>
        <w:rPr>
          <w:b/>
        </w:rPr>
        <w:lastRenderedPageBreak/>
        <w:t>Deactivate</w:t>
      </w:r>
      <w:r w:rsidR="00CE6C16" w:rsidRPr="00486D6A">
        <w:t xml:space="preserve"> – Mark BP as deleted (inactive) on country level</w:t>
      </w:r>
    </w:p>
    <w:p w14:paraId="7CB832CB" w14:textId="77777777" w:rsidR="00CE6C16" w:rsidRPr="001C7309" w:rsidRDefault="00CE6C16" w:rsidP="00BF4CAA"/>
    <w:p w14:paraId="41818BE9" w14:textId="71C46DDA" w:rsidR="00CE6C16" w:rsidRPr="001C7309" w:rsidRDefault="00CE6C16" w:rsidP="00BF4CAA">
      <w:pPr>
        <w:numPr>
          <w:ilvl w:val="0"/>
          <w:numId w:val="74"/>
        </w:numPr>
      </w:pPr>
      <w:r w:rsidRPr="0047436B">
        <w:rPr>
          <w:b/>
        </w:rPr>
        <w:t>IF-READ</w:t>
      </w:r>
      <w:r w:rsidRPr="00486D6A">
        <w:t xml:space="preserve"> – </w:t>
      </w:r>
      <w:r w:rsidR="0047436B" w:rsidRPr="0047436B">
        <w:t>API</w:t>
      </w:r>
      <w:r w:rsidR="00B76FA1">
        <w:t xml:space="preserve"> to</w:t>
      </w:r>
      <w:r w:rsidR="0047436B" w:rsidRPr="0047436B">
        <w:t xml:space="preserve"> read master data from MDG</w:t>
      </w:r>
    </w:p>
    <w:p w14:paraId="21E12E5B" w14:textId="5AFADB94" w:rsidR="00CE6C16" w:rsidRPr="001C7309" w:rsidRDefault="00711CAD" w:rsidP="00CE6C16">
      <w:pPr>
        <w:numPr>
          <w:ilvl w:val="2"/>
          <w:numId w:val="77"/>
        </w:numPr>
        <w:ind w:left="1104"/>
      </w:pPr>
      <w:r w:rsidRPr="00711CAD">
        <w:t>Return KID data including, duplicities, local SAP IDs and tax numbers</w:t>
      </w:r>
    </w:p>
    <w:p w14:paraId="56BC2230" w14:textId="77777777" w:rsidR="00CE6C16" w:rsidRDefault="00CE6C16" w:rsidP="00071C72"/>
    <w:p w14:paraId="45AE3174" w14:textId="03BB5DA5" w:rsidR="000E20E4" w:rsidRPr="00BF4CAA" w:rsidRDefault="000E20E4" w:rsidP="00071C72">
      <w:pPr>
        <w:rPr>
          <w:b/>
          <w:bCs/>
          <w:u w:val="single"/>
        </w:rPr>
      </w:pPr>
      <w:r w:rsidRPr="00BF4CAA">
        <w:rPr>
          <w:b/>
          <w:bCs/>
          <w:u w:val="single"/>
        </w:rPr>
        <w:t>Outbound:</w:t>
      </w:r>
    </w:p>
    <w:p w14:paraId="052EB239" w14:textId="77777777" w:rsidR="000E20E4" w:rsidRDefault="000E20E4" w:rsidP="00071C72"/>
    <w:p w14:paraId="7AB5ADBE" w14:textId="635F2453" w:rsidR="00F910C0" w:rsidRPr="001C7309" w:rsidRDefault="00F910C0" w:rsidP="00F910C0">
      <w:pPr>
        <w:numPr>
          <w:ilvl w:val="0"/>
          <w:numId w:val="74"/>
        </w:numPr>
      </w:pPr>
      <w:r w:rsidRPr="0047436B">
        <w:rPr>
          <w:b/>
        </w:rPr>
        <w:t>IF-</w:t>
      </w:r>
      <w:r>
        <w:rPr>
          <w:b/>
        </w:rPr>
        <w:t>UPDATE</w:t>
      </w:r>
      <w:r w:rsidRPr="00486D6A">
        <w:t xml:space="preserve"> – </w:t>
      </w:r>
      <w:r w:rsidR="00655C85" w:rsidRPr="00655C85">
        <w:t>Interface</w:t>
      </w:r>
      <w:r w:rsidR="00B76FA1">
        <w:t xml:space="preserve"> to</w:t>
      </w:r>
      <w:r w:rsidR="00655C85" w:rsidRPr="00655C85">
        <w:t xml:space="preserve"> update BP in connected systems</w:t>
      </w:r>
    </w:p>
    <w:p w14:paraId="32B6D305" w14:textId="23BC51CC" w:rsidR="004E0465" w:rsidRDefault="006F468B" w:rsidP="00B31AE9">
      <w:pPr>
        <w:ind w:firstLine="360"/>
      </w:pPr>
      <w:r>
        <w:t>(</w:t>
      </w:r>
      <w:r w:rsidR="004E0465" w:rsidRPr="001C7309">
        <w:t>SOAP interface published in SAP BTP</w:t>
      </w:r>
      <w:r>
        <w:t>)</w:t>
      </w:r>
    </w:p>
    <w:p w14:paraId="38B60DF4" w14:textId="6B8FA2A6" w:rsidR="003668C9" w:rsidRPr="003668C9" w:rsidRDefault="000F1F2B" w:rsidP="000F1F2B">
      <w:pPr>
        <w:numPr>
          <w:ilvl w:val="2"/>
          <w:numId w:val="77"/>
        </w:numPr>
        <w:ind w:left="1104"/>
      </w:pPr>
      <w:r>
        <w:t xml:space="preserve">Information about BP </w:t>
      </w:r>
      <w:r w:rsidR="003668C9" w:rsidRPr="003668C9">
        <w:t>Create</w:t>
      </w:r>
      <w:r>
        <w:t>, Change</w:t>
      </w:r>
      <w:r w:rsidR="00046E33">
        <w:t xml:space="preserve"> (Update, Extend, Deactivate)</w:t>
      </w:r>
    </w:p>
    <w:p w14:paraId="7CB1D1A0" w14:textId="77777777" w:rsidR="00F910C0" w:rsidRPr="001C7309" w:rsidRDefault="00F910C0" w:rsidP="00BF4CAA"/>
    <w:p w14:paraId="0A787012" w14:textId="77777777" w:rsidR="00CE6C16" w:rsidRPr="001C7309" w:rsidRDefault="00CE6C16" w:rsidP="00CE6C16">
      <w:pPr>
        <w:numPr>
          <w:ilvl w:val="1"/>
          <w:numId w:val="74"/>
        </w:numPr>
        <w:tabs>
          <w:tab w:val="clear" w:pos="1440"/>
          <w:tab w:val="num" w:pos="732"/>
        </w:tabs>
        <w:ind w:left="732"/>
      </w:pPr>
      <w:r w:rsidRPr="001C7309">
        <w:rPr>
          <w:b/>
        </w:rPr>
        <w:t>IF-NOTIFY</w:t>
      </w:r>
      <w:r w:rsidRPr="00486D6A">
        <w:t xml:space="preserve"> – </w:t>
      </w:r>
      <w:r w:rsidR="00C44C3B" w:rsidRPr="00C44C3B">
        <w:t>Asynchronous response interface</w:t>
      </w:r>
    </w:p>
    <w:p w14:paraId="5490CC75" w14:textId="5B955BC8" w:rsidR="00CE6C16" w:rsidRDefault="006313EB" w:rsidP="00B31AE9">
      <w:pPr>
        <w:ind w:firstLine="372"/>
      </w:pPr>
      <w:r>
        <w:t>(</w:t>
      </w:r>
      <w:r w:rsidR="00CE6C16" w:rsidRPr="001C7309">
        <w:t>SOAP interface published in SAP BTP</w:t>
      </w:r>
      <w:r>
        <w:t>)</w:t>
      </w:r>
    </w:p>
    <w:p w14:paraId="2180CFD0" w14:textId="3CC03E4C" w:rsidR="00BF7DBB" w:rsidRDefault="00BF7DBB" w:rsidP="00BF4CAA">
      <w:pPr>
        <w:numPr>
          <w:ilvl w:val="2"/>
          <w:numId w:val="78"/>
        </w:numPr>
        <w:ind w:left="1104"/>
      </w:pPr>
      <w:r w:rsidRPr="00BF7DBB">
        <w:t>Receive result from request processing at the end of MDG process including return code, error messages and GID for new BP</w:t>
      </w:r>
    </w:p>
    <w:p w14:paraId="3EBF8673" w14:textId="77777777" w:rsidR="00CE6C16" w:rsidRDefault="00CE6C16" w:rsidP="00CD79A8">
      <w:pPr>
        <w:rPr>
          <w:del w:id="328" w:author="Tomáš Wiedermann" w:date="2026-05-13T12:44:00Z" w16du:dateUtc="2026-05-13T10:44:00Z"/>
        </w:rPr>
      </w:pPr>
    </w:p>
    <w:p w14:paraId="46804D39" w14:textId="7CFBBD11" w:rsidR="005927AA" w:rsidRPr="001C7309" w:rsidRDefault="005927AA" w:rsidP="005927AA">
      <w:pPr>
        <w:numPr>
          <w:ilvl w:val="1"/>
          <w:numId w:val="74"/>
        </w:numPr>
        <w:tabs>
          <w:tab w:val="clear" w:pos="1440"/>
          <w:tab w:val="num" w:pos="732"/>
        </w:tabs>
        <w:ind w:left="732"/>
        <w:rPr>
          <w:del w:id="329" w:author="Tomáš Wiedermann" w:date="2026-05-13T12:44:00Z" w16du:dateUtc="2026-05-13T10:44:00Z"/>
        </w:rPr>
      </w:pPr>
      <w:del w:id="330" w:author="Tomáš Wiedermann" w:date="2026-05-13T12:44:00Z" w16du:dateUtc="2026-05-13T10:44:00Z">
        <w:r w:rsidRPr="001C7309">
          <w:rPr>
            <w:b/>
          </w:rPr>
          <w:delText>IF-</w:delText>
        </w:r>
        <w:r>
          <w:rPr>
            <w:b/>
          </w:rPr>
          <w:delText>EXPORT</w:delText>
        </w:r>
        <w:r w:rsidRPr="00486D6A">
          <w:delText xml:space="preserve"> – </w:delText>
        </w:r>
        <w:r w:rsidR="007A0F8A" w:rsidRPr="007A0F8A">
          <w:delText>Export MDG data to file</w:delText>
        </w:r>
      </w:del>
    </w:p>
    <w:p w14:paraId="31871C5B" w14:textId="6E476B65" w:rsidR="00D333E2" w:rsidRDefault="006313EB" w:rsidP="00B31AE9">
      <w:pPr>
        <w:ind w:firstLine="372"/>
        <w:rPr>
          <w:del w:id="331" w:author="Tomáš Wiedermann" w:date="2026-05-13T12:44:00Z" w16du:dateUtc="2026-05-13T10:44:00Z"/>
        </w:rPr>
      </w:pPr>
      <w:del w:id="332" w:author="Tomáš Wiedermann" w:date="2026-05-13T12:44:00Z" w16du:dateUtc="2026-05-13T10:44:00Z">
        <w:r>
          <w:delText>(</w:delText>
        </w:r>
        <w:r w:rsidR="00D333E2" w:rsidRPr="001C7309">
          <w:delText>SOAP interface published in SAP BTP</w:delText>
        </w:r>
        <w:r>
          <w:delText>)</w:delText>
        </w:r>
      </w:del>
    </w:p>
    <w:p w14:paraId="431F5E12" w14:textId="3454BA98" w:rsidR="005927AA" w:rsidRPr="001C7309" w:rsidRDefault="00C40738" w:rsidP="005927AA">
      <w:pPr>
        <w:numPr>
          <w:ilvl w:val="2"/>
          <w:numId w:val="78"/>
        </w:numPr>
        <w:ind w:left="1104"/>
        <w:rPr>
          <w:del w:id="333" w:author="Tomáš Wiedermann" w:date="2026-05-13T12:44:00Z" w16du:dateUtc="2026-05-13T10:44:00Z"/>
        </w:rPr>
      </w:pPr>
      <w:del w:id="334" w:author="Tomáš Wiedermann" w:date="2026-05-13T12:44:00Z" w16du:dateUtc="2026-05-13T10:44:00Z">
        <w:r w:rsidRPr="00C40738">
          <w:delText>Export all MDG data to file export in JSON format compressed with G</w:delText>
        </w:r>
        <w:r w:rsidR="002D63A7" w:rsidRPr="00E07D14">
          <w:delText>Z</w:delText>
        </w:r>
        <w:r w:rsidRPr="00C40738">
          <w:delText>ip</w:delText>
        </w:r>
      </w:del>
    </w:p>
    <w:p w14:paraId="66160FFC" w14:textId="77777777" w:rsidR="00410B5C" w:rsidRDefault="00410B5C" w:rsidP="00410B5C"/>
    <w:p w14:paraId="60795BA5" w14:textId="6EDB0677" w:rsidR="00410B5C" w:rsidRDefault="002657D4" w:rsidP="00410B5C">
      <w:r>
        <w:t>Alphabet</w:t>
      </w:r>
      <w:r w:rsidR="00410B5C">
        <w:t xml:space="preserve"> codes for </w:t>
      </w:r>
      <w:r w:rsidR="00410B5C" w:rsidRPr="0040085B">
        <w:rPr>
          <w:b/>
          <w:bCs/>
        </w:rPr>
        <w:t>NATION</w:t>
      </w:r>
      <w:r w:rsidR="00410B5C">
        <w:t xml:space="preserve"> field in </w:t>
      </w:r>
      <w:r w:rsidR="00410B5C" w:rsidRPr="0040085B">
        <w:rPr>
          <w:b/>
          <w:bCs/>
        </w:rPr>
        <w:t>ADDRESS</w:t>
      </w:r>
      <w:r>
        <w:rPr>
          <w:b/>
          <w:bCs/>
        </w:rPr>
        <w:t>.</w:t>
      </w:r>
    </w:p>
    <w:p w14:paraId="2ABDA57B" w14:textId="77777777" w:rsidR="00410B5C" w:rsidRDefault="00410B5C" w:rsidP="00410B5C"/>
    <w:tbl>
      <w:tblPr>
        <w:tblStyle w:val="Prosttabulka3"/>
        <w:tblW w:w="0" w:type="auto"/>
        <w:tblLook w:val="04A0" w:firstRow="1" w:lastRow="0" w:firstColumn="1" w:lastColumn="0" w:noHBand="0" w:noVBand="1"/>
      </w:tblPr>
      <w:tblGrid>
        <w:gridCol w:w="4531"/>
        <w:gridCol w:w="4531"/>
      </w:tblGrid>
      <w:tr w:rsidR="00410B5C" w:rsidRPr="0040085B" w14:paraId="54A0F0C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48821FAC" w14:textId="77777777" w:rsidR="00410B5C" w:rsidRPr="0040085B" w:rsidRDefault="00410B5C" w:rsidP="00B80F58">
            <w:pPr>
              <w:rPr>
                <w:sz w:val="20"/>
                <w:szCs w:val="20"/>
              </w:rPr>
            </w:pPr>
            <w:r w:rsidRPr="0040085B">
              <w:rPr>
                <w:sz w:val="20"/>
                <w:szCs w:val="20"/>
              </w:rPr>
              <w:t>NATION</w:t>
            </w:r>
          </w:p>
        </w:tc>
        <w:tc>
          <w:tcPr>
            <w:tcW w:w="4531" w:type="dxa"/>
          </w:tcPr>
          <w:p w14:paraId="4305E7F8" w14:textId="77777777" w:rsidR="00410B5C" w:rsidRPr="0040085B" w:rsidRDefault="00410B5C" w:rsidP="00B80F58">
            <w:pPr>
              <w:cnfStyle w:val="100000000000" w:firstRow="1" w:lastRow="0" w:firstColumn="0" w:lastColumn="0" w:oddVBand="0" w:evenVBand="0" w:oddHBand="0" w:evenHBand="0" w:firstRowFirstColumn="0" w:firstRowLastColumn="0" w:lastRowFirstColumn="0" w:lastRowLastColumn="0"/>
              <w:rPr>
                <w:sz w:val="20"/>
                <w:szCs w:val="20"/>
              </w:rPr>
            </w:pPr>
            <w:r w:rsidRPr="0040085B">
              <w:rPr>
                <w:sz w:val="20"/>
                <w:szCs w:val="20"/>
              </w:rPr>
              <w:t>Description</w:t>
            </w:r>
          </w:p>
        </w:tc>
      </w:tr>
      <w:tr w:rsidR="00410B5C" w:rsidRPr="0040085B" w14:paraId="2D6D73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42F543" w14:textId="77777777" w:rsidR="00410B5C" w:rsidRPr="0040085B" w:rsidRDefault="00410B5C" w:rsidP="00B80F58">
            <w:pPr>
              <w:rPr>
                <w:sz w:val="20"/>
                <w:szCs w:val="20"/>
              </w:rPr>
            </w:pPr>
          </w:p>
        </w:tc>
        <w:tc>
          <w:tcPr>
            <w:tcW w:w="4531" w:type="dxa"/>
          </w:tcPr>
          <w:p w14:paraId="4CC7F0CB" w14:textId="77777777" w:rsidR="00410B5C" w:rsidRPr="0040085B" w:rsidRDefault="00410B5C" w:rsidP="00B80F58">
            <w:pPr>
              <w:cnfStyle w:val="000000100000" w:firstRow="0" w:lastRow="0" w:firstColumn="0" w:lastColumn="0" w:oddVBand="0" w:evenVBand="0" w:oddHBand="1" w:evenHBand="0" w:firstRowFirstColumn="0" w:firstRowLastColumn="0" w:lastRowFirstColumn="0" w:lastRowLastColumn="0"/>
              <w:rPr>
                <w:sz w:val="20"/>
                <w:szCs w:val="20"/>
              </w:rPr>
            </w:pPr>
            <w:r w:rsidRPr="0040085B">
              <w:rPr>
                <w:sz w:val="20"/>
                <w:szCs w:val="20"/>
              </w:rPr>
              <w:t>Default</w:t>
            </w:r>
          </w:p>
        </w:tc>
      </w:tr>
      <w:tr w:rsidR="00410B5C" w:rsidRPr="0040085B" w14:paraId="4CDE5172" w14:textId="77777777">
        <w:tc>
          <w:tcPr>
            <w:cnfStyle w:val="001000000000" w:firstRow="0" w:lastRow="0" w:firstColumn="1" w:lastColumn="0" w:oddVBand="0" w:evenVBand="0" w:oddHBand="0" w:evenHBand="0" w:firstRowFirstColumn="0" w:firstRowLastColumn="0" w:lastRowFirstColumn="0" w:lastRowLastColumn="0"/>
            <w:tcW w:w="4531" w:type="dxa"/>
          </w:tcPr>
          <w:p w14:paraId="5AEE910B" w14:textId="77777777" w:rsidR="00410B5C" w:rsidRPr="0040085B" w:rsidRDefault="00410B5C" w:rsidP="00B80F58">
            <w:pPr>
              <w:rPr>
                <w:sz w:val="20"/>
                <w:szCs w:val="20"/>
              </w:rPr>
            </w:pPr>
            <w:r w:rsidRPr="0040085B">
              <w:rPr>
                <w:sz w:val="20"/>
                <w:szCs w:val="20"/>
              </w:rPr>
              <w:t>A</w:t>
            </w:r>
          </w:p>
        </w:tc>
        <w:tc>
          <w:tcPr>
            <w:tcW w:w="4531" w:type="dxa"/>
          </w:tcPr>
          <w:p w14:paraId="0D3F34EE" w14:textId="77777777" w:rsidR="00410B5C" w:rsidRPr="0040085B" w:rsidRDefault="00410B5C" w:rsidP="00B80F58">
            <w:pPr>
              <w:cnfStyle w:val="000000000000" w:firstRow="0" w:lastRow="0" w:firstColumn="0" w:lastColumn="0" w:oddVBand="0" w:evenVBand="0" w:oddHBand="0" w:evenHBand="0" w:firstRowFirstColumn="0" w:firstRowLastColumn="0" w:lastRowFirstColumn="0" w:lastRowLastColumn="0"/>
              <w:rPr>
                <w:sz w:val="20"/>
                <w:szCs w:val="20"/>
              </w:rPr>
            </w:pPr>
            <w:r w:rsidRPr="0040085B">
              <w:rPr>
                <w:sz w:val="20"/>
                <w:szCs w:val="20"/>
              </w:rPr>
              <w:t>Arabic</w:t>
            </w:r>
          </w:p>
        </w:tc>
      </w:tr>
      <w:tr w:rsidR="00410B5C" w:rsidRPr="0040085B" w14:paraId="3D8CDF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7E76B18" w14:textId="77777777" w:rsidR="00410B5C" w:rsidRPr="0040085B" w:rsidRDefault="00410B5C" w:rsidP="00B80F58">
            <w:pPr>
              <w:rPr>
                <w:sz w:val="20"/>
                <w:szCs w:val="20"/>
              </w:rPr>
            </w:pPr>
            <w:r w:rsidRPr="0040085B">
              <w:rPr>
                <w:sz w:val="20"/>
                <w:szCs w:val="20"/>
              </w:rPr>
              <w:t>B</w:t>
            </w:r>
          </w:p>
        </w:tc>
        <w:tc>
          <w:tcPr>
            <w:tcW w:w="4531" w:type="dxa"/>
          </w:tcPr>
          <w:p w14:paraId="540421AD" w14:textId="77777777" w:rsidR="00410B5C" w:rsidRPr="0040085B" w:rsidRDefault="00410B5C" w:rsidP="00B80F58">
            <w:pPr>
              <w:cnfStyle w:val="000000100000" w:firstRow="0" w:lastRow="0" w:firstColumn="0" w:lastColumn="0" w:oddVBand="0" w:evenVBand="0" w:oddHBand="1" w:evenHBand="0" w:firstRowFirstColumn="0" w:firstRowLastColumn="0" w:lastRowFirstColumn="0" w:lastRowLastColumn="0"/>
              <w:rPr>
                <w:sz w:val="20"/>
                <w:szCs w:val="20"/>
              </w:rPr>
            </w:pPr>
            <w:r w:rsidRPr="0040085B">
              <w:rPr>
                <w:sz w:val="20"/>
                <w:szCs w:val="20"/>
              </w:rPr>
              <w:t>Hebrew</w:t>
            </w:r>
          </w:p>
        </w:tc>
      </w:tr>
      <w:tr w:rsidR="00410B5C" w:rsidRPr="0040085B" w14:paraId="4A91D8A8" w14:textId="77777777">
        <w:tc>
          <w:tcPr>
            <w:cnfStyle w:val="001000000000" w:firstRow="0" w:lastRow="0" w:firstColumn="1" w:lastColumn="0" w:oddVBand="0" w:evenVBand="0" w:oddHBand="0" w:evenHBand="0" w:firstRowFirstColumn="0" w:firstRowLastColumn="0" w:lastRowFirstColumn="0" w:lastRowLastColumn="0"/>
            <w:tcW w:w="4531" w:type="dxa"/>
          </w:tcPr>
          <w:p w14:paraId="605DD904" w14:textId="77777777" w:rsidR="00410B5C" w:rsidRPr="0040085B" w:rsidRDefault="00410B5C" w:rsidP="00B80F58">
            <w:pPr>
              <w:rPr>
                <w:sz w:val="20"/>
                <w:szCs w:val="20"/>
              </w:rPr>
            </w:pPr>
            <w:r w:rsidRPr="0040085B">
              <w:rPr>
                <w:sz w:val="20"/>
                <w:szCs w:val="20"/>
              </w:rPr>
              <w:t>C</w:t>
            </w:r>
          </w:p>
        </w:tc>
        <w:tc>
          <w:tcPr>
            <w:tcW w:w="4531" w:type="dxa"/>
          </w:tcPr>
          <w:p w14:paraId="0B5B59D4" w14:textId="77777777" w:rsidR="00410B5C" w:rsidRPr="0040085B" w:rsidRDefault="00410B5C" w:rsidP="00B80F58">
            <w:pPr>
              <w:cnfStyle w:val="000000000000" w:firstRow="0" w:lastRow="0" w:firstColumn="0" w:lastColumn="0" w:oddVBand="0" w:evenVBand="0" w:oddHBand="0" w:evenHBand="0" w:firstRowFirstColumn="0" w:firstRowLastColumn="0" w:lastRowFirstColumn="0" w:lastRowLastColumn="0"/>
              <w:rPr>
                <w:sz w:val="20"/>
                <w:szCs w:val="20"/>
              </w:rPr>
            </w:pPr>
            <w:r w:rsidRPr="0040085B">
              <w:rPr>
                <w:sz w:val="20"/>
                <w:szCs w:val="20"/>
              </w:rPr>
              <w:t>Chinese</w:t>
            </w:r>
          </w:p>
        </w:tc>
      </w:tr>
      <w:tr w:rsidR="00410B5C" w:rsidRPr="0040085B" w14:paraId="65D55D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831792D" w14:textId="77777777" w:rsidR="00410B5C" w:rsidRPr="0040085B" w:rsidRDefault="00410B5C" w:rsidP="00B80F58">
            <w:pPr>
              <w:rPr>
                <w:sz w:val="20"/>
                <w:szCs w:val="20"/>
              </w:rPr>
            </w:pPr>
            <w:r w:rsidRPr="0040085B">
              <w:rPr>
                <w:sz w:val="20"/>
                <w:szCs w:val="20"/>
              </w:rPr>
              <w:t>D</w:t>
            </w:r>
          </w:p>
        </w:tc>
        <w:tc>
          <w:tcPr>
            <w:tcW w:w="4531" w:type="dxa"/>
          </w:tcPr>
          <w:p w14:paraId="7D028C82" w14:textId="77777777" w:rsidR="00410B5C" w:rsidRPr="0040085B" w:rsidRDefault="00410B5C" w:rsidP="00B80F58">
            <w:pPr>
              <w:cnfStyle w:val="000000100000" w:firstRow="0" w:lastRow="0" w:firstColumn="0" w:lastColumn="0" w:oddVBand="0" w:evenVBand="0" w:oddHBand="1" w:evenHBand="0" w:firstRowFirstColumn="0" w:firstRowLastColumn="0" w:lastRowFirstColumn="0" w:lastRowLastColumn="0"/>
              <w:rPr>
                <w:sz w:val="20"/>
                <w:szCs w:val="20"/>
              </w:rPr>
            </w:pPr>
          </w:p>
        </w:tc>
      </w:tr>
      <w:tr w:rsidR="00410B5C" w:rsidRPr="0040085B" w14:paraId="26D6BA75" w14:textId="77777777">
        <w:tc>
          <w:tcPr>
            <w:cnfStyle w:val="001000000000" w:firstRow="0" w:lastRow="0" w:firstColumn="1" w:lastColumn="0" w:oddVBand="0" w:evenVBand="0" w:oddHBand="0" w:evenHBand="0" w:firstRowFirstColumn="0" w:firstRowLastColumn="0" w:lastRowFirstColumn="0" w:lastRowLastColumn="0"/>
            <w:tcW w:w="4531" w:type="dxa"/>
          </w:tcPr>
          <w:p w14:paraId="45681E9F" w14:textId="77777777" w:rsidR="00410B5C" w:rsidRPr="0040085B" w:rsidRDefault="00410B5C" w:rsidP="00B80F58">
            <w:pPr>
              <w:rPr>
                <w:sz w:val="20"/>
                <w:szCs w:val="20"/>
              </w:rPr>
            </w:pPr>
            <w:r w:rsidRPr="0040085B">
              <w:rPr>
                <w:sz w:val="20"/>
                <w:szCs w:val="20"/>
              </w:rPr>
              <w:t>G</w:t>
            </w:r>
          </w:p>
        </w:tc>
        <w:tc>
          <w:tcPr>
            <w:tcW w:w="4531" w:type="dxa"/>
          </w:tcPr>
          <w:p w14:paraId="466B8B95" w14:textId="77777777" w:rsidR="00410B5C" w:rsidRPr="0040085B" w:rsidRDefault="00410B5C" w:rsidP="00B80F58">
            <w:pPr>
              <w:cnfStyle w:val="000000000000" w:firstRow="0" w:lastRow="0" w:firstColumn="0" w:lastColumn="0" w:oddVBand="0" w:evenVBand="0" w:oddHBand="0" w:evenHBand="0" w:firstRowFirstColumn="0" w:firstRowLastColumn="0" w:lastRowFirstColumn="0" w:lastRowLastColumn="0"/>
              <w:rPr>
                <w:sz w:val="20"/>
                <w:szCs w:val="20"/>
              </w:rPr>
            </w:pPr>
            <w:r w:rsidRPr="0040085B">
              <w:rPr>
                <w:sz w:val="20"/>
                <w:szCs w:val="20"/>
              </w:rPr>
              <w:t>Greek</w:t>
            </w:r>
          </w:p>
        </w:tc>
      </w:tr>
      <w:tr w:rsidR="00410B5C" w:rsidRPr="0040085B" w14:paraId="5190C0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6BBE07D" w14:textId="77777777" w:rsidR="00410B5C" w:rsidRPr="0040085B" w:rsidRDefault="00410B5C" w:rsidP="00B80F58">
            <w:pPr>
              <w:rPr>
                <w:sz w:val="20"/>
                <w:szCs w:val="20"/>
              </w:rPr>
            </w:pPr>
            <w:r w:rsidRPr="0040085B">
              <w:rPr>
                <w:sz w:val="20"/>
                <w:szCs w:val="20"/>
              </w:rPr>
              <w:t>H</w:t>
            </w:r>
          </w:p>
        </w:tc>
        <w:tc>
          <w:tcPr>
            <w:tcW w:w="4531" w:type="dxa"/>
          </w:tcPr>
          <w:p w14:paraId="409FE7EA" w14:textId="77777777" w:rsidR="00410B5C" w:rsidRPr="0040085B" w:rsidRDefault="00410B5C" w:rsidP="00B80F58">
            <w:pPr>
              <w:cnfStyle w:val="000000100000" w:firstRow="0" w:lastRow="0" w:firstColumn="0" w:lastColumn="0" w:oddVBand="0" w:evenVBand="0" w:oddHBand="1" w:evenHBand="0" w:firstRowFirstColumn="0" w:firstRowLastColumn="0" w:lastRowFirstColumn="0" w:lastRowLastColumn="0"/>
              <w:rPr>
                <w:sz w:val="20"/>
                <w:szCs w:val="20"/>
              </w:rPr>
            </w:pPr>
            <w:r w:rsidRPr="0040085B">
              <w:rPr>
                <w:sz w:val="20"/>
                <w:szCs w:val="20"/>
              </w:rPr>
              <w:t>Hangul</w:t>
            </w:r>
          </w:p>
        </w:tc>
      </w:tr>
      <w:tr w:rsidR="00410B5C" w:rsidRPr="0040085B" w14:paraId="6AC28844" w14:textId="77777777">
        <w:tc>
          <w:tcPr>
            <w:cnfStyle w:val="001000000000" w:firstRow="0" w:lastRow="0" w:firstColumn="1" w:lastColumn="0" w:oddVBand="0" w:evenVBand="0" w:oddHBand="0" w:evenHBand="0" w:firstRowFirstColumn="0" w:firstRowLastColumn="0" w:lastRowFirstColumn="0" w:lastRowLastColumn="0"/>
            <w:tcW w:w="4531" w:type="dxa"/>
          </w:tcPr>
          <w:p w14:paraId="3946BB96" w14:textId="77777777" w:rsidR="00410B5C" w:rsidRPr="0040085B" w:rsidRDefault="00410B5C" w:rsidP="00B80F58">
            <w:pPr>
              <w:rPr>
                <w:sz w:val="20"/>
                <w:szCs w:val="20"/>
              </w:rPr>
            </w:pPr>
            <w:r w:rsidRPr="0040085B">
              <w:rPr>
                <w:sz w:val="20"/>
                <w:szCs w:val="20"/>
              </w:rPr>
              <w:t>I</w:t>
            </w:r>
          </w:p>
        </w:tc>
        <w:tc>
          <w:tcPr>
            <w:tcW w:w="4531" w:type="dxa"/>
          </w:tcPr>
          <w:p w14:paraId="699741C1" w14:textId="77777777" w:rsidR="00410B5C" w:rsidRPr="0040085B" w:rsidRDefault="00410B5C" w:rsidP="00B80F58">
            <w:pPr>
              <w:cnfStyle w:val="000000000000" w:firstRow="0" w:lastRow="0" w:firstColumn="0" w:lastColumn="0" w:oddVBand="0" w:evenVBand="0" w:oddHBand="0" w:evenHBand="0" w:firstRowFirstColumn="0" w:firstRowLastColumn="0" w:lastRowFirstColumn="0" w:lastRowLastColumn="0"/>
              <w:rPr>
                <w:sz w:val="20"/>
                <w:szCs w:val="20"/>
              </w:rPr>
            </w:pPr>
            <w:r w:rsidRPr="0040085B">
              <w:rPr>
                <w:sz w:val="20"/>
                <w:szCs w:val="20"/>
              </w:rPr>
              <w:t>International LATIN</w:t>
            </w:r>
          </w:p>
        </w:tc>
      </w:tr>
      <w:tr w:rsidR="00410B5C" w:rsidRPr="0040085B" w14:paraId="32D7CF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3F27BE9" w14:textId="77777777" w:rsidR="00410B5C" w:rsidRPr="0040085B" w:rsidRDefault="00410B5C" w:rsidP="00B80F58">
            <w:pPr>
              <w:rPr>
                <w:sz w:val="20"/>
                <w:szCs w:val="20"/>
              </w:rPr>
            </w:pPr>
            <w:r w:rsidRPr="0040085B">
              <w:rPr>
                <w:sz w:val="20"/>
                <w:szCs w:val="20"/>
              </w:rPr>
              <w:t>K</w:t>
            </w:r>
          </w:p>
        </w:tc>
        <w:tc>
          <w:tcPr>
            <w:tcW w:w="4531" w:type="dxa"/>
          </w:tcPr>
          <w:p w14:paraId="48886001" w14:textId="77777777" w:rsidR="00410B5C" w:rsidRPr="0040085B" w:rsidRDefault="00410B5C" w:rsidP="00B80F58">
            <w:pPr>
              <w:cnfStyle w:val="000000100000" w:firstRow="0" w:lastRow="0" w:firstColumn="0" w:lastColumn="0" w:oddVBand="0" w:evenVBand="0" w:oddHBand="1" w:evenHBand="0" w:firstRowFirstColumn="0" w:firstRowLastColumn="0" w:lastRowFirstColumn="0" w:lastRowLastColumn="0"/>
              <w:rPr>
                <w:sz w:val="20"/>
                <w:szCs w:val="20"/>
              </w:rPr>
            </w:pPr>
            <w:r w:rsidRPr="0040085B">
              <w:rPr>
                <w:sz w:val="20"/>
                <w:szCs w:val="20"/>
              </w:rPr>
              <w:t>Kanji</w:t>
            </w:r>
          </w:p>
        </w:tc>
      </w:tr>
      <w:tr w:rsidR="00410B5C" w:rsidRPr="0040085B" w14:paraId="5056BEFE" w14:textId="77777777">
        <w:tc>
          <w:tcPr>
            <w:cnfStyle w:val="001000000000" w:firstRow="0" w:lastRow="0" w:firstColumn="1" w:lastColumn="0" w:oddVBand="0" w:evenVBand="0" w:oddHBand="0" w:evenHBand="0" w:firstRowFirstColumn="0" w:firstRowLastColumn="0" w:lastRowFirstColumn="0" w:lastRowLastColumn="0"/>
            <w:tcW w:w="4531" w:type="dxa"/>
          </w:tcPr>
          <w:p w14:paraId="1C3A39AA" w14:textId="77777777" w:rsidR="00410B5C" w:rsidRPr="0040085B" w:rsidRDefault="00410B5C" w:rsidP="00B80F58">
            <w:pPr>
              <w:rPr>
                <w:sz w:val="20"/>
                <w:szCs w:val="20"/>
              </w:rPr>
            </w:pPr>
            <w:r w:rsidRPr="0040085B">
              <w:rPr>
                <w:sz w:val="20"/>
                <w:szCs w:val="20"/>
              </w:rPr>
              <w:t>M</w:t>
            </w:r>
          </w:p>
        </w:tc>
        <w:tc>
          <w:tcPr>
            <w:tcW w:w="4531" w:type="dxa"/>
          </w:tcPr>
          <w:p w14:paraId="00C2E84F" w14:textId="77777777" w:rsidR="00410B5C" w:rsidRPr="0040085B" w:rsidRDefault="00410B5C" w:rsidP="00B80F58">
            <w:pPr>
              <w:cnfStyle w:val="000000000000" w:firstRow="0" w:lastRow="0" w:firstColumn="0" w:lastColumn="0" w:oddVBand="0" w:evenVBand="0" w:oddHBand="0" w:evenHBand="0" w:firstRowFirstColumn="0" w:firstRowLastColumn="0" w:lastRowFirstColumn="0" w:lastRowLastColumn="0"/>
              <w:rPr>
                <w:sz w:val="20"/>
                <w:szCs w:val="20"/>
              </w:rPr>
            </w:pPr>
            <w:r w:rsidRPr="0040085B">
              <w:rPr>
                <w:sz w:val="20"/>
                <w:szCs w:val="20"/>
              </w:rPr>
              <w:t>Chinese traditional</w:t>
            </w:r>
          </w:p>
        </w:tc>
      </w:tr>
      <w:tr w:rsidR="00410B5C" w:rsidRPr="0040085B" w14:paraId="489116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AE9FB21" w14:textId="77777777" w:rsidR="00410B5C" w:rsidRPr="0040085B" w:rsidRDefault="00410B5C" w:rsidP="00B80F58">
            <w:pPr>
              <w:rPr>
                <w:sz w:val="20"/>
                <w:szCs w:val="20"/>
              </w:rPr>
            </w:pPr>
            <w:r w:rsidRPr="0040085B">
              <w:rPr>
                <w:sz w:val="20"/>
                <w:szCs w:val="20"/>
              </w:rPr>
              <w:t>N</w:t>
            </w:r>
          </w:p>
        </w:tc>
        <w:tc>
          <w:tcPr>
            <w:tcW w:w="4531" w:type="dxa"/>
          </w:tcPr>
          <w:p w14:paraId="6D53F2A8" w14:textId="77777777" w:rsidR="00410B5C" w:rsidRPr="0040085B" w:rsidRDefault="00410B5C" w:rsidP="00B80F58">
            <w:pPr>
              <w:cnfStyle w:val="000000100000" w:firstRow="0" w:lastRow="0" w:firstColumn="0" w:lastColumn="0" w:oddVBand="0" w:evenVBand="0" w:oddHBand="1" w:evenHBand="0" w:firstRowFirstColumn="0" w:firstRowLastColumn="0" w:lastRowFirstColumn="0" w:lastRowLastColumn="0"/>
              <w:rPr>
                <w:sz w:val="20"/>
                <w:szCs w:val="20"/>
              </w:rPr>
            </w:pPr>
            <w:r w:rsidRPr="0040085B">
              <w:rPr>
                <w:sz w:val="20"/>
                <w:szCs w:val="20"/>
              </w:rPr>
              <w:t>Katakana</w:t>
            </w:r>
          </w:p>
        </w:tc>
      </w:tr>
      <w:tr w:rsidR="00410B5C" w:rsidRPr="0040085B" w14:paraId="6C1A1872" w14:textId="77777777">
        <w:tc>
          <w:tcPr>
            <w:cnfStyle w:val="001000000000" w:firstRow="0" w:lastRow="0" w:firstColumn="1" w:lastColumn="0" w:oddVBand="0" w:evenVBand="0" w:oddHBand="0" w:evenHBand="0" w:firstRowFirstColumn="0" w:firstRowLastColumn="0" w:lastRowFirstColumn="0" w:lastRowLastColumn="0"/>
            <w:tcW w:w="4531" w:type="dxa"/>
          </w:tcPr>
          <w:p w14:paraId="0123EB53" w14:textId="77777777" w:rsidR="00410B5C" w:rsidRPr="0040085B" w:rsidRDefault="00410B5C" w:rsidP="00B80F58">
            <w:pPr>
              <w:rPr>
                <w:sz w:val="20"/>
                <w:szCs w:val="20"/>
              </w:rPr>
            </w:pPr>
            <w:r w:rsidRPr="0040085B">
              <w:rPr>
                <w:sz w:val="20"/>
                <w:szCs w:val="20"/>
              </w:rPr>
              <w:t>R</w:t>
            </w:r>
          </w:p>
        </w:tc>
        <w:tc>
          <w:tcPr>
            <w:tcW w:w="4531" w:type="dxa"/>
          </w:tcPr>
          <w:p w14:paraId="5A077B82" w14:textId="77777777" w:rsidR="00410B5C" w:rsidRPr="0040085B" w:rsidRDefault="00410B5C" w:rsidP="00B80F58">
            <w:pPr>
              <w:cnfStyle w:val="000000000000" w:firstRow="0" w:lastRow="0" w:firstColumn="0" w:lastColumn="0" w:oddVBand="0" w:evenVBand="0" w:oddHBand="0" w:evenHBand="0" w:firstRowFirstColumn="0" w:firstRowLastColumn="0" w:lastRowFirstColumn="0" w:lastRowLastColumn="0"/>
              <w:rPr>
                <w:sz w:val="20"/>
                <w:szCs w:val="20"/>
              </w:rPr>
            </w:pPr>
            <w:r w:rsidRPr="0040085B">
              <w:rPr>
                <w:sz w:val="20"/>
                <w:szCs w:val="20"/>
              </w:rPr>
              <w:t>Cyrillic</w:t>
            </w:r>
          </w:p>
        </w:tc>
      </w:tr>
      <w:tr w:rsidR="00410B5C" w:rsidRPr="0040085B" w14:paraId="550CF8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028BA23" w14:textId="77777777" w:rsidR="00410B5C" w:rsidRPr="0040085B" w:rsidRDefault="00410B5C" w:rsidP="00B80F58">
            <w:pPr>
              <w:rPr>
                <w:sz w:val="20"/>
                <w:szCs w:val="20"/>
              </w:rPr>
            </w:pPr>
            <w:r w:rsidRPr="0040085B">
              <w:rPr>
                <w:sz w:val="20"/>
                <w:szCs w:val="20"/>
              </w:rPr>
              <w:t>T</w:t>
            </w:r>
          </w:p>
        </w:tc>
        <w:tc>
          <w:tcPr>
            <w:tcW w:w="4531" w:type="dxa"/>
          </w:tcPr>
          <w:p w14:paraId="757999C4" w14:textId="77777777" w:rsidR="00410B5C" w:rsidRPr="0040085B" w:rsidRDefault="00410B5C" w:rsidP="00B80F58">
            <w:pPr>
              <w:cnfStyle w:val="000000100000" w:firstRow="0" w:lastRow="0" w:firstColumn="0" w:lastColumn="0" w:oddVBand="0" w:evenVBand="0" w:oddHBand="1" w:evenHBand="0" w:firstRowFirstColumn="0" w:firstRowLastColumn="0" w:lastRowFirstColumn="0" w:lastRowLastColumn="0"/>
              <w:rPr>
                <w:sz w:val="20"/>
                <w:szCs w:val="20"/>
              </w:rPr>
            </w:pPr>
            <w:r w:rsidRPr="0040085B">
              <w:rPr>
                <w:sz w:val="20"/>
                <w:szCs w:val="20"/>
              </w:rPr>
              <w:t>Thai</w:t>
            </w:r>
          </w:p>
        </w:tc>
      </w:tr>
      <w:tr w:rsidR="00410B5C" w:rsidRPr="0040085B" w14:paraId="74D80FE7" w14:textId="77777777">
        <w:tc>
          <w:tcPr>
            <w:cnfStyle w:val="001000000000" w:firstRow="0" w:lastRow="0" w:firstColumn="1" w:lastColumn="0" w:oddVBand="0" w:evenVBand="0" w:oddHBand="0" w:evenHBand="0" w:firstRowFirstColumn="0" w:firstRowLastColumn="0" w:lastRowFirstColumn="0" w:lastRowLastColumn="0"/>
            <w:tcW w:w="4531" w:type="dxa"/>
          </w:tcPr>
          <w:p w14:paraId="6D9BA501" w14:textId="77777777" w:rsidR="00410B5C" w:rsidRPr="0040085B" w:rsidRDefault="00410B5C" w:rsidP="00B80F58">
            <w:pPr>
              <w:rPr>
                <w:sz w:val="20"/>
                <w:szCs w:val="20"/>
              </w:rPr>
            </w:pPr>
            <w:r w:rsidRPr="0040085B">
              <w:rPr>
                <w:sz w:val="20"/>
                <w:szCs w:val="20"/>
              </w:rPr>
              <w:t>Z</w:t>
            </w:r>
          </w:p>
        </w:tc>
        <w:tc>
          <w:tcPr>
            <w:tcW w:w="4531" w:type="dxa"/>
          </w:tcPr>
          <w:p w14:paraId="071612B3" w14:textId="77777777" w:rsidR="00410B5C" w:rsidRPr="0040085B" w:rsidRDefault="00410B5C" w:rsidP="00B80F58">
            <w:pPr>
              <w:cnfStyle w:val="000000000000" w:firstRow="0" w:lastRow="0" w:firstColumn="0" w:lastColumn="0" w:oddVBand="0" w:evenVBand="0" w:oddHBand="0" w:evenHBand="0" w:firstRowFirstColumn="0" w:firstRowLastColumn="0" w:lastRowFirstColumn="0" w:lastRowLastColumn="0"/>
              <w:rPr>
                <w:sz w:val="20"/>
                <w:szCs w:val="20"/>
              </w:rPr>
            </w:pPr>
          </w:p>
        </w:tc>
      </w:tr>
    </w:tbl>
    <w:p w14:paraId="1FE6F792" w14:textId="77777777" w:rsidR="00410B5C" w:rsidRDefault="00410B5C" w:rsidP="00410B5C"/>
    <w:p w14:paraId="2DC42F3A" w14:textId="77777777" w:rsidR="005927AA" w:rsidRDefault="005927AA" w:rsidP="00CD79A8"/>
    <w:p w14:paraId="3FB6C192" w14:textId="4F9931F0" w:rsidR="001869B9" w:rsidRDefault="00486D6A" w:rsidP="00D44C60">
      <w:pPr>
        <w:pStyle w:val="Nadpis3"/>
      </w:pPr>
      <w:bookmarkStart w:id="335" w:name="_Toc226710636"/>
      <w:bookmarkStart w:id="336" w:name="_Toc226726157"/>
      <w:bookmarkEnd w:id="335"/>
      <w:bookmarkEnd w:id="336"/>
      <w:r>
        <w:rPr>
          <w:lang w:val="en-US"/>
        </w:rPr>
        <w:t xml:space="preserve"> </w:t>
      </w:r>
      <w:bookmarkStart w:id="337" w:name="_Toc229586704"/>
      <w:r w:rsidR="00084AD2" w:rsidRPr="00084AD2">
        <w:rPr>
          <w:lang w:val="en-US"/>
        </w:rPr>
        <w:t>IF-MAINTAIN</w:t>
      </w:r>
      <w:bookmarkEnd w:id="337"/>
    </w:p>
    <w:p w14:paraId="12927249" w14:textId="6AF37CD1" w:rsidR="00977612" w:rsidRDefault="00977612" w:rsidP="00D44C60"/>
    <w:p w14:paraId="7BA18A6A" w14:textId="102362EE" w:rsidR="00C97A0B" w:rsidRPr="00486D6A" w:rsidRDefault="00C97A0B" w:rsidP="00C97A0B">
      <w:r w:rsidRPr="00486D6A">
        <w:t>MDG interface for BP maintain</w:t>
      </w:r>
      <w:r>
        <w:t xml:space="preserve"> operation which </w:t>
      </w:r>
      <w:r w:rsidR="00527644">
        <w:t xml:space="preserve">will </w:t>
      </w:r>
      <w:r>
        <w:t>cover whole BP lifecycle</w:t>
      </w:r>
      <w:del w:id="338" w:author="Tomáš Wiedermann" w:date="2026-05-13T12:45:00Z" w16du:dateUtc="2026-05-13T10:45:00Z">
        <w:r>
          <w:delText>.</w:delText>
        </w:r>
      </w:del>
      <w:ins w:id="339" w:author="Tomáš Wiedermann" w:date="2026-05-13T12:45:00Z" w16du:dateUtc="2026-05-13T10:45:00Z">
        <w:r w:rsidR="00341E1F">
          <w:t>, published in SAP BTP</w:t>
        </w:r>
      </w:ins>
    </w:p>
    <w:p w14:paraId="7F47FBDD" w14:textId="77777777" w:rsidR="00C97A0B" w:rsidRPr="00486D6A" w:rsidRDefault="00C97A0B" w:rsidP="00C97A0B"/>
    <w:p w14:paraId="07965B21" w14:textId="77777777" w:rsidR="00C97A0B" w:rsidRPr="00486D6A" w:rsidRDefault="00C97A0B" w:rsidP="00C97A0B">
      <w:r w:rsidRPr="00486D6A">
        <w:t>Key input parameters do determine which BP should be Created/Updated</w:t>
      </w:r>
    </w:p>
    <w:p w14:paraId="2E32AE9F" w14:textId="77777777" w:rsidR="00C97A0B" w:rsidRPr="001C7309" w:rsidRDefault="00C97A0B" w:rsidP="00C97A0B">
      <w:pPr>
        <w:rPr>
          <w:b/>
          <w:color w:val="000000"/>
        </w:rPr>
      </w:pPr>
      <w:r w:rsidRPr="001C7309">
        <w:rPr>
          <w:b/>
          <w:color w:val="000000"/>
        </w:rPr>
        <w:t>KEY_GROUP1</w:t>
      </w:r>
      <w:r w:rsidRPr="001C7309">
        <w:rPr>
          <w:color w:val="000000"/>
        </w:rPr>
        <w:t xml:space="preserve"> – relevant for all operations</w:t>
      </w:r>
    </w:p>
    <w:p w14:paraId="6961D4FD" w14:textId="68C54A49" w:rsidR="00C97A0B" w:rsidRPr="00486D6A" w:rsidRDefault="002E328E" w:rsidP="00C97A0B">
      <w:pPr>
        <w:pStyle w:val="Odstavecseseznamem"/>
        <w:numPr>
          <w:ilvl w:val="0"/>
          <w:numId w:val="105"/>
        </w:numPr>
      </w:pPr>
      <w:r>
        <w:rPr>
          <w:color w:val="000000"/>
          <w:szCs w:val="24"/>
        </w:rPr>
        <w:t>LOGSYS</w:t>
      </w:r>
      <w:r w:rsidR="00C97A0B" w:rsidRPr="001C7309">
        <w:rPr>
          <w:color w:val="000000"/>
          <w:szCs w:val="24"/>
        </w:rPr>
        <w:t xml:space="preserve"> – </w:t>
      </w:r>
      <w:r w:rsidR="00951625" w:rsidRPr="00951625">
        <w:rPr>
          <w:color w:val="000000"/>
          <w:szCs w:val="24"/>
        </w:rPr>
        <w:t>Request ID originator (Source system ID)</w:t>
      </w:r>
    </w:p>
    <w:p w14:paraId="6934D5D5" w14:textId="73BFBC8A" w:rsidR="00C97A0B" w:rsidRPr="00486D6A" w:rsidRDefault="00C97A0B" w:rsidP="00C97A0B">
      <w:pPr>
        <w:pStyle w:val="Odstavecseseznamem"/>
        <w:numPr>
          <w:ilvl w:val="0"/>
          <w:numId w:val="105"/>
        </w:numPr>
      </w:pPr>
      <w:r w:rsidRPr="001C7309">
        <w:rPr>
          <w:color w:val="000000"/>
          <w:szCs w:val="24"/>
        </w:rPr>
        <w:t>PARTNER_ID – Partner ID from origin country if already exist</w:t>
      </w:r>
    </w:p>
    <w:p w14:paraId="2F8E0879" w14:textId="77777777" w:rsidR="00C97A0B" w:rsidRDefault="00C97A0B" w:rsidP="00C97A0B"/>
    <w:p w14:paraId="76E7CBD1" w14:textId="279F6081" w:rsidR="00C97A0B" w:rsidRDefault="00C97A0B" w:rsidP="00C97A0B">
      <w:r w:rsidRPr="00DA5EF9">
        <w:lastRenderedPageBreak/>
        <w:t xml:space="preserve">Parameters </w:t>
      </w:r>
      <w:r w:rsidR="004B56A8" w:rsidRPr="00BF4CAA">
        <w:t xml:space="preserve">are in detail described in </w:t>
      </w:r>
      <w:r w:rsidR="00DA5EF9">
        <w:t>A</w:t>
      </w:r>
      <w:r w:rsidR="004B56A8" w:rsidRPr="00BF4CAA">
        <w:t xml:space="preserve">ttachment </w:t>
      </w:r>
      <w:r w:rsidR="00DA5EF9" w:rsidRPr="00BF4CAA">
        <w:rPr>
          <w:b/>
          <w:bCs/>
        </w:rPr>
        <w:t>N</w:t>
      </w:r>
      <w:r w:rsidR="004B56A8" w:rsidRPr="00BF4CAA">
        <w:rPr>
          <w:b/>
          <w:bCs/>
        </w:rPr>
        <w:t>o.</w:t>
      </w:r>
      <w:r w:rsidR="004B56A8" w:rsidRPr="00BF4CAA">
        <w:t xml:space="preserve"> </w:t>
      </w:r>
      <w:r w:rsidR="004B56A8" w:rsidRPr="00BF4CAA">
        <w:rPr>
          <w:b/>
          <w:bCs/>
        </w:rPr>
        <w:t>2</w:t>
      </w:r>
      <w:r w:rsidR="00DA5EF9" w:rsidRPr="00BF4CAA">
        <w:t xml:space="preserve">. Parameters </w:t>
      </w:r>
      <w:r w:rsidRPr="00DA5EF9">
        <w:t>marked as “In</w:t>
      </w:r>
      <w:r w:rsidR="000F49EC" w:rsidRPr="00E07D14">
        <w:t>put</w:t>
      </w:r>
      <w:r w:rsidRPr="00DA5EF9">
        <w:t>” are relevant for the operation, “N/A” parameters are not relevant/accepted for the operation.</w:t>
      </w:r>
    </w:p>
    <w:p w14:paraId="10D817AD" w14:textId="734AE447" w:rsidR="003A1053" w:rsidRDefault="003A1053" w:rsidP="00C97A0B">
      <w:r>
        <w:t xml:space="preserve">All operations all relevant </w:t>
      </w:r>
      <w:r w:rsidR="00F1180A">
        <w:t xml:space="preserve">for requesting </w:t>
      </w:r>
      <w:r w:rsidR="008604A3">
        <w:t>system (country).</w:t>
      </w:r>
    </w:p>
    <w:p w14:paraId="3583042B" w14:textId="77777777" w:rsidR="00C97A0B" w:rsidRPr="00486D6A" w:rsidRDefault="00C97A0B" w:rsidP="00C97A0B"/>
    <w:p w14:paraId="7E43A72E" w14:textId="77777777" w:rsidR="00C97A0B" w:rsidRPr="001C7309" w:rsidRDefault="00C97A0B" w:rsidP="00C97A0B">
      <w:pPr>
        <w:rPr>
          <w:b/>
        </w:rPr>
      </w:pPr>
      <w:r w:rsidRPr="001C7309">
        <w:rPr>
          <w:b/>
        </w:rPr>
        <w:t>Parameters:</w:t>
      </w:r>
    </w:p>
    <w:p w14:paraId="04718D72" w14:textId="43471BD4" w:rsidR="00C97A0B" w:rsidRPr="00486D6A" w:rsidRDefault="00C97A0B" w:rsidP="00C97A0B">
      <w:pPr>
        <w:pStyle w:val="Odstavecseseznamem"/>
        <w:numPr>
          <w:ilvl w:val="0"/>
          <w:numId w:val="105"/>
        </w:numPr>
        <w:ind w:left="360"/>
      </w:pPr>
      <w:r w:rsidRPr="001C7309">
        <w:rPr>
          <w:b/>
          <w:szCs w:val="24"/>
        </w:rPr>
        <w:t>OPERATION</w:t>
      </w:r>
      <w:r w:rsidRPr="00486D6A">
        <w:rPr>
          <w:szCs w:val="24"/>
        </w:rPr>
        <w:t xml:space="preserve"> - Determine requested operation</w:t>
      </w:r>
    </w:p>
    <w:p w14:paraId="134BFA1A" w14:textId="417C413E" w:rsidR="00C97A0B" w:rsidRPr="00486D6A" w:rsidRDefault="00C97A0B" w:rsidP="00C97A0B">
      <w:pPr>
        <w:pStyle w:val="Odstavecseseznamem"/>
        <w:numPr>
          <w:ilvl w:val="0"/>
          <w:numId w:val="104"/>
        </w:numPr>
        <w:ind w:left="708"/>
        <w:rPr>
          <w:szCs w:val="24"/>
        </w:rPr>
      </w:pPr>
      <w:r w:rsidRPr="001C7309">
        <w:rPr>
          <w:b/>
          <w:szCs w:val="24"/>
        </w:rPr>
        <w:t>C</w:t>
      </w:r>
      <w:r w:rsidRPr="00486D6A">
        <w:rPr>
          <w:szCs w:val="24"/>
        </w:rPr>
        <w:t xml:space="preserve"> – Create</w:t>
      </w:r>
      <w:r w:rsidR="00B01B1A">
        <w:rPr>
          <w:szCs w:val="24"/>
        </w:rPr>
        <w:t xml:space="preserve"> new BP</w:t>
      </w:r>
    </w:p>
    <w:p w14:paraId="64C666F3" w14:textId="0D20E75A" w:rsidR="00C97A0B" w:rsidRPr="00486D6A" w:rsidRDefault="00C97A0B" w:rsidP="00C97A0B">
      <w:pPr>
        <w:pStyle w:val="Odstavecseseznamem"/>
        <w:numPr>
          <w:ilvl w:val="0"/>
          <w:numId w:val="104"/>
        </w:numPr>
        <w:ind w:left="708"/>
        <w:rPr>
          <w:szCs w:val="24"/>
        </w:rPr>
      </w:pPr>
      <w:r w:rsidRPr="001C7309">
        <w:rPr>
          <w:b/>
          <w:szCs w:val="24"/>
        </w:rPr>
        <w:t>U</w:t>
      </w:r>
      <w:r w:rsidRPr="00486D6A">
        <w:rPr>
          <w:szCs w:val="24"/>
        </w:rPr>
        <w:t xml:space="preserve"> </w:t>
      </w:r>
      <w:r w:rsidR="00B01B1A">
        <w:rPr>
          <w:szCs w:val="24"/>
        </w:rPr>
        <w:t>–</w:t>
      </w:r>
      <w:r w:rsidRPr="00486D6A">
        <w:rPr>
          <w:szCs w:val="24"/>
        </w:rPr>
        <w:t xml:space="preserve"> Update</w:t>
      </w:r>
      <w:r w:rsidR="00B01B1A">
        <w:rPr>
          <w:szCs w:val="24"/>
        </w:rPr>
        <w:t xml:space="preserve"> existing BP </w:t>
      </w:r>
      <w:r w:rsidR="005038C1">
        <w:rPr>
          <w:szCs w:val="24"/>
        </w:rPr>
        <w:t>or extend</w:t>
      </w:r>
      <w:r w:rsidR="00EC626D">
        <w:rPr>
          <w:szCs w:val="24"/>
        </w:rPr>
        <w:t xml:space="preserve"> for requesting system</w:t>
      </w:r>
    </w:p>
    <w:p w14:paraId="534D1776" w14:textId="108D0D52" w:rsidR="00C97A0B" w:rsidRPr="00486D6A" w:rsidRDefault="00C97A0B" w:rsidP="00BF4CAA">
      <w:pPr>
        <w:pStyle w:val="Odstavecseseznamem"/>
        <w:numPr>
          <w:ilvl w:val="0"/>
          <w:numId w:val="104"/>
        </w:numPr>
        <w:ind w:left="708"/>
      </w:pPr>
      <w:r w:rsidRPr="001C7309">
        <w:rPr>
          <w:b/>
          <w:szCs w:val="24"/>
        </w:rPr>
        <w:t>D</w:t>
      </w:r>
      <w:r w:rsidRPr="00486D6A">
        <w:rPr>
          <w:szCs w:val="24"/>
        </w:rPr>
        <w:t xml:space="preserve"> </w:t>
      </w:r>
      <w:r w:rsidR="00672381">
        <w:rPr>
          <w:szCs w:val="24"/>
        </w:rPr>
        <w:t>–</w:t>
      </w:r>
      <w:r w:rsidRPr="00486D6A">
        <w:rPr>
          <w:szCs w:val="24"/>
        </w:rPr>
        <w:t xml:space="preserve"> De</w:t>
      </w:r>
      <w:r w:rsidR="00A37CFA">
        <w:rPr>
          <w:szCs w:val="24"/>
        </w:rPr>
        <w:t>activate</w:t>
      </w:r>
      <w:r w:rsidR="00672381">
        <w:rPr>
          <w:szCs w:val="24"/>
        </w:rPr>
        <w:t xml:space="preserve"> BP for </w:t>
      </w:r>
      <w:r w:rsidR="00057A15">
        <w:rPr>
          <w:szCs w:val="24"/>
        </w:rPr>
        <w:t>requesting system</w:t>
      </w:r>
    </w:p>
    <w:p w14:paraId="7ACE7515" w14:textId="12EA6198" w:rsidR="00C97A0B" w:rsidRPr="00EA4DA7" w:rsidRDefault="00604868" w:rsidP="00C97A0B">
      <w:pPr>
        <w:pStyle w:val="Odstavecseseznamem"/>
        <w:numPr>
          <w:ilvl w:val="0"/>
          <w:numId w:val="105"/>
        </w:numPr>
        <w:ind w:left="360"/>
        <w:rPr>
          <w:szCs w:val="24"/>
        </w:rPr>
      </w:pPr>
      <w:r>
        <w:rPr>
          <w:b/>
          <w:color w:val="000000"/>
          <w:szCs w:val="24"/>
        </w:rPr>
        <w:t>REQ</w:t>
      </w:r>
      <w:r w:rsidR="0064257D">
        <w:rPr>
          <w:b/>
          <w:color w:val="000000"/>
          <w:szCs w:val="24"/>
        </w:rPr>
        <w:t>SYS</w:t>
      </w:r>
      <w:r w:rsidR="00C97A0B" w:rsidRPr="001C7309">
        <w:rPr>
          <w:color w:val="000000"/>
          <w:szCs w:val="24"/>
        </w:rPr>
        <w:t xml:space="preserve"> – Unique identification of request source system</w:t>
      </w:r>
    </w:p>
    <w:p w14:paraId="3E8CA862" w14:textId="03568B41" w:rsidR="00557DAE" w:rsidRPr="00BF4CAA" w:rsidRDefault="00604868" w:rsidP="00C97A0B">
      <w:pPr>
        <w:pStyle w:val="Odstavecseseznamem"/>
        <w:numPr>
          <w:ilvl w:val="0"/>
          <w:numId w:val="105"/>
        </w:numPr>
        <w:ind w:left="360"/>
        <w:rPr>
          <w:szCs w:val="24"/>
        </w:rPr>
      </w:pPr>
      <w:r>
        <w:rPr>
          <w:b/>
          <w:color w:val="000000"/>
          <w:szCs w:val="24"/>
        </w:rPr>
        <w:t>LOG</w:t>
      </w:r>
      <w:r w:rsidR="00557DAE">
        <w:rPr>
          <w:b/>
          <w:color w:val="000000"/>
          <w:szCs w:val="24"/>
        </w:rPr>
        <w:t>SYS</w:t>
      </w:r>
      <w:r w:rsidR="00557DAE" w:rsidRPr="001C7309">
        <w:rPr>
          <w:color w:val="000000"/>
          <w:szCs w:val="24"/>
        </w:rPr>
        <w:t xml:space="preserve"> – Unique identification of </w:t>
      </w:r>
      <w:r w:rsidR="00557DAE">
        <w:rPr>
          <w:color w:val="000000"/>
          <w:szCs w:val="24"/>
        </w:rPr>
        <w:t>destination</w:t>
      </w:r>
      <w:r w:rsidR="00557DAE" w:rsidRPr="001C7309">
        <w:rPr>
          <w:color w:val="000000"/>
          <w:szCs w:val="24"/>
        </w:rPr>
        <w:t xml:space="preserve"> system</w:t>
      </w:r>
      <w:r w:rsidR="00557DAE">
        <w:rPr>
          <w:color w:val="000000"/>
          <w:szCs w:val="24"/>
        </w:rPr>
        <w:t xml:space="preserve"> in which BP </w:t>
      </w:r>
      <w:r w:rsidR="001A0000">
        <w:rPr>
          <w:color w:val="000000"/>
          <w:szCs w:val="24"/>
        </w:rPr>
        <w:t>will be created</w:t>
      </w:r>
      <w:r w:rsidR="006E1FC8">
        <w:rPr>
          <w:color w:val="000000"/>
          <w:szCs w:val="24"/>
        </w:rPr>
        <w:t xml:space="preserve"> (Empty</w:t>
      </w:r>
      <w:r w:rsidR="00480689">
        <w:rPr>
          <w:color w:val="000000"/>
          <w:szCs w:val="24"/>
        </w:rPr>
        <w:t xml:space="preserve"> </w:t>
      </w:r>
      <w:r w:rsidR="007E0410">
        <w:rPr>
          <w:color w:val="000000"/>
          <w:szCs w:val="24"/>
        </w:rPr>
        <w:t>if LOGSYS is the same as DSTSYS</w:t>
      </w:r>
      <w:r w:rsidR="005E409E">
        <w:rPr>
          <w:color w:val="000000"/>
          <w:szCs w:val="24"/>
        </w:rPr>
        <w:t>)</w:t>
      </w:r>
    </w:p>
    <w:p w14:paraId="11BB4D91" w14:textId="7CFB02A5" w:rsidR="00326758" w:rsidRDefault="00326758" w:rsidP="00C97A0B">
      <w:pPr>
        <w:pStyle w:val="Odstavecseseznamem"/>
        <w:numPr>
          <w:ilvl w:val="0"/>
          <w:numId w:val="105"/>
        </w:numPr>
        <w:ind w:left="360"/>
        <w:rPr>
          <w:szCs w:val="24"/>
        </w:rPr>
      </w:pPr>
      <w:r>
        <w:rPr>
          <w:b/>
          <w:color w:val="000000"/>
          <w:szCs w:val="24"/>
        </w:rPr>
        <w:t xml:space="preserve">PARTNER_ID </w:t>
      </w:r>
      <w:r>
        <w:rPr>
          <w:szCs w:val="24"/>
        </w:rPr>
        <w:t>– BP ID from local system</w:t>
      </w:r>
      <w:r w:rsidR="004B6CCE">
        <w:rPr>
          <w:szCs w:val="24"/>
        </w:rPr>
        <w:t xml:space="preserve"> (LOGSYS)</w:t>
      </w:r>
    </w:p>
    <w:p w14:paraId="5D6E9991" w14:textId="57237977" w:rsidR="00C97A0B" w:rsidRPr="00610F5E" w:rsidRDefault="00C97A0B" w:rsidP="00C97A0B">
      <w:pPr>
        <w:pStyle w:val="Odstavecseseznamem"/>
        <w:numPr>
          <w:ilvl w:val="0"/>
          <w:numId w:val="105"/>
        </w:numPr>
        <w:ind w:left="360"/>
        <w:rPr>
          <w:szCs w:val="24"/>
        </w:rPr>
      </w:pPr>
      <w:r w:rsidRPr="001C7309">
        <w:rPr>
          <w:b/>
          <w:color w:val="000000"/>
          <w:szCs w:val="24"/>
        </w:rPr>
        <w:t>PARTNER</w:t>
      </w:r>
      <w:r w:rsidRPr="001C7309">
        <w:rPr>
          <w:color w:val="000000"/>
          <w:szCs w:val="24"/>
        </w:rPr>
        <w:t xml:space="preserve"> – Partner data structure</w:t>
      </w:r>
      <w:r w:rsidR="00A54C0E">
        <w:rPr>
          <w:color w:val="000000"/>
          <w:szCs w:val="24"/>
        </w:rPr>
        <w:t xml:space="preserve"> (KID + country dependent data)</w:t>
      </w:r>
    </w:p>
    <w:p w14:paraId="44CD537C" w14:textId="49F5783E" w:rsidR="00CD6203" w:rsidRPr="001C7309" w:rsidRDefault="00CD6203" w:rsidP="00C97A0B">
      <w:pPr>
        <w:pStyle w:val="Odstavecseseznamem"/>
        <w:numPr>
          <w:ilvl w:val="0"/>
          <w:numId w:val="105"/>
        </w:numPr>
        <w:ind w:left="360"/>
        <w:rPr>
          <w:szCs w:val="24"/>
        </w:rPr>
      </w:pPr>
      <w:r>
        <w:rPr>
          <w:b/>
          <w:color w:val="000000"/>
          <w:szCs w:val="24"/>
        </w:rPr>
        <w:t>ADDRESS</w:t>
      </w:r>
      <w:r w:rsidRPr="001C7309">
        <w:rPr>
          <w:color w:val="000000"/>
          <w:szCs w:val="24"/>
        </w:rPr>
        <w:t xml:space="preserve"> –</w:t>
      </w:r>
      <w:r>
        <w:rPr>
          <w:color w:val="000000"/>
          <w:szCs w:val="24"/>
        </w:rPr>
        <w:t xml:space="preserve"> </w:t>
      </w:r>
      <w:r w:rsidR="001E50C0">
        <w:rPr>
          <w:color w:val="000000"/>
          <w:szCs w:val="24"/>
        </w:rPr>
        <w:t xml:space="preserve">Address </w:t>
      </w:r>
      <w:r w:rsidR="00990F18">
        <w:rPr>
          <w:color w:val="000000"/>
          <w:szCs w:val="24"/>
        </w:rPr>
        <w:t>p</w:t>
      </w:r>
      <w:r>
        <w:rPr>
          <w:color w:val="000000"/>
          <w:szCs w:val="24"/>
        </w:rPr>
        <w:t xml:space="preserve">artner data </w:t>
      </w:r>
      <w:r w:rsidR="009A12DB">
        <w:rPr>
          <w:color w:val="000000"/>
          <w:szCs w:val="24"/>
        </w:rPr>
        <w:t xml:space="preserve">in </w:t>
      </w:r>
      <w:r w:rsidR="00726436">
        <w:rPr>
          <w:color w:val="000000"/>
          <w:szCs w:val="24"/>
        </w:rPr>
        <w:t>different</w:t>
      </w:r>
      <w:r w:rsidR="009A12DB">
        <w:rPr>
          <w:color w:val="000000"/>
          <w:szCs w:val="24"/>
        </w:rPr>
        <w:t xml:space="preserve"> alphabet</w:t>
      </w:r>
      <w:r w:rsidR="00364404">
        <w:rPr>
          <w:color w:val="000000"/>
          <w:szCs w:val="24"/>
        </w:rPr>
        <w:t>s</w:t>
      </w:r>
      <w:r w:rsidR="00726436">
        <w:rPr>
          <w:color w:val="000000"/>
          <w:szCs w:val="24"/>
        </w:rPr>
        <w:t>, space “ ”</w:t>
      </w:r>
      <w:r w:rsidR="00883B80">
        <w:rPr>
          <w:color w:val="000000"/>
          <w:szCs w:val="24"/>
        </w:rPr>
        <w:t xml:space="preserve"> for default address</w:t>
      </w:r>
    </w:p>
    <w:p w14:paraId="77064217" w14:textId="06F7A8DE" w:rsidR="00C97A0B" w:rsidRPr="001C7309" w:rsidRDefault="00C97A0B" w:rsidP="00C97A0B">
      <w:pPr>
        <w:pStyle w:val="Odstavecseseznamem"/>
        <w:numPr>
          <w:ilvl w:val="0"/>
          <w:numId w:val="105"/>
        </w:numPr>
        <w:ind w:left="360"/>
        <w:rPr>
          <w:color w:val="000000"/>
          <w:szCs w:val="24"/>
        </w:rPr>
      </w:pPr>
      <w:r w:rsidRPr="001C7309">
        <w:rPr>
          <w:b/>
          <w:color w:val="000000"/>
          <w:szCs w:val="24"/>
        </w:rPr>
        <w:t>TAXNUM</w:t>
      </w:r>
      <w:r w:rsidRPr="001C7309">
        <w:rPr>
          <w:color w:val="000000"/>
          <w:szCs w:val="24"/>
        </w:rPr>
        <w:t xml:space="preserve"> – Table with partner tax numbers</w:t>
      </w:r>
    </w:p>
    <w:p w14:paraId="46225435" w14:textId="66160FEF" w:rsidR="00C97A0B" w:rsidRPr="001C7309" w:rsidRDefault="00C97A0B" w:rsidP="00C97A0B">
      <w:pPr>
        <w:pStyle w:val="Odstavecseseznamem"/>
        <w:numPr>
          <w:ilvl w:val="0"/>
          <w:numId w:val="105"/>
        </w:numPr>
        <w:ind w:left="360"/>
        <w:rPr>
          <w:color w:val="000000"/>
        </w:rPr>
      </w:pPr>
      <w:r w:rsidRPr="001C7309">
        <w:rPr>
          <w:b/>
          <w:color w:val="000000"/>
          <w:szCs w:val="24"/>
        </w:rPr>
        <w:t>DUPLICITY</w:t>
      </w:r>
      <w:r w:rsidRPr="001C7309">
        <w:rPr>
          <w:color w:val="000000"/>
          <w:szCs w:val="24"/>
        </w:rPr>
        <w:t xml:space="preserve"> – Linking table for controlled duplicities identification</w:t>
      </w:r>
    </w:p>
    <w:p w14:paraId="11FD5BBD" w14:textId="77777777" w:rsidR="001358F4" w:rsidRDefault="001358F4" w:rsidP="00CD79A8"/>
    <w:p w14:paraId="75E38EF5" w14:textId="77777777" w:rsidR="00410B5C" w:rsidRDefault="00410B5C" w:rsidP="00CD79A8"/>
    <w:p w14:paraId="0845B62F" w14:textId="163C1787" w:rsidR="00CA3F79" w:rsidRDefault="001A4322" w:rsidP="00D44C60">
      <w:pPr>
        <w:pStyle w:val="Nadpis3"/>
      </w:pPr>
      <w:bookmarkStart w:id="340" w:name="_Toc228301057"/>
      <w:bookmarkStart w:id="341" w:name="_Toc228301528"/>
      <w:bookmarkStart w:id="342" w:name="_Toc225332706"/>
      <w:bookmarkStart w:id="343" w:name="_Toc225514232"/>
      <w:bookmarkStart w:id="344" w:name="_Toc225332809"/>
      <w:bookmarkStart w:id="345" w:name="_Toc225514335"/>
      <w:bookmarkStart w:id="346" w:name="_Toc225332810"/>
      <w:bookmarkStart w:id="347" w:name="_Toc225514336"/>
      <w:bookmarkEnd w:id="340"/>
      <w:bookmarkEnd w:id="341"/>
      <w:bookmarkEnd w:id="342"/>
      <w:bookmarkEnd w:id="343"/>
      <w:bookmarkEnd w:id="344"/>
      <w:bookmarkEnd w:id="345"/>
      <w:bookmarkEnd w:id="346"/>
      <w:bookmarkEnd w:id="347"/>
      <w:r>
        <w:rPr>
          <w:lang w:val="en-US"/>
        </w:rPr>
        <w:t xml:space="preserve"> </w:t>
      </w:r>
      <w:bookmarkStart w:id="348" w:name="_Toc229586705"/>
      <w:r w:rsidR="00084AD2" w:rsidRPr="00084AD2">
        <w:rPr>
          <w:lang w:val="en-US"/>
        </w:rPr>
        <w:t>IF-READ</w:t>
      </w:r>
      <w:bookmarkEnd w:id="348"/>
    </w:p>
    <w:p w14:paraId="18657AE2" w14:textId="77777777" w:rsidR="00607142" w:rsidRDefault="00607142" w:rsidP="00D44C60"/>
    <w:p w14:paraId="63BAD3CF" w14:textId="77777777" w:rsidR="0079178B" w:rsidRDefault="0079178B" w:rsidP="0079178B">
      <w:r>
        <w:t>Interface for reading all BP relevant data from MDG.</w:t>
      </w:r>
    </w:p>
    <w:p w14:paraId="115C8C8F" w14:textId="1FDDBC22" w:rsidR="0079178B" w:rsidRDefault="00225890" w:rsidP="0079178B">
      <w:r>
        <w:t xml:space="preserve">Partners can be read by </w:t>
      </w:r>
      <w:r w:rsidR="005B1C95">
        <w:t>local BP</w:t>
      </w:r>
      <w:r w:rsidR="005D46B9">
        <w:t xml:space="preserve"> ID</w:t>
      </w:r>
      <w:r w:rsidR="005B1C95">
        <w:t xml:space="preserve"> from source system (Partner ID) or by global</w:t>
      </w:r>
      <w:r w:rsidR="005D46B9">
        <w:t xml:space="preserve"> ID</w:t>
      </w:r>
      <w:r w:rsidR="005B1C95">
        <w:t xml:space="preserve"> (GID).</w:t>
      </w:r>
    </w:p>
    <w:p w14:paraId="074BC9EA" w14:textId="453B3B62" w:rsidR="00D46E5F" w:rsidRDefault="00637396" w:rsidP="0079178B">
      <w:r>
        <w:t xml:space="preserve">Return structure </w:t>
      </w:r>
      <w:r w:rsidR="00351F91">
        <w:t>contain</w:t>
      </w:r>
      <w:r w:rsidR="008B7AF7">
        <w:t>s</w:t>
      </w:r>
      <w:r w:rsidR="00351F91">
        <w:t xml:space="preserve"> all BP data </w:t>
      </w:r>
      <w:r w:rsidR="002B648B">
        <w:t>from MDG.</w:t>
      </w:r>
    </w:p>
    <w:p w14:paraId="4CEECCC2" w14:textId="77777777" w:rsidR="009F71ED" w:rsidRDefault="009F71ED" w:rsidP="0079178B"/>
    <w:p w14:paraId="72063FD3" w14:textId="0CD7FCC8" w:rsidR="00E00126" w:rsidRDefault="00E00126" w:rsidP="0079178B">
      <w:r>
        <w:t>Input parameters for reading partner from MDG:</w:t>
      </w:r>
    </w:p>
    <w:p w14:paraId="7D6E0605" w14:textId="77777777" w:rsidR="00E00126" w:rsidRDefault="00E00126" w:rsidP="0079178B"/>
    <w:p w14:paraId="2689140E" w14:textId="77777777" w:rsidR="0079178B" w:rsidRPr="001C7309" w:rsidRDefault="0079178B" w:rsidP="0079178B">
      <w:pPr>
        <w:rPr>
          <w:b/>
          <w:color w:val="000000"/>
          <w:sz w:val="22"/>
          <w:szCs w:val="22"/>
        </w:rPr>
      </w:pPr>
      <w:r w:rsidRPr="001C7309">
        <w:rPr>
          <w:b/>
          <w:color w:val="000000"/>
          <w:sz w:val="22"/>
          <w:szCs w:val="22"/>
        </w:rPr>
        <w:t>KEY_GROUP1</w:t>
      </w:r>
    </w:p>
    <w:p w14:paraId="73D32936" w14:textId="5CE8CBAE" w:rsidR="0079178B" w:rsidRPr="00BC33AC" w:rsidRDefault="00951625" w:rsidP="0079178B">
      <w:pPr>
        <w:pStyle w:val="Odstavecseseznamem"/>
        <w:numPr>
          <w:ilvl w:val="0"/>
          <w:numId w:val="105"/>
        </w:numPr>
      </w:pPr>
      <w:r w:rsidRPr="00951625">
        <w:rPr>
          <w:color w:val="000000"/>
          <w:sz w:val="22"/>
        </w:rPr>
        <w:t>LOGSYS – Request ID originator (Source system ID)</w:t>
      </w:r>
    </w:p>
    <w:p w14:paraId="06E0EB71" w14:textId="69DAB7E3" w:rsidR="0079178B" w:rsidRPr="00BC33AC" w:rsidRDefault="0079178B" w:rsidP="0079178B">
      <w:pPr>
        <w:pStyle w:val="Odstavecseseznamem"/>
        <w:numPr>
          <w:ilvl w:val="0"/>
          <w:numId w:val="105"/>
        </w:numPr>
      </w:pPr>
      <w:r w:rsidRPr="001C7309">
        <w:rPr>
          <w:color w:val="000000"/>
          <w:sz w:val="22"/>
        </w:rPr>
        <w:t>PARTNER_ID – Partner ID from origin country if already exist</w:t>
      </w:r>
    </w:p>
    <w:p w14:paraId="7DB4F409" w14:textId="77777777" w:rsidR="0079178B" w:rsidRPr="001C7309" w:rsidRDefault="0079178B" w:rsidP="0079178B">
      <w:pPr>
        <w:rPr>
          <w:b/>
          <w:color w:val="000000"/>
          <w:sz w:val="22"/>
          <w:szCs w:val="22"/>
        </w:rPr>
      </w:pPr>
      <w:r w:rsidRPr="001C7309">
        <w:rPr>
          <w:b/>
          <w:color w:val="000000"/>
          <w:sz w:val="22"/>
          <w:szCs w:val="22"/>
        </w:rPr>
        <w:t>KEY_GROUP2</w:t>
      </w:r>
    </w:p>
    <w:p w14:paraId="142221A5" w14:textId="06CD6BF7" w:rsidR="00105872" w:rsidRPr="001A3EED" w:rsidRDefault="0079178B" w:rsidP="00BF4CAA">
      <w:pPr>
        <w:pStyle w:val="Odstavecseseznamem"/>
        <w:numPr>
          <w:ilvl w:val="0"/>
          <w:numId w:val="105"/>
        </w:numPr>
      </w:pPr>
      <w:r w:rsidRPr="001C7309">
        <w:rPr>
          <w:color w:val="000000"/>
          <w:sz w:val="22"/>
        </w:rPr>
        <w:t>PARTNER_GID – MDG Partner GID</w:t>
      </w:r>
    </w:p>
    <w:p w14:paraId="7CFF8D75" w14:textId="77777777" w:rsidR="00CA3F79" w:rsidRDefault="00CA3F79" w:rsidP="00CD79A8"/>
    <w:p w14:paraId="5A100BAE" w14:textId="1EA113BE" w:rsidR="00EA1B24" w:rsidRDefault="00744DFD" w:rsidP="00D44C60">
      <w:pPr>
        <w:pStyle w:val="Nadpis3"/>
        <w:rPr>
          <w:lang w:val="en-US"/>
        </w:rPr>
      </w:pPr>
      <w:r>
        <w:rPr>
          <w:lang w:val="en-US"/>
        </w:rPr>
        <w:t xml:space="preserve"> </w:t>
      </w:r>
      <w:bookmarkStart w:id="349" w:name="_Toc229586706"/>
      <w:r w:rsidR="00EA1B24">
        <w:rPr>
          <w:lang w:val="en-US"/>
        </w:rPr>
        <w:t>IF-UPDATE</w:t>
      </w:r>
      <w:bookmarkEnd w:id="349"/>
    </w:p>
    <w:p w14:paraId="5A0EBC37" w14:textId="77777777" w:rsidR="00EA1B24" w:rsidRPr="00EA1B24" w:rsidRDefault="00EA1B24"/>
    <w:p w14:paraId="41A83AA5" w14:textId="7375BBB3" w:rsidR="00DD0DAB" w:rsidRDefault="0054309E">
      <w:r>
        <w:t>Interface will be implement</w:t>
      </w:r>
      <w:r w:rsidR="006C5681">
        <w:t>ed in SAP BTP</w:t>
      </w:r>
      <w:r w:rsidR="00697FFB">
        <w:t xml:space="preserve">, form MDG will be </w:t>
      </w:r>
      <w:r w:rsidR="00A81549">
        <w:t>data send through this interface i</w:t>
      </w:r>
      <w:r w:rsidR="00FF58E4">
        <w:t>n</w:t>
      </w:r>
      <w:r w:rsidR="00A81549">
        <w:t xml:space="preserve"> case of any </w:t>
      </w:r>
      <w:r w:rsidR="00E660D2">
        <w:t xml:space="preserve">BP </w:t>
      </w:r>
      <w:r w:rsidR="00A81549">
        <w:t xml:space="preserve">data </w:t>
      </w:r>
      <w:r w:rsidR="00B81D3F">
        <w:t>c</w:t>
      </w:r>
      <w:r w:rsidR="00A81549">
        <w:t>hange</w:t>
      </w:r>
      <w:r w:rsidR="00B81D3F">
        <w:t xml:space="preserve"> in MDG</w:t>
      </w:r>
      <w:r w:rsidR="00A81549">
        <w:t>.</w:t>
      </w:r>
    </w:p>
    <w:p w14:paraId="430E49C4" w14:textId="11B396CF" w:rsidR="001B6C1C" w:rsidRDefault="00D5370A">
      <w:r>
        <w:t xml:space="preserve">The </w:t>
      </w:r>
      <w:r w:rsidR="009341EE">
        <w:t xml:space="preserve">message will be always </w:t>
      </w:r>
      <w:r w:rsidR="009249C3">
        <w:t>sent</w:t>
      </w:r>
      <w:r w:rsidR="009341EE">
        <w:t xml:space="preserve"> to the CLM and </w:t>
      </w:r>
      <w:r w:rsidR="003C1496">
        <w:t xml:space="preserve">then </w:t>
      </w:r>
      <w:r w:rsidR="009341EE">
        <w:t xml:space="preserve">routed </w:t>
      </w:r>
      <w:r w:rsidR="00DC09FD">
        <w:t xml:space="preserve">to corresponding systems based on </w:t>
      </w:r>
      <w:r w:rsidR="00E932DA">
        <w:t xml:space="preserve">the LOGSYS in </w:t>
      </w:r>
      <w:r w:rsidR="000A0CD7">
        <w:t xml:space="preserve">the table </w:t>
      </w:r>
      <w:r w:rsidR="000A0CD7" w:rsidRPr="00BF1A6B">
        <w:t>PARTNERS[1..n]</w:t>
      </w:r>
      <w:r w:rsidR="005A0496">
        <w:t>.</w:t>
      </w:r>
    </w:p>
    <w:p w14:paraId="6501B682" w14:textId="77777777" w:rsidR="00DD0DAB" w:rsidRPr="00EA1B24" w:rsidRDefault="00DD0DAB" w:rsidP="00BF4CAA"/>
    <w:p w14:paraId="37660B5B" w14:textId="396FA402" w:rsidR="00CA3F79" w:rsidRDefault="00324A3A" w:rsidP="00D44C60">
      <w:pPr>
        <w:pStyle w:val="Nadpis3"/>
        <w:rPr>
          <w:lang w:val="en-US"/>
        </w:rPr>
      </w:pPr>
      <w:r>
        <w:rPr>
          <w:lang w:val="en-US"/>
        </w:rPr>
        <w:t xml:space="preserve"> </w:t>
      </w:r>
      <w:bookmarkStart w:id="350" w:name="_Toc229586707"/>
      <w:r w:rsidR="00084AD2" w:rsidRPr="00084AD2">
        <w:rPr>
          <w:lang w:val="en-US"/>
        </w:rPr>
        <w:t>IF-</w:t>
      </w:r>
      <w:r w:rsidR="00CA3F79">
        <w:rPr>
          <w:lang w:val="en-US"/>
        </w:rPr>
        <w:t>NOTIFY</w:t>
      </w:r>
      <w:bookmarkEnd w:id="350"/>
    </w:p>
    <w:p w14:paraId="4DDAEF3D" w14:textId="77777777" w:rsidR="0084391D" w:rsidRDefault="0084391D" w:rsidP="00CD79A8"/>
    <w:p w14:paraId="0D31FB8F" w14:textId="77777777" w:rsidR="007738D4" w:rsidRDefault="00C10B9D" w:rsidP="00C10B9D">
      <w:r>
        <w:t>Asynchronous response interface from MDG which will be published in SAP BTP and can be implemented in connected systems for receiving response from asynchronous operations from requests processing in MDG.</w:t>
      </w:r>
    </w:p>
    <w:p w14:paraId="29E9D195" w14:textId="247CC16D" w:rsidR="007738D4" w:rsidRDefault="00C4421E" w:rsidP="00C10B9D">
      <w:r>
        <w:lastRenderedPageBreak/>
        <w:t>Notify message will contain local SAP Partner ID, GID</w:t>
      </w:r>
      <w:r w:rsidR="00BA28E9">
        <w:t xml:space="preserve">, return code and </w:t>
      </w:r>
      <w:r w:rsidR="004D509A">
        <w:t>messages from request processing.</w:t>
      </w:r>
    </w:p>
    <w:p w14:paraId="3B94D58A" w14:textId="3FE583CB" w:rsidR="00C10B9D" w:rsidRDefault="00C10B9D" w:rsidP="00C10B9D">
      <w:r w:rsidRPr="00E514DC">
        <w:t xml:space="preserve">KBC is responsible for </w:t>
      </w:r>
      <w:r>
        <w:t xml:space="preserve">implementation </w:t>
      </w:r>
      <w:r w:rsidR="001A77B7">
        <w:t xml:space="preserve">of </w:t>
      </w:r>
      <w:r>
        <w:t>this interface in connected systems</w:t>
      </w:r>
      <w:r w:rsidR="007640AA">
        <w:t xml:space="preserve"> if requested</w:t>
      </w:r>
      <w:r w:rsidR="002F02ED">
        <w:t xml:space="preserve"> including </w:t>
      </w:r>
      <w:r w:rsidR="00132BC2">
        <w:t xml:space="preserve">API GW in </w:t>
      </w:r>
      <w:r w:rsidR="00B4603B">
        <w:t>BE environment</w:t>
      </w:r>
      <w:r w:rsidRPr="00E514DC">
        <w:t>.</w:t>
      </w:r>
    </w:p>
    <w:p w14:paraId="7903F7C9" w14:textId="77777777" w:rsidR="00E52D46" w:rsidRDefault="00E52D46" w:rsidP="00CD79A8">
      <w:pPr>
        <w:rPr>
          <w:del w:id="351" w:author="Tomáš Wiedermann" w:date="2026-05-13T12:44:00Z" w16du:dateUtc="2026-05-13T10:44:00Z"/>
        </w:rPr>
      </w:pPr>
    </w:p>
    <w:p w14:paraId="52A48113" w14:textId="53835E80" w:rsidR="002748BA" w:rsidRDefault="00744DFD" w:rsidP="002748BA">
      <w:pPr>
        <w:pStyle w:val="Nadpis3"/>
        <w:rPr>
          <w:del w:id="352" w:author="Tomáš Wiedermann" w:date="2026-05-13T12:44:00Z" w16du:dateUtc="2026-05-13T10:44:00Z"/>
          <w:lang w:val="en-US"/>
        </w:rPr>
      </w:pPr>
      <w:del w:id="353" w:author="Tomáš Wiedermann" w:date="2026-05-13T12:44:00Z" w16du:dateUtc="2026-05-13T10:44:00Z">
        <w:r>
          <w:rPr>
            <w:lang w:val="en-US"/>
          </w:rPr>
          <w:delText xml:space="preserve"> </w:delText>
        </w:r>
        <w:r w:rsidR="002748BA" w:rsidRPr="00084AD2">
          <w:rPr>
            <w:lang w:val="en-US"/>
          </w:rPr>
          <w:delText>IF-</w:delText>
        </w:r>
        <w:r w:rsidR="002748BA">
          <w:rPr>
            <w:lang w:val="en-US"/>
          </w:rPr>
          <w:delText>EXPORT</w:delText>
        </w:r>
      </w:del>
    </w:p>
    <w:p w14:paraId="5B18B65D" w14:textId="77777777" w:rsidR="002748BA" w:rsidRDefault="002748BA" w:rsidP="00CD79A8">
      <w:pPr>
        <w:rPr>
          <w:del w:id="354" w:author="Tomáš Wiedermann" w:date="2026-05-13T12:44:00Z" w16du:dateUtc="2026-05-13T10:44:00Z"/>
        </w:rPr>
      </w:pPr>
    </w:p>
    <w:p w14:paraId="021DAD9B" w14:textId="33119A5D" w:rsidR="002748BA" w:rsidRDefault="00013957" w:rsidP="00CD79A8">
      <w:pPr>
        <w:rPr>
          <w:del w:id="355" w:author="Tomáš Wiedermann" w:date="2026-05-13T12:44:00Z" w16du:dateUtc="2026-05-13T10:44:00Z"/>
        </w:rPr>
      </w:pPr>
      <w:del w:id="356" w:author="Tomáš Wiedermann" w:date="2026-05-13T12:44:00Z" w16du:dateUtc="2026-05-13T10:44:00Z">
        <w:r>
          <w:delText xml:space="preserve">Data from MDG will be exported </w:delText>
        </w:r>
        <w:r w:rsidR="00916D7A">
          <w:delText xml:space="preserve">daily </w:delText>
        </w:r>
        <w:r w:rsidR="00C275D7">
          <w:delText>via interface IF-EXPORT.</w:delText>
        </w:r>
      </w:del>
    </w:p>
    <w:p w14:paraId="42D8342F" w14:textId="7AF13157" w:rsidR="005F4BC1" w:rsidRDefault="005F4BC1" w:rsidP="00CD79A8">
      <w:pPr>
        <w:rPr>
          <w:del w:id="357" w:author="Tomáš Wiedermann" w:date="2026-05-13T12:44:00Z" w16du:dateUtc="2026-05-13T10:44:00Z"/>
        </w:rPr>
      </w:pPr>
      <w:del w:id="358" w:author="Tomáš Wiedermann" w:date="2026-05-13T12:44:00Z" w16du:dateUtc="2026-05-13T10:44:00Z">
        <w:r>
          <w:delText xml:space="preserve">This interface is designed </w:delText>
        </w:r>
        <w:r w:rsidR="002D7FEB">
          <w:delText>for the TPRM system</w:delText>
        </w:r>
        <w:r w:rsidR="00EF1F74">
          <w:delText>.</w:delText>
        </w:r>
      </w:del>
    </w:p>
    <w:p w14:paraId="7227B80E" w14:textId="601A1441" w:rsidR="00F80426" w:rsidRDefault="00D97FBC" w:rsidP="00CD79A8">
      <w:del w:id="359" w:author="Tomáš Wiedermann" w:date="2026-05-13T12:44:00Z" w16du:dateUtc="2026-05-13T10:44:00Z">
        <w:r>
          <w:delText xml:space="preserve">Content of export </w:delText>
        </w:r>
        <w:r w:rsidR="00C469BD">
          <w:delText xml:space="preserve">will be GZipped </w:delText>
        </w:r>
        <w:r w:rsidR="00274C45">
          <w:delText>JSON file with data structure corresponding to the response of interface IF-READ, except fields RETCODE and RETURN.</w:delText>
        </w:r>
      </w:del>
    </w:p>
    <w:p w14:paraId="57897261" w14:textId="1A890015" w:rsidR="0084391D" w:rsidRDefault="003136DA" w:rsidP="00D44C60">
      <w:pPr>
        <w:pStyle w:val="Nadpis2"/>
      </w:pPr>
      <w:bookmarkStart w:id="360" w:name="_Toc225514339"/>
      <w:bookmarkStart w:id="361" w:name="_Toc225514340"/>
      <w:bookmarkStart w:id="362" w:name="_Toc225514461"/>
      <w:bookmarkStart w:id="363" w:name="_Ref229575862"/>
      <w:bookmarkStart w:id="364" w:name="_Toc229586708"/>
      <w:bookmarkEnd w:id="360"/>
      <w:bookmarkEnd w:id="361"/>
      <w:bookmarkEnd w:id="362"/>
      <w:r w:rsidRPr="003136DA">
        <w:t>SAP CZ</w:t>
      </w:r>
      <w:bookmarkEnd w:id="363"/>
      <w:bookmarkEnd w:id="364"/>
    </w:p>
    <w:p w14:paraId="036BCC47" w14:textId="77777777" w:rsidR="00EF2198" w:rsidRDefault="00EF2198" w:rsidP="00D44C60"/>
    <w:p w14:paraId="2721610E" w14:textId="64251CBA" w:rsidR="002F6F0A" w:rsidRDefault="002F6F0A" w:rsidP="002F6F0A">
      <w:pPr>
        <w:rPr>
          <w:ins w:id="365" w:author="Tomáš Wiedermann" w:date="2026-05-13T12:47:00Z" w16du:dateUtc="2026-05-13T10:47:00Z"/>
        </w:rPr>
      </w:pPr>
      <w:ins w:id="366" w:author="Tomáš Wiedermann" w:date="2026-05-13T12:47:00Z" w16du:dateUtc="2026-05-13T10:47:00Z">
        <w:r w:rsidRPr="00610F5E">
          <w:t>DRF must be extended with create change request via IF-MAINTAIN in SAP BTP to ensure all changes on BP in SAP</w:t>
        </w:r>
        <w:r>
          <w:t xml:space="preserve"> CZ</w:t>
        </w:r>
        <w:r w:rsidRPr="00610F5E">
          <w:t xml:space="preserve"> will be replicated to the MDG</w:t>
        </w:r>
        <w:r w:rsidR="000D59AD">
          <w:t>, including cVerify process</w:t>
        </w:r>
        <w:r w:rsidRPr="00610F5E">
          <w:t>.</w:t>
        </w:r>
      </w:ins>
    </w:p>
    <w:p w14:paraId="4006592C" w14:textId="7B7929A2" w:rsidR="00AF6B23" w:rsidRDefault="000D59AD" w:rsidP="00AF6B23">
      <w:pPr>
        <w:rPr>
          <w:ins w:id="367" w:author="Tomáš Wiedermann" w:date="2026-05-13T12:46:00Z" w16du:dateUtc="2026-05-13T10:46:00Z"/>
        </w:rPr>
      </w:pPr>
      <w:ins w:id="368" w:author="Tomáš Wiedermann" w:date="2026-05-13T12:47:00Z" w16du:dateUtc="2026-05-13T10:47:00Z">
        <w:r>
          <w:t>SAP CZ</w:t>
        </w:r>
        <w:r w:rsidR="002F6F0A" w:rsidRPr="00F90938">
          <w:t xml:space="preserve"> will be notified with IF-UPDATE when BP change</w:t>
        </w:r>
      </w:ins>
      <w:ins w:id="369" w:author="Nicol Pěčková" w:date="2026-05-13T13:57:00Z" w16du:dateUtc="2026-05-13T11:57:00Z">
        <w:r w:rsidR="00CB7408">
          <w:t>s</w:t>
        </w:r>
      </w:ins>
      <w:ins w:id="370" w:author="Tomáš Wiedermann" w:date="2026-05-13T12:47:00Z" w16du:dateUtc="2026-05-13T10:47:00Z">
        <w:r w:rsidR="002F6F0A" w:rsidRPr="00F90938">
          <w:t xml:space="preserve"> in MDG.</w:t>
        </w:r>
      </w:ins>
      <w:del w:id="371" w:author="Tomáš Wiedermann" w:date="2026-05-13T12:47:00Z" w16du:dateUtc="2026-05-13T10:47:00Z">
        <w:r w:rsidR="00AF6B23">
          <w:delText xml:space="preserve">When BP will be created/updated in </w:delText>
        </w:r>
        <w:r w:rsidR="00AF6B23" w:rsidRPr="00FA0C58">
          <w:delText>MDG</w:delText>
        </w:r>
        <w:r w:rsidR="00AF6B23">
          <w:delText xml:space="preserve">, then </w:delText>
        </w:r>
        <w:r w:rsidR="00AF6B23" w:rsidRPr="00FA0C58">
          <w:delText>MDG call</w:delText>
        </w:r>
        <w:r w:rsidR="00AF6B23">
          <w:delText>s</w:delText>
        </w:r>
        <w:r w:rsidR="00AF6B23" w:rsidRPr="00FA0C58">
          <w:delText xml:space="preserve"> </w:delText>
        </w:r>
      </w:del>
      <w:del w:id="372" w:author="Tomáš Wiedermann" w:date="2026-05-13T12:46:00Z" w16du:dateUtc="2026-05-13T10:46:00Z">
        <w:r w:rsidR="00AF6B23" w:rsidRPr="00FA0C58">
          <w:delText>BAPI</w:delText>
        </w:r>
        <w:r w:rsidR="005D46B9">
          <w:delText xml:space="preserve"> to</w:delText>
        </w:r>
        <w:r w:rsidR="00AF6B23" w:rsidRPr="00FA0C58">
          <w:delText xml:space="preserve"> BP maintain in SAP CZ via RFC</w:delText>
        </w:r>
      </w:del>
      <w:del w:id="373" w:author="Tomáš Wiedermann" w:date="2026-05-13T12:47:00Z" w16du:dateUtc="2026-05-13T10:47:00Z">
        <w:r w:rsidR="00AF6B23">
          <w:delText>.</w:delText>
        </w:r>
      </w:del>
    </w:p>
    <w:p w14:paraId="4DE1998B" w14:textId="77777777" w:rsidR="002F6F0A" w:rsidRDefault="002F6F0A" w:rsidP="00AF6B23"/>
    <w:p w14:paraId="4E97CE64" w14:textId="77777777" w:rsidR="00AF6B23" w:rsidRDefault="00AF6B23" w:rsidP="00AF6B23">
      <w:r>
        <w:t xml:space="preserve">In case </w:t>
      </w:r>
      <w:del w:id="374" w:author="Nicol Pěčková" w:date="2026-05-13T13:57:00Z" w16du:dateUtc="2026-05-13T11:57:00Z">
        <w:r w:rsidDel="00CB7408">
          <w:delText xml:space="preserve">of </w:delText>
        </w:r>
      </w:del>
      <w:r>
        <w:t xml:space="preserve">any error occurs, MDG request will remain in status </w:t>
      </w:r>
      <w:r w:rsidRPr="007D13BC">
        <w:t>Replication in process</w:t>
      </w:r>
      <w:r>
        <w:t xml:space="preserve"> and MDG administrator will be notified.</w:t>
      </w:r>
    </w:p>
    <w:p w14:paraId="30D5B143" w14:textId="77777777" w:rsidR="00AF6B23" w:rsidRDefault="00AF6B23" w:rsidP="00AF6B23"/>
    <w:p w14:paraId="10FE3681" w14:textId="77777777" w:rsidR="00AF6B23" w:rsidRPr="00FA0C58" w:rsidRDefault="00AF6B23" w:rsidP="00AF6B23">
      <w:pPr>
        <w:rPr>
          <w:lang w:val="cs-CZ"/>
        </w:rPr>
      </w:pPr>
      <w:r>
        <w:t>Prerequisites:</w:t>
      </w:r>
    </w:p>
    <w:p w14:paraId="037D9A34" w14:textId="23E25E72" w:rsidR="00AF6B23" w:rsidRPr="00FA0C58" w:rsidRDefault="00AF6B23" w:rsidP="00AF6B23">
      <w:pPr>
        <w:numPr>
          <w:ilvl w:val="0"/>
          <w:numId w:val="83"/>
        </w:numPr>
        <w:tabs>
          <w:tab w:val="num" w:pos="1440"/>
        </w:tabs>
        <w:rPr>
          <w:lang w:val="cs-CZ"/>
        </w:rPr>
      </w:pPr>
      <w:del w:id="375" w:author="Tomáš Wiedermann" w:date="2026-05-13T12:48:00Z" w16du:dateUtc="2026-05-13T10:48:00Z">
        <w:r w:rsidRPr="00FA0C58">
          <w:delText>RFC destination for SAP CZ will be maintained in MDG</w:delText>
        </w:r>
      </w:del>
      <w:ins w:id="376" w:author="Tomáš Wiedermann" w:date="2026-05-13T12:48:00Z" w16du:dateUtc="2026-05-13T10:48:00Z">
        <w:r w:rsidR="003222EC">
          <w:t>IF-UPDATE must be implemented t</w:t>
        </w:r>
      </w:ins>
      <w:ins w:id="377" w:author="Tomáš Wiedermann" w:date="2026-05-13T12:49:00Z" w16du:dateUtc="2026-05-13T10:49:00Z">
        <w:r w:rsidR="003222EC">
          <w:t xml:space="preserve">o receive </w:t>
        </w:r>
      </w:ins>
      <w:ins w:id="378" w:author="Tomáš Wiedermann" w:date="2026-05-13T13:07:00Z" w16du:dateUtc="2026-05-13T11:07:00Z">
        <w:r w:rsidR="006E4E65">
          <w:t>BP create/change from MDG</w:t>
        </w:r>
      </w:ins>
    </w:p>
    <w:p w14:paraId="04917E3B" w14:textId="2657C7BB" w:rsidR="00AF6B23" w:rsidRPr="0025781C" w:rsidRDefault="00AF6B23" w:rsidP="00AF6B23">
      <w:pPr>
        <w:numPr>
          <w:ilvl w:val="0"/>
          <w:numId w:val="83"/>
        </w:numPr>
        <w:tabs>
          <w:tab w:val="num" w:pos="1440"/>
        </w:tabs>
        <w:rPr>
          <w:del w:id="379" w:author="Tomáš Wiedermann" w:date="2026-05-13T13:07:00Z" w16du:dateUtc="2026-05-13T11:07:00Z"/>
          <w:lang w:val="cs-CZ"/>
        </w:rPr>
      </w:pPr>
      <w:del w:id="380" w:author="Tomáš Wiedermann" w:date="2026-05-13T13:07:00Z" w16du:dateUtc="2026-05-13T11:07:00Z">
        <w:r w:rsidRPr="00FA0C58">
          <w:delText xml:space="preserve">Technical user </w:delText>
        </w:r>
        <w:r w:rsidR="000F7D2D">
          <w:delText>with</w:delText>
        </w:r>
        <w:r w:rsidR="00BF4C7F">
          <w:delText xml:space="preserve"> </w:delText>
        </w:r>
        <w:r w:rsidRPr="00FA0C58">
          <w:delText xml:space="preserve">sufficient authorization </w:delText>
        </w:r>
        <w:r w:rsidRPr="000F7D2D">
          <w:delText>for</w:delText>
        </w:r>
        <w:r w:rsidRPr="00FA0C58">
          <w:delText xml:space="preserve"> BP </w:delText>
        </w:r>
        <w:r w:rsidR="008A0462" w:rsidRPr="00FA0C58">
          <w:delText>maintena</w:delText>
        </w:r>
        <w:r w:rsidR="008A0462">
          <w:delText>nce</w:delText>
        </w:r>
        <w:r w:rsidRPr="00FA0C58">
          <w:delText xml:space="preserve"> in </w:delText>
        </w:r>
        <w:r w:rsidR="00BF4C7F">
          <w:delText>SAP CZ</w:delText>
        </w:r>
        <w:r w:rsidRPr="00FA0C58">
          <w:delText xml:space="preserve"> </w:delText>
        </w:r>
        <w:r w:rsidR="00990FEA">
          <w:delText>system</w:delText>
        </w:r>
      </w:del>
    </w:p>
    <w:p w14:paraId="4A26099F" w14:textId="618257F3" w:rsidR="00196293" w:rsidRPr="00AA5935" w:rsidRDefault="00196293" w:rsidP="00AF6B23">
      <w:pPr>
        <w:numPr>
          <w:ilvl w:val="0"/>
          <w:numId w:val="83"/>
        </w:numPr>
        <w:tabs>
          <w:tab w:val="num" w:pos="1440"/>
        </w:tabs>
        <w:rPr>
          <w:lang w:val="cs-CZ"/>
        </w:rPr>
      </w:pPr>
      <w:r>
        <w:t xml:space="preserve">Prepare </w:t>
      </w:r>
      <w:r w:rsidR="00BF7788">
        <w:t>BTP integration for interfaces</w:t>
      </w:r>
      <w:r w:rsidR="00660C4E">
        <w:t xml:space="preserve"> IF-MAINTAIN, IF-UPDATE and IF-NOTIFY</w:t>
      </w:r>
    </w:p>
    <w:p w14:paraId="155A2B39" w14:textId="6387FDEB" w:rsidR="00FD62D9" w:rsidRPr="00610F5E" w:rsidRDefault="00892D2E" w:rsidP="00AF6B23">
      <w:pPr>
        <w:numPr>
          <w:ilvl w:val="0"/>
          <w:numId w:val="83"/>
        </w:numPr>
        <w:tabs>
          <w:tab w:val="num" w:pos="1440"/>
        </w:tabs>
        <w:rPr>
          <w:lang w:val="cs-CZ"/>
        </w:rPr>
      </w:pPr>
      <w:r w:rsidRPr="00610F5E">
        <w:t xml:space="preserve">Extend </w:t>
      </w:r>
      <w:r w:rsidR="00334923" w:rsidRPr="00610F5E">
        <w:t xml:space="preserve">ROBOT </w:t>
      </w:r>
      <w:r w:rsidR="005B07AE" w:rsidRPr="00610F5E">
        <w:t xml:space="preserve">for </w:t>
      </w:r>
      <w:r w:rsidR="00B52F27" w:rsidRPr="00610F5E">
        <w:t>calling IF-MAINTAIN</w:t>
      </w:r>
      <w:r w:rsidR="00E82AA0" w:rsidRPr="00610F5E">
        <w:t xml:space="preserve"> published in </w:t>
      </w:r>
      <w:r w:rsidR="00C25A5A" w:rsidRPr="00610F5E">
        <w:t>SAP BTP</w:t>
      </w:r>
    </w:p>
    <w:p w14:paraId="25966FD4" w14:textId="73250752" w:rsidR="00892D2E" w:rsidRPr="00610F5E" w:rsidRDefault="00DB25BF" w:rsidP="00AF6B23">
      <w:pPr>
        <w:numPr>
          <w:ilvl w:val="0"/>
          <w:numId w:val="83"/>
        </w:numPr>
        <w:tabs>
          <w:tab w:val="num" w:pos="1440"/>
        </w:tabs>
        <w:rPr>
          <w:lang w:val="cs-CZ"/>
        </w:rPr>
      </w:pPr>
      <w:r w:rsidRPr="00610F5E">
        <w:t>Implement iFl</w:t>
      </w:r>
      <w:r w:rsidR="00A915DF" w:rsidRPr="00610F5E">
        <w:t>ow in SAP BP</w:t>
      </w:r>
      <w:r w:rsidR="0019485B" w:rsidRPr="00610F5E">
        <w:t xml:space="preserve"> for</w:t>
      </w:r>
      <w:r w:rsidR="00B52F27" w:rsidRPr="00610F5E">
        <w:t xml:space="preserve"> interface</w:t>
      </w:r>
      <w:r w:rsidR="00DB4130" w:rsidRPr="00610F5E">
        <w:t xml:space="preserve"> IF-NOTIFY</w:t>
      </w:r>
      <w:r w:rsidR="0019485B" w:rsidRPr="00610F5E">
        <w:t xml:space="preserve"> with logic extending BP in SAP CZ </w:t>
      </w:r>
      <w:r w:rsidR="00B44CAC" w:rsidRPr="00610F5E">
        <w:t xml:space="preserve">with data from </w:t>
      </w:r>
      <w:r w:rsidR="00334923" w:rsidRPr="00610F5E">
        <w:t>ROBOT request</w:t>
      </w:r>
    </w:p>
    <w:p w14:paraId="28FFB274" w14:textId="77777777" w:rsidR="00AF6B23" w:rsidRDefault="00AF6B23" w:rsidP="00AF6B23"/>
    <w:p w14:paraId="486AEC5F" w14:textId="3D8E2775" w:rsidR="002D63A7" w:rsidRDefault="000763B3" w:rsidP="00AA5935">
      <w:pPr>
        <w:keepNext/>
      </w:pPr>
      <w:del w:id="381" w:author="Nicol Pěčková" w:date="2026-05-13T10:55:00Z" w16du:dateUtc="2026-05-13T08:55:00Z">
        <w:r w:rsidDel="00BB3B2C">
          <w:rPr>
            <w:noProof/>
          </w:rPr>
          <w:lastRenderedPageBreak/>
          <w:drawing>
            <wp:inline distT="0" distB="0" distL="0" distR="0" wp14:anchorId="4BA6E5D7" wp14:editId="2C1644EE">
              <wp:extent cx="5040000" cy="1767600"/>
              <wp:effectExtent l="0" t="0" r="8255" b="4445"/>
              <wp:docPr id="104880933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1767600"/>
                      </a:xfrm>
                      <a:prstGeom prst="rect">
                        <a:avLst/>
                      </a:prstGeom>
                      <a:noFill/>
                    </pic:spPr>
                  </pic:pic>
                </a:graphicData>
              </a:graphic>
            </wp:inline>
          </w:drawing>
        </w:r>
      </w:del>
      <w:ins w:id="382" w:author="Nicol Pěčková" w:date="2026-05-13T10:55:00Z" w16du:dateUtc="2026-05-13T08:55:00Z">
        <w:r w:rsidR="00BB3B2C">
          <w:rPr>
            <w:noProof/>
          </w:rPr>
          <w:drawing>
            <wp:inline distT="0" distB="0" distL="0" distR="0" wp14:anchorId="06ADF6EB" wp14:editId="4670F74F">
              <wp:extent cx="5047615" cy="1889910"/>
              <wp:effectExtent l="0" t="0" r="635" b="0"/>
              <wp:docPr id="894111975"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73577" cy="1899631"/>
                      </a:xfrm>
                      <a:prstGeom prst="rect">
                        <a:avLst/>
                      </a:prstGeom>
                      <a:noFill/>
                    </pic:spPr>
                  </pic:pic>
                </a:graphicData>
              </a:graphic>
            </wp:inline>
          </w:drawing>
        </w:r>
      </w:ins>
    </w:p>
    <w:p w14:paraId="09F82DB8" w14:textId="2F70095B" w:rsidR="000763B3" w:rsidRDefault="002D63A7" w:rsidP="00AA5935">
      <w:pPr>
        <w:pStyle w:val="Titulek"/>
        <w:jc w:val="both"/>
      </w:pPr>
      <w:r>
        <w:t xml:space="preserve">Figure </w:t>
      </w:r>
      <w:r>
        <w:fldChar w:fldCharType="begin"/>
      </w:r>
      <w:r>
        <w:instrText xml:space="preserve"> SEQ Figure \* ARABIC </w:instrText>
      </w:r>
      <w:r>
        <w:fldChar w:fldCharType="separate"/>
      </w:r>
      <w:r w:rsidR="00850D8E">
        <w:rPr>
          <w:noProof/>
        </w:rPr>
        <w:t>26</w:t>
      </w:r>
      <w:r>
        <w:fldChar w:fldCharType="end"/>
      </w:r>
      <w:r>
        <w:t>: Integration of SAP CZ</w:t>
      </w:r>
    </w:p>
    <w:p w14:paraId="1303C831" w14:textId="77777777" w:rsidR="007928C6" w:rsidRDefault="007928C6" w:rsidP="00D44C60"/>
    <w:p w14:paraId="46892BDA" w14:textId="15087364" w:rsidR="00FA0C58" w:rsidRPr="00FA0C58" w:rsidRDefault="00AC0617" w:rsidP="00CA0534">
      <w:pPr>
        <w:pStyle w:val="Nadpis3"/>
      </w:pPr>
      <w:bookmarkStart w:id="383" w:name="_Ref225235715"/>
      <w:r>
        <w:t xml:space="preserve"> </w:t>
      </w:r>
      <w:bookmarkStart w:id="384" w:name="_Ref225505849"/>
      <w:bookmarkStart w:id="385" w:name="_Toc229586709"/>
      <w:r w:rsidR="00FA0C58" w:rsidRPr="00FA0C58">
        <w:t xml:space="preserve">cVerify </w:t>
      </w:r>
      <w:r w:rsidR="00FA0C58" w:rsidRPr="00CA0534">
        <w:rPr>
          <w:lang w:val="en-US"/>
        </w:rPr>
        <w:t>change process</w:t>
      </w:r>
      <w:bookmarkEnd w:id="383"/>
      <w:bookmarkEnd w:id="384"/>
      <w:bookmarkEnd w:id="385"/>
    </w:p>
    <w:p w14:paraId="656DF55F" w14:textId="77777777" w:rsidR="0009497D" w:rsidRDefault="0009497D" w:rsidP="00CA0534">
      <w:pPr>
        <w:rPr>
          <w:lang w:val="cs-CZ"/>
        </w:rPr>
      </w:pPr>
    </w:p>
    <w:p w14:paraId="766A4B25" w14:textId="77777777" w:rsidR="00293B1D" w:rsidRPr="00B31AE9" w:rsidRDefault="00293B1D" w:rsidP="00293B1D">
      <w:r w:rsidRPr="00B31AE9">
        <w:t>cVerify process can remain unchanged</w:t>
      </w:r>
      <w:del w:id="386" w:author="Tomáš Wiedermann" w:date="2026-05-13T13:08:00Z" w16du:dateUtc="2026-05-13T11:08:00Z">
        <w:r w:rsidRPr="00B31AE9">
          <w:delText xml:space="preserve"> from registry and user perspective</w:delText>
        </w:r>
      </w:del>
      <w:r w:rsidRPr="00B31AE9">
        <w:t>.</w:t>
      </w:r>
    </w:p>
    <w:p w14:paraId="66D1C7A5" w14:textId="209DBB79" w:rsidR="00293B1D" w:rsidRDefault="00293B1D" w:rsidP="00293B1D">
      <w:pPr>
        <w:rPr>
          <w:del w:id="387" w:author="Tomáš Wiedermann" w:date="2026-05-13T13:08:00Z" w16du:dateUtc="2026-05-13T11:08:00Z"/>
        </w:rPr>
      </w:pPr>
      <w:del w:id="388" w:author="Tomáš Wiedermann" w:date="2026-05-13T13:08:00Z" w16du:dateUtc="2026-05-13T11:08:00Z">
        <w:r w:rsidRPr="00B31AE9">
          <w:delText xml:space="preserve">Change will be </w:delText>
        </w:r>
        <w:r w:rsidR="00B857AF">
          <w:delText xml:space="preserve">after the </w:delText>
        </w:r>
        <w:r w:rsidRPr="00B31AE9">
          <w:delText>process of BP update (save changes).</w:delText>
        </w:r>
      </w:del>
    </w:p>
    <w:p w14:paraId="34B1607B" w14:textId="77777777" w:rsidR="00105880" w:rsidRDefault="00105880" w:rsidP="00293B1D"/>
    <w:p w14:paraId="616D812F" w14:textId="5898C189" w:rsidR="00586695" w:rsidRPr="00F11AA6" w:rsidRDefault="005B46F5" w:rsidP="00586695">
      <w:r>
        <w:t>After manual approval and direct data change in SAP CZ,</w:t>
      </w:r>
      <w:ins w:id="389" w:author="Tomáš Wiedermann" w:date="2026-05-13T13:09:00Z" w16du:dateUtc="2026-05-13T11:09:00Z">
        <w:r>
          <w:t xml:space="preserve"> </w:t>
        </w:r>
        <w:r w:rsidR="00E20867">
          <w:t xml:space="preserve">DRF will replicate the change of BP </w:t>
        </w:r>
        <w:r w:rsidR="00311655">
          <w:t>to</w:t>
        </w:r>
        <w:r w:rsidR="00E20867">
          <w:t xml:space="preserve"> </w:t>
        </w:r>
      </w:ins>
      <w:del w:id="390" w:author="Tomáš Wiedermann" w:date="2026-05-13T13:09:00Z" w16du:dateUtc="2026-05-13T11:09:00Z">
        <w:r w:rsidDel="00C04AA0">
          <w:delText xml:space="preserve"> </w:delText>
        </w:r>
        <w:r>
          <w:delText xml:space="preserve">the </w:delText>
        </w:r>
        <w:r w:rsidR="00B3089E">
          <w:delText xml:space="preserve">process will be </w:delText>
        </w:r>
        <w:r w:rsidR="00EE071E">
          <w:delText>extended</w:delText>
        </w:r>
        <w:r w:rsidR="00B3089E">
          <w:delText xml:space="preserve"> </w:delText>
        </w:r>
        <w:r w:rsidR="00DA1A6E">
          <w:delText xml:space="preserve">with </w:delText>
        </w:r>
        <w:r w:rsidR="00417D61">
          <w:delText xml:space="preserve">call </w:delText>
        </w:r>
      </w:del>
      <w:r w:rsidR="00417D61">
        <w:t xml:space="preserve">MDG </w:t>
      </w:r>
      <w:ins w:id="391" w:author="Tomáš Wiedermann" w:date="2026-05-13T13:09:00Z" w16du:dateUtc="2026-05-13T11:09:00Z">
        <w:r w:rsidR="00C04D08">
          <w:t xml:space="preserve">via </w:t>
        </w:r>
      </w:ins>
      <w:r w:rsidR="00417D61">
        <w:t>integration API</w:t>
      </w:r>
      <w:ins w:id="392" w:author="Tomáš Wiedermann" w:date="2026-05-13T13:09:00Z" w16du:dateUtc="2026-05-13T11:09:00Z">
        <w:r w:rsidR="00EA122E">
          <w:t xml:space="preserve"> IF-MAINTAIN</w:t>
        </w:r>
        <w:r w:rsidR="006B107F">
          <w:t xml:space="preserve"> on SAP BTP</w:t>
        </w:r>
      </w:ins>
      <w:r w:rsidR="00157346">
        <w:t>.</w:t>
      </w:r>
      <w:r w:rsidR="00B3089E">
        <w:t xml:space="preserve"> </w:t>
      </w:r>
      <w:r w:rsidR="00F97691">
        <w:t>So, the c</w:t>
      </w:r>
      <w:r w:rsidR="00586695" w:rsidRPr="00F11AA6">
        <w:t xml:space="preserve">hange request </w:t>
      </w:r>
      <w:r w:rsidR="005F0C26">
        <w:t>in</w:t>
      </w:r>
      <w:r w:rsidR="00586695" w:rsidRPr="00F11AA6">
        <w:t xml:space="preserve"> MDG will be created after </w:t>
      </w:r>
      <w:r w:rsidR="00A05E26">
        <w:t xml:space="preserve">data changes </w:t>
      </w:r>
      <w:r w:rsidR="005F0C26">
        <w:t xml:space="preserve">in </w:t>
      </w:r>
      <w:r w:rsidR="00411A04">
        <w:t>SAP CZ are completely saved.</w:t>
      </w:r>
    </w:p>
    <w:p w14:paraId="3F58BC8E" w14:textId="77777777" w:rsidR="009472EA" w:rsidRDefault="009472EA" w:rsidP="00293B1D"/>
    <w:p w14:paraId="723F9B95" w14:textId="6D98A16D" w:rsidR="0061762A" w:rsidRDefault="0061762A" w:rsidP="00293B1D">
      <w:r>
        <w:t xml:space="preserve">No </w:t>
      </w:r>
      <w:r w:rsidR="0087713F">
        <w:t>data</w:t>
      </w:r>
      <w:r w:rsidR="005A1303">
        <w:t xml:space="preserve"> of BP</w:t>
      </w:r>
      <w:r w:rsidR="0087713F">
        <w:t xml:space="preserve"> will be replicated back from MDG</w:t>
      </w:r>
      <w:r w:rsidR="00F652A3">
        <w:t xml:space="preserve"> to SAP CZ after </w:t>
      </w:r>
      <w:r w:rsidR="002305FC">
        <w:t xml:space="preserve">the standard process </w:t>
      </w:r>
      <w:r w:rsidR="00B1465F">
        <w:t>finished in MDG.</w:t>
      </w:r>
    </w:p>
    <w:p w14:paraId="035EA970" w14:textId="77777777" w:rsidR="00586695" w:rsidRPr="00B31AE9" w:rsidRDefault="00586695" w:rsidP="00293B1D"/>
    <w:p w14:paraId="5993261F" w14:textId="57309956" w:rsidR="009E294B" w:rsidRPr="00B31AE9" w:rsidRDefault="009E294B" w:rsidP="009E294B">
      <w:r w:rsidRPr="00B31AE9">
        <w:t>Prerequisites</w:t>
      </w:r>
      <w:r w:rsidR="00875359">
        <w:t xml:space="preserve"> </w:t>
      </w:r>
      <w:r w:rsidR="001A77B7">
        <w:t>for</w:t>
      </w:r>
      <w:r w:rsidR="00875359">
        <w:t xml:space="preserve"> SAP CZ</w:t>
      </w:r>
      <w:r w:rsidRPr="00B31AE9">
        <w:t>:</w:t>
      </w:r>
    </w:p>
    <w:p w14:paraId="7D2A667F" w14:textId="1348678A" w:rsidR="009E294B" w:rsidRPr="00B31AE9" w:rsidRDefault="009E294B" w:rsidP="009E294B">
      <w:pPr>
        <w:pStyle w:val="Odstavecseseznamem"/>
        <w:numPr>
          <w:ilvl w:val="0"/>
          <w:numId w:val="105"/>
        </w:numPr>
        <w:rPr>
          <w:del w:id="393" w:author="Tomáš Wiedermann" w:date="2026-05-13T13:10:00Z" w16du:dateUtc="2026-05-13T11:10:00Z"/>
          <w:lang w:val="cs-CZ"/>
        </w:rPr>
      </w:pPr>
      <w:del w:id="394" w:author="Tomáš Wiedermann" w:date="2026-05-13T13:10:00Z" w16du:dateUtc="2026-05-13T11:10:00Z">
        <w:r w:rsidRPr="00B31AE9">
          <w:delText>RFC for MDG must be maintained in SAP CZ, including technical user with sufficient authorizations in MDG</w:delText>
        </w:r>
      </w:del>
    </w:p>
    <w:p w14:paraId="1C47884B" w14:textId="12FF410C" w:rsidR="009E294B" w:rsidRPr="000337E8" w:rsidRDefault="009E294B" w:rsidP="00AA5935">
      <w:pPr>
        <w:pStyle w:val="Odstavecseseznamem"/>
        <w:numPr>
          <w:ilvl w:val="0"/>
          <w:numId w:val="105"/>
        </w:numPr>
        <w:rPr>
          <w:ins w:id="395" w:author="Tomáš Wiedermann" w:date="2026-05-13T13:11:00Z" w16du:dateUtc="2026-05-13T11:11:00Z"/>
          <w:lang w:val="cs-CZ"/>
        </w:rPr>
      </w:pPr>
      <w:r w:rsidRPr="00B31AE9">
        <w:t>Implement IF-MAINTAIN in</w:t>
      </w:r>
      <w:r w:rsidR="007154CC">
        <w:t xml:space="preserve"> </w:t>
      </w:r>
      <w:ins w:id="396" w:author="Tomáš Wiedermann" w:date="2026-05-13T13:11:00Z" w16du:dateUtc="2026-05-13T11:11:00Z">
        <w:r w:rsidR="00466E35">
          <w:t>SAP BTP</w:t>
        </w:r>
      </w:ins>
      <w:del w:id="397" w:author="Tomáš Wiedermann" w:date="2026-05-13T13:11:00Z" w16du:dateUtc="2026-05-13T11:11:00Z">
        <w:r w:rsidR="0047306A">
          <w:delText xml:space="preserve">BP save </w:delText>
        </w:r>
        <w:r w:rsidR="00CF20E5">
          <w:delText xml:space="preserve">process </w:delText>
        </w:r>
        <w:r w:rsidR="00D823B3">
          <w:delText>if data are changed via cVerify</w:delText>
        </w:r>
      </w:del>
    </w:p>
    <w:p w14:paraId="7CEF253B" w14:textId="50A30446" w:rsidR="00097BC7" w:rsidRPr="00082F3F" w:rsidRDefault="00097BC7" w:rsidP="00082F3F">
      <w:pPr>
        <w:pStyle w:val="Odstavecseseznamem"/>
        <w:numPr>
          <w:ilvl w:val="0"/>
          <w:numId w:val="105"/>
        </w:numPr>
        <w:rPr>
          <w:lang w:val="cs-CZ"/>
        </w:rPr>
      </w:pPr>
      <w:ins w:id="398" w:author="Tomáš Wiedermann" w:date="2026-05-13T13:11:00Z" w16du:dateUtc="2026-05-13T11:11:00Z">
        <w:r>
          <w:t xml:space="preserve">Send </w:t>
        </w:r>
        <w:r w:rsidR="00EF644D">
          <w:t xml:space="preserve">changes with </w:t>
        </w:r>
        <w:r>
          <w:t xml:space="preserve">DRF </w:t>
        </w:r>
        <w:r w:rsidR="00EF644D">
          <w:t xml:space="preserve">to SAP BTP </w:t>
        </w:r>
      </w:ins>
      <w:ins w:id="399" w:author="Tomáš Wiedermann" w:date="2026-05-13T13:12:00Z" w16du:dateUtc="2026-05-13T11:12:00Z">
        <w:r w:rsidR="008A4407">
          <w:t xml:space="preserve">after </w:t>
        </w:r>
      </w:ins>
      <w:ins w:id="400" w:author="Tomáš Wiedermann" w:date="2026-05-13T13:11:00Z" w16du:dateUtc="2026-05-13T11:11:00Z">
        <w:r>
          <w:t>BP save process</w:t>
        </w:r>
      </w:ins>
    </w:p>
    <w:p w14:paraId="706E2F68" w14:textId="77777777" w:rsidR="009E294B" w:rsidRDefault="009E294B" w:rsidP="00293B1D">
      <w:pPr>
        <w:rPr>
          <w:del w:id="401" w:author="Tomáš Wiedermann" w:date="2026-05-13T13:12:00Z" w16du:dateUtc="2026-05-13T11:12:00Z"/>
        </w:rPr>
      </w:pPr>
    </w:p>
    <w:p w14:paraId="6AEFFA9A" w14:textId="7AD3B459" w:rsidR="00293B1D" w:rsidRPr="001C7309" w:rsidRDefault="00293B1D" w:rsidP="00293B1D"/>
    <w:p w14:paraId="639ECD1D" w14:textId="77777777" w:rsidR="00293B1D" w:rsidRDefault="00293B1D" w:rsidP="00CA0534">
      <w:pPr>
        <w:rPr>
          <w:lang w:val="cs-CZ"/>
        </w:rPr>
      </w:pPr>
    </w:p>
    <w:p w14:paraId="412F75AF" w14:textId="239C57AB" w:rsidR="002D63A7" w:rsidRDefault="00B82D29" w:rsidP="00AA5935">
      <w:pPr>
        <w:keepNext/>
      </w:pPr>
      <w:del w:id="402" w:author="Nicol Pěčková" w:date="2026-05-13T10:29:00Z" w16du:dateUtc="2026-05-13T08:29:00Z">
        <w:r w:rsidDel="00DA4A70">
          <w:rPr>
            <w:noProof/>
          </w:rPr>
          <w:lastRenderedPageBreak/>
          <w:drawing>
            <wp:inline distT="0" distB="0" distL="0" distR="0" wp14:anchorId="75CAF7A3" wp14:editId="7AF28F50">
              <wp:extent cx="3942607" cy="2041086"/>
              <wp:effectExtent l="0" t="0" r="1270" b="0"/>
              <wp:docPr id="90340820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72895" cy="2056766"/>
                      </a:xfrm>
                      <a:prstGeom prst="rect">
                        <a:avLst/>
                      </a:prstGeom>
                      <a:noFill/>
                    </pic:spPr>
                  </pic:pic>
                </a:graphicData>
              </a:graphic>
            </wp:inline>
          </w:drawing>
        </w:r>
      </w:del>
      <w:ins w:id="403" w:author="Nicol Pěčková" w:date="2026-05-13T10:36:00Z" w16du:dateUtc="2026-05-13T08:36:00Z">
        <w:r w:rsidR="00077ED7">
          <w:rPr>
            <w:noProof/>
          </w:rPr>
          <w:drawing>
            <wp:inline distT="0" distB="0" distL="0" distR="0" wp14:anchorId="59399C8F" wp14:editId="04FD0D44">
              <wp:extent cx="3955721" cy="2047875"/>
              <wp:effectExtent l="0" t="0" r="6985" b="0"/>
              <wp:docPr id="62296627"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64355" cy="2052345"/>
                      </a:xfrm>
                      <a:prstGeom prst="rect">
                        <a:avLst/>
                      </a:prstGeom>
                      <a:noFill/>
                    </pic:spPr>
                  </pic:pic>
                </a:graphicData>
              </a:graphic>
            </wp:inline>
          </w:drawing>
        </w:r>
      </w:ins>
    </w:p>
    <w:p w14:paraId="43E05B1A" w14:textId="7823C4AB" w:rsidR="00A76ACE" w:rsidRDefault="002D63A7" w:rsidP="00AA5935">
      <w:pPr>
        <w:pStyle w:val="Titulek"/>
        <w:jc w:val="both"/>
      </w:pPr>
      <w:r>
        <w:t xml:space="preserve">Figure </w:t>
      </w:r>
      <w:r>
        <w:rPr>
          <w:i w:val="0"/>
        </w:rPr>
        <w:fldChar w:fldCharType="begin"/>
      </w:r>
      <w:r>
        <w:instrText xml:space="preserve"> SEQ Figure \* ARABIC </w:instrText>
      </w:r>
      <w:r>
        <w:rPr>
          <w:i w:val="0"/>
        </w:rPr>
        <w:fldChar w:fldCharType="separate"/>
      </w:r>
      <w:r w:rsidR="00850D8E">
        <w:rPr>
          <w:noProof/>
        </w:rPr>
        <w:t>27</w:t>
      </w:r>
      <w:r>
        <w:rPr>
          <w:i w:val="0"/>
        </w:rPr>
        <w:fldChar w:fldCharType="end"/>
      </w:r>
      <w:r>
        <w:t>: Integrations in cVerify process</w:t>
      </w:r>
    </w:p>
    <w:p w14:paraId="2931FB1C" w14:textId="77777777" w:rsidR="00131AF7" w:rsidRPr="002C7317" w:rsidRDefault="00131AF7" w:rsidP="002C7317"/>
    <w:p w14:paraId="42B72783" w14:textId="703B9ECA" w:rsidR="00C916B1" w:rsidRDefault="00982870" w:rsidP="00D44C60">
      <w:pPr>
        <w:pStyle w:val="Nadpis2"/>
      </w:pPr>
      <w:bookmarkStart w:id="404" w:name="_Toc229586710"/>
      <w:r w:rsidRPr="00982870">
        <w:t>BE</w:t>
      </w:r>
      <w:bookmarkEnd w:id="404"/>
    </w:p>
    <w:p w14:paraId="74EA65F5" w14:textId="77777777" w:rsidR="00BF131B" w:rsidRDefault="00BF131B" w:rsidP="003136DA"/>
    <w:p w14:paraId="14E0BC22" w14:textId="46261BFD" w:rsidR="009D2D8D" w:rsidRDefault="004B501C" w:rsidP="009D2D8D">
      <w:r w:rsidRPr="00610F5E">
        <w:t>DRF</w:t>
      </w:r>
      <w:r w:rsidR="009D2D8D" w:rsidRPr="00610F5E">
        <w:t xml:space="preserve"> must be extended with create change request via IF-MAINTAIN in </w:t>
      </w:r>
      <w:r w:rsidRPr="00610F5E">
        <w:t xml:space="preserve">SAP BTP </w:t>
      </w:r>
      <w:r w:rsidR="009D2D8D" w:rsidRPr="00610F5E">
        <w:t>to ensure all changes on BP in SAP BE will be replicated to the MDG.</w:t>
      </w:r>
    </w:p>
    <w:p w14:paraId="481DBB20" w14:textId="74AF394E" w:rsidR="0031738B" w:rsidRDefault="00B2101B" w:rsidP="0031738B">
      <w:r w:rsidRPr="00F90938">
        <w:t xml:space="preserve">API GW in </w:t>
      </w:r>
      <w:r w:rsidR="009248CC" w:rsidRPr="00F90938">
        <w:t xml:space="preserve">BE will be notified </w:t>
      </w:r>
      <w:r w:rsidR="002D2763" w:rsidRPr="00F90938">
        <w:t>with IF-UPDATE</w:t>
      </w:r>
      <w:r w:rsidR="00FF2012" w:rsidRPr="00F90938">
        <w:t xml:space="preserve"> </w:t>
      </w:r>
      <w:r w:rsidR="002440FD" w:rsidRPr="00F90938">
        <w:t xml:space="preserve">when BP </w:t>
      </w:r>
      <w:r w:rsidRPr="00F90938">
        <w:t xml:space="preserve">change </w:t>
      </w:r>
      <w:r w:rsidR="002440FD" w:rsidRPr="00F90938">
        <w:t>in MDG</w:t>
      </w:r>
      <w:r w:rsidR="001253F6" w:rsidRPr="00F90938">
        <w:t xml:space="preserve"> and </w:t>
      </w:r>
      <w:r w:rsidR="0031738B" w:rsidRPr="00F90938">
        <w:t xml:space="preserve">with </w:t>
      </w:r>
      <w:r w:rsidR="0031738B" w:rsidRPr="00610F5E">
        <w:t>IF-NOTIFY</w:t>
      </w:r>
      <w:r w:rsidR="0031738B" w:rsidRPr="00F90938">
        <w:t xml:space="preserve"> in case </w:t>
      </w:r>
      <w:r w:rsidR="00F9362F" w:rsidRPr="00F90938">
        <w:t xml:space="preserve">any errors </w:t>
      </w:r>
      <w:r w:rsidR="00F90938" w:rsidRPr="00F90938">
        <w:t>occur</w:t>
      </w:r>
      <w:r w:rsidR="00F9362F" w:rsidRPr="00F90938">
        <w:t xml:space="preserve"> in </w:t>
      </w:r>
      <w:r w:rsidR="00F90938" w:rsidRPr="00F90938">
        <w:t>MDG.</w:t>
      </w:r>
    </w:p>
    <w:p w14:paraId="70F9488F" w14:textId="77777777" w:rsidR="00B752DC" w:rsidRPr="005B295D" w:rsidRDefault="00B752DC" w:rsidP="009D2D8D">
      <w:pPr>
        <w:rPr>
          <w:lang w:val="cs-CZ"/>
        </w:rPr>
      </w:pPr>
    </w:p>
    <w:p w14:paraId="276C988B" w14:textId="77777777" w:rsidR="009D2D8D" w:rsidRDefault="009D2D8D" w:rsidP="009D2D8D"/>
    <w:p w14:paraId="0C24DA20" w14:textId="77777777" w:rsidR="009D2D8D" w:rsidRDefault="009D2D8D" w:rsidP="009D2D8D">
      <w:r>
        <w:t>Prerequisites:</w:t>
      </w:r>
    </w:p>
    <w:p w14:paraId="39409E28" w14:textId="30E08658" w:rsidR="00C65AAF" w:rsidRPr="00610F5E" w:rsidRDefault="002E3835" w:rsidP="009D2D8D">
      <w:pPr>
        <w:pStyle w:val="Odstavecseseznamem"/>
        <w:numPr>
          <w:ilvl w:val="0"/>
          <w:numId w:val="105"/>
        </w:numPr>
        <w:rPr>
          <w:lang w:val="cs-CZ"/>
        </w:rPr>
      </w:pPr>
      <w:r w:rsidRPr="00610F5E">
        <w:t>Extend DRF</w:t>
      </w:r>
      <w:r w:rsidR="00C65AAF" w:rsidRPr="00610F5E">
        <w:t xml:space="preserve"> </w:t>
      </w:r>
      <w:r w:rsidRPr="00610F5E">
        <w:t>to call SAP B</w:t>
      </w:r>
      <w:r w:rsidR="00517EEE" w:rsidRPr="00610F5E">
        <w:t xml:space="preserve">TP </w:t>
      </w:r>
      <w:r w:rsidR="003E4DB2" w:rsidRPr="00610F5E">
        <w:t>in SAP BE</w:t>
      </w:r>
    </w:p>
    <w:p w14:paraId="06524535" w14:textId="72463FD0" w:rsidR="004B43E0" w:rsidRPr="00AA5935" w:rsidRDefault="004B43E0" w:rsidP="009D2D8D">
      <w:pPr>
        <w:pStyle w:val="Odstavecseseznamem"/>
        <w:numPr>
          <w:ilvl w:val="0"/>
          <w:numId w:val="105"/>
        </w:numPr>
        <w:rPr>
          <w:lang w:val="cs-CZ"/>
        </w:rPr>
      </w:pPr>
      <w:r>
        <w:t>Interfaces IF-UPDATE and IF-NOTIFY must be implemente</w:t>
      </w:r>
      <w:r w:rsidR="000B056A">
        <w:t>d in SAP BTP</w:t>
      </w:r>
    </w:p>
    <w:p w14:paraId="2187D09F" w14:textId="2AA5AE0D" w:rsidR="003E4DB2" w:rsidRPr="005B295D" w:rsidRDefault="003E4DB2" w:rsidP="009D2D8D">
      <w:pPr>
        <w:pStyle w:val="Odstavecseseznamem"/>
        <w:numPr>
          <w:ilvl w:val="0"/>
          <w:numId w:val="105"/>
        </w:numPr>
        <w:rPr>
          <w:lang w:val="cs-CZ"/>
        </w:rPr>
      </w:pPr>
      <w:r>
        <w:t>Prepare API GW for receiving message from interfaces IF-UPDATE and IF-NOTIFY</w:t>
      </w:r>
    </w:p>
    <w:p w14:paraId="6E2F7837" w14:textId="77777777" w:rsidR="009D2D8D" w:rsidRDefault="009D2D8D" w:rsidP="009D2D8D"/>
    <w:p w14:paraId="7C77351C" w14:textId="4B7BD726" w:rsidR="002D63A7" w:rsidRDefault="002D63A7" w:rsidP="00AA5935">
      <w:pPr>
        <w:keepNext/>
      </w:pPr>
    </w:p>
    <w:p w14:paraId="266AB82E" w14:textId="49DCBDBB" w:rsidR="009706E2" w:rsidRDefault="009706E2" w:rsidP="00AA5935">
      <w:pPr>
        <w:keepNext/>
      </w:pPr>
      <w:r>
        <w:rPr>
          <w:noProof/>
        </w:rPr>
        <w:drawing>
          <wp:inline distT="0" distB="0" distL="0" distR="0" wp14:anchorId="0D86C21D" wp14:editId="04BDEB6B">
            <wp:extent cx="6498486" cy="1630536"/>
            <wp:effectExtent l="0" t="0" r="0" b="8255"/>
            <wp:docPr id="1387302310"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578339" cy="1650572"/>
                    </a:xfrm>
                    <a:prstGeom prst="rect">
                      <a:avLst/>
                    </a:prstGeom>
                    <a:noFill/>
                  </pic:spPr>
                </pic:pic>
              </a:graphicData>
            </a:graphic>
          </wp:inline>
        </w:drawing>
      </w:r>
    </w:p>
    <w:p w14:paraId="5909A050" w14:textId="0F3CC172" w:rsidR="00460C16" w:rsidRDefault="002D63A7" w:rsidP="00E07D14">
      <w:pPr>
        <w:pStyle w:val="Titulek"/>
        <w:jc w:val="both"/>
      </w:pPr>
      <w:r>
        <w:t xml:space="preserve">Figure </w:t>
      </w:r>
      <w:r>
        <w:rPr>
          <w:i w:val="0"/>
        </w:rPr>
        <w:fldChar w:fldCharType="begin"/>
      </w:r>
      <w:r>
        <w:instrText xml:space="preserve"> SEQ Figure \* ARABIC </w:instrText>
      </w:r>
      <w:r>
        <w:rPr>
          <w:i w:val="0"/>
        </w:rPr>
        <w:fldChar w:fldCharType="separate"/>
      </w:r>
      <w:r w:rsidR="00850D8E">
        <w:rPr>
          <w:noProof/>
        </w:rPr>
        <w:t>28</w:t>
      </w:r>
      <w:r>
        <w:rPr>
          <w:i w:val="0"/>
        </w:rPr>
        <w:fldChar w:fldCharType="end"/>
      </w:r>
      <w:r>
        <w:t>: Integrations of BE environment</w:t>
      </w:r>
    </w:p>
    <w:p w14:paraId="2C71508F" w14:textId="77777777" w:rsidR="00131AF7" w:rsidRPr="00131AF7" w:rsidRDefault="00131AF7" w:rsidP="00610F5E"/>
    <w:p w14:paraId="044032D0" w14:textId="61135923" w:rsidR="00C4650C" w:rsidRDefault="009E6B11" w:rsidP="009E6B11">
      <w:pPr>
        <w:pStyle w:val="Nadpis2"/>
      </w:pPr>
      <w:bookmarkStart w:id="405" w:name="_Toc229586711"/>
      <w:r>
        <w:t>CLM</w:t>
      </w:r>
      <w:bookmarkEnd w:id="405"/>
    </w:p>
    <w:p w14:paraId="6AD12ECB" w14:textId="77777777" w:rsidR="00C4650C" w:rsidRDefault="00C4650C" w:rsidP="003136DA"/>
    <w:p w14:paraId="2C1AE1FD" w14:textId="30AEBF79" w:rsidR="00354BBC" w:rsidRDefault="00354BBC" w:rsidP="00354BBC">
      <w:r w:rsidRPr="00F24173">
        <w:t xml:space="preserve">Integration </w:t>
      </w:r>
      <w:r>
        <w:t>between</w:t>
      </w:r>
      <w:r w:rsidRPr="00F24173">
        <w:t xml:space="preserve"> </w:t>
      </w:r>
      <w:r>
        <w:t xml:space="preserve">MDG and </w:t>
      </w:r>
      <w:r w:rsidRPr="00F24173">
        <w:t xml:space="preserve">CLM will </w:t>
      </w:r>
      <w:r w:rsidR="003A2682">
        <w:t xml:space="preserve">be </w:t>
      </w:r>
      <w:r w:rsidR="00A370E6">
        <w:t>trough</w:t>
      </w:r>
      <w:r w:rsidR="00BB15D2">
        <w:t xml:space="preserve"> SAP BTP</w:t>
      </w:r>
      <w:r w:rsidR="00A370E6">
        <w:t xml:space="preserve"> and new</w:t>
      </w:r>
      <w:r w:rsidRPr="00F24173">
        <w:t xml:space="preserve"> integration interface</w:t>
      </w:r>
      <w:r w:rsidR="00B34723">
        <w:t xml:space="preserve"> IF-UPDATE which will cover whole BP lifecycle</w:t>
      </w:r>
      <w:r>
        <w:t>.</w:t>
      </w:r>
    </w:p>
    <w:p w14:paraId="1E5C7DC1" w14:textId="77777777" w:rsidR="00354BBC" w:rsidRPr="00F24173" w:rsidRDefault="00354BBC" w:rsidP="00354BBC">
      <w:pPr>
        <w:rPr>
          <w:lang w:val="cs-CZ"/>
        </w:rPr>
      </w:pPr>
      <w:r>
        <w:t>Current i</w:t>
      </w:r>
      <w:r w:rsidRPr="00F24173">
        <w:t xml:space="preserve">ntegration from SAP CZ </w:t>
      </w:r>
      <w:r>
        <w:t xml:space="preserve">to CLM must </w:t>
      </w:r>
      <w:r w:rsidRPr="00F24173">
        <w:t>be de-implemented</w:t>
      </w:r>
      <w:r>
        <w:t>.</w:t>
      </w:r>
    </w:p>
    <w:p w14:paraId="5D511C98" w14:textId="77777777" w:rsidR="00354BBC" w:rsidRDefault="00354BBC" w:rsidP="00354BBC">
      <w:r>
        <w:t>New i</w:t>
      </w:r>
      <w:r w:rsidRPr="00F24173">
        <w:t xml:space="preserve">ntegration from MDG </w:t>
      </w:r>
      <w:r>
        <w:t xml:space="preserve">to CLM </w:t>
      </w:r>
      <w:r w:rsidRPr="00F24173">
        <w:t>will be implemented</w:t>
      </w:r>
      <w:r>
        <w:t>.</w:t>
      </w:r>
    </w:p>
    <w:p w14:paraId="0BC2D800" w14:textId="4EBC4333" w:rsidR="00354BBC" w:rsidRDefault="00354BBC" w:rsidP="00354BBC">
      <w:r>
        <w:t xml:space="preserve">When BP </w:t>
      </w:r>
      <w:r w:rsidRPr="00F24173">
        <w:t xml:space="preserve">will </w:t>
      </w:r>
      <w:r>
        <w:t>be created/changed in MDG,</w:t>
      </w:r>
      <w:r w:rsidRPr="00F24173">
        <w:t xml:space="preserve"> </w:t>
      </w:r>
      <w:r w:rsidRPr="00EC02CE">
        <w:t>change</w:t>
      </w:r>
      <w:r>
        <w:t xml:space="preserve"> data will be replicated to the</w:t>
      </w:r>
      <w:r w:rsidRPr="00F24173">
        <w:t xml:space="preserve"> CLM at </w:t>
      </w:r>
      <w:r w:rsidR="00AF11C7">
        <w:t xml:space="preserve">the </w:t>
      </w:r>
      <w:r w:rsidRPr="00F24173">
        <w:t>end of the change process</w:t>
      </w:r>
      <w:r w:rsidR="008F7E3D">
        <w:t xml:space="preserve"> t</w:t>
      </w:r>
      <w:r w:rsidR="001A77B7">
        <w:t>h</w:t>
      </w:r>
      <w:r w:rsidR="008F7E3D">
        <w:t>rough</w:t>
      </w:r>
      <w:r w:rsidR="00E076A2">
        <w:t xml:space="preserve"> </w:t>
      </w:r>
      <w:r w:rsidR="000458BB">
        <w:t>IF-UPDATE interface</w:t>
      </w:r>
      <w:r>
        <w:t>.</w:t>
      </w:r>
    </w:p>
    <w:p w14:paraId="4CE5373D" w14:textId="308E9F28" w:rsidR="00354BBC" w:rsidRDefault="0016781F" w:rsidP="00354BBC">
      <w:pPr>
        <w:rPr>
          <w:lang w:val="cs-CZ"/>
        </w:rPr>
      </w:pPr>
      <w:r>
        <w:t>Information</w:t>
      </w:r>
      <w:r w:rsidR="004A533A">
        <w:t xml:space="preserve"> </w:t>
      </w:r>
      <w:r w:rsidR="004C0060">
        <w:t xml:space="preserve">for which country is BP relevant is </w:t>
      </w:r>
      <w:r w:rsidR="00BF1A6B">
        <w:t xml:space="preserve">in table </w:t>
      </w:r>
      <w:r w:rsidR="00BF1A6B" w:rsidRPr="00BF1A6B">
        <w:t>PARTNERS[1..n]</w:t>
      </w:r>
      <w:r w:rsidR="0017462B">
        <w:t>, this table contain</w:t>
      </w:r>
      <w:r w:rsidR="005E5262">
        <w:t>s</w:t>
      </w:r>
      <w:r w:rsidR="0017462B">
        <w:t xml:space="preserve"> system identification, </w:t>
      </w:r>
      <w:r w:rsidR="00AD34D6">
        <w:t>local SAP Partner ID</w:t>
      </w:r>
      <w:r w:rsidR="0080623E">
        <w:t xml:space="preserve"> and flag if partner is </w:t>
      </w:r>
      <w:r w:rsidR="0033724F">
        <w:t xml:space="preserve">active or inactive </w:t>
      </w:r>
      <w:r w:rsidR="002F46DE">
        <w:t>in the system.</w:t>
      </w:r>
    </w:p>
    <w:p w14:paraId="189B3ABE" w14:textId="77777777" w:rsidR="0017462B" w:rsidRDefault="0017462B" w:rsidP="00354BBC">
      <w:pPr>
        <w:rPr>
          <w:lang w:val="cs-CZ"/>
        </w:rPr>
      </w:pPr>
    </w:p>
    <w:p w14:paraId="33EC2BC7" w14:textId="77777777" w:rsidR="005D0D11" w:rsidRPr="00AA5935" w:rsidRDefault="005D0D11" w:rsidP="005D0D11">
      <w:r w:rsidRPr="00AA5935">
        <w:t>Prerequisites:</w:t>
      </w:r>
    </w:p>
    <w:p w14:paraId="4225F468" w14:textId="185410C2" w:rsidR="005D0D11" w:rsidRPr="00AA5935" w:rsidRDefault="00CB70BA" w:rsidP="00870DB7">
      <w:pPr>
        <w:pStyle w:val="Odstavecseseznamem"/>
        <w:numPr>
          <w:ilvl w:val="0"/>
          <w:numId w:val="129"/>
        </w:numPr>
      </w:pPr>
      <w:r w:rsidRPr="00AA5935">
        <w:t xml:space="preserve">CLM must be prepared for </w:t>
      </w:r>
      <w:r w:rsidR="00834975" w:rsidRPr="00AA5935">
        <w:t xml:space="preserve">country </w:t>
      </w:r>
      <w:r w:rsidR="00AF75BE" w:rsidRPr="00AF75BE">
        <w:t>dependent</w:t>
      </w:r>
      <w:r w:rsidR="00834975" w:rsidRPr="00AA5935">
        <w:t xml:space="preserve"> extension/deactivation</w:t>
      </w:r>
    </w:p>
    <w:p w14:paraId="75CC4539" w14:textId="0D3F9647" w:rsidR="00834975" w:rsidRDefault="00A06B1E">
      <w:pPr>
        <w:pStyle w:val="Odstavecseseznamem"/>
        <w:numPr>
          <w:ilvl w:val="0"/>
          <w:numId w:val="129"/>
        </w:numPr>
      </w:pPr>
      <w:r w:rsidRPr="00AA5935">
        <w:t xml:space="preserve">Interface IF-UPDATE must be </w:t>
      </w:r>
      <w:r w:rsidR="00356B95" w:rsidRPr="00AA5935">
        <w:t>implemented in SAP BTP</w:t>
      </w:r>
    </w:p>
    <w:p w14:paraId="0A880F9B" w14:textId="77777777" w:rsidR="00D11364" w:rsidRPr="00E07D14" w:rsidRDefault="00D11364" w:rsidP="00D11364"/>
    <w:p w14:paraId="0FEA7F91" w14:textId="77777777" w:rsidR="00BA6E24" w:rsidRDefault="00BA6E24" w:rsidP="00AA5935">
      <w:pPr>
        <w:keepNext/>
      </w:pPr>
      <w:r>
        <w:rPr>
          <w:noProof/>
          <w:lang w:val="cs-CZ"/>
        </w:rPr>
        <w:drawing>
          <wp:inline distT="0" distB="0" distL="0" distR="0" wp14:anchorId="549BE05B" wp14:editId="0A6D8B62">
            <wp:extent cx="5041900" cy="628015"/>
            <wp:effectExtent l="0" t="0" r="6350" b="635"/>
            <wp:docPr id="169611366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1900" cy="628015"/>
                    </a:xfrm>
                    <a:prstGeom prst="rect">
                      <a:avLst/>
                    </a:prstGeom>
                    <a:noFill/>
                  </pic:spPr>
                </pic:pic>
              </a:graphicData>
            </a:graphic>
          </wp:inline>
        </w:drawing>
      </w:r>
    </w:p>
    <w:p w14:paraId="46E5263A" w14:textId="28D5E67E" w:rsidR="005D0D11" w:rsidRDefault="00BA6E24" w:rsidP="00AA5935">
      <w:pPr>
        <w:pStyle w:val="Titulek"/>
        <w:jc w:val="both"/>
        <w:rPr>
          <w:lang w:val="cs-CZ"/>
        </w:rPr>
      </w:pPr>
      <w:r>
        <w:t xml:space="preserve">Figure </w:t>
      </w:r>
      <w:r>
        <w:fldChar w:fldCharType="begin"/>
      </w:r>
      <w:r>
        <w:instrText xml:space="preserve"> SEQ Figure \* ARABIC </w:instrText>
      </w:r>
      <w:r>
        <w:fldChar w:fldCharType="separate"/>
      </w:r>
      <w:r w:rsidR="00850D8E">
        <w:rPr>
          <w:noProof/>
        </w:rPr>
        <w:t>29</w:t>
      </w:r>
      <w:r>
        <w:fldChar w:fldCharType="end"/>
      </w:r>
      <w:r>
        <w:t>: Integrations of CLM</w:t>
      </w:r>
    </w:p>
    <w:p w14:paraId="769CC212" w14:textId="77777777" w:rsidR="00354BBC" w:rsidRDefault="00354BBC" w:rsidP="003136DA"/>
    <w:p w14:paraId="12DB1450" w14:textId="464094DC" w:rsidR="00F24173" w:rsidRDefault="00E90576" w:rsidP="00E90576">
      <w:pPr>
        <w:pStyle w:val="Nadpis2"/>
      </w:pPr>
      <w:bookmarkStart w:id="406" w:name="_Ref229570796"/>
      <w:bookmarkStart w:id="407" w:name="_Toc229586712"/>
      <w:r w:rsidRPr="00E90576">
        <w:t>TPRM</w:t>
      </w:r>
      <w:bookmarkEnd w:id="406"/>
      <w:bookmarkEnd w:id="407"/>
    </w:p>
    <w:p w14:paraId="1B6818E1" w14:textId="77777777" w:rsidR="00F24173" w:rsidRDefault="00F24173" w:rsidP="003136DA"/>
    <w:p w14:paraId="4691516E" w14:textId="385D6CC4" w:rsidR="007122AF" w:rsidRDefault="007122AF" w:rsidP="007122AF">
      <w:pPr>
        <w:rPr>
          <w:ins w:id="408" w:author="Tomáš Wiedermann" w:date="2026-05-13T13:13:00Z" w16du:dateUtc="2026-05-13T11:13:00Z"/>
        </w:rPr>
      </w:pPr>
      <w:ins w:id="409" w:author="Tomáš Wiedermann" w:date="2026-05-13T13:13:00Z" w16du:dateUtc="2026-05-13T11:13:00Z">
        <w:r w:rsidRPr="00F24173">
          <w:t xml:space="preserve">Integration </w:t>
        </w:r>
        <w:r>
          <w:t>between</w:t>
        </w:r>
        <w:r w:rsidRPr="00F24173">
          <w:t xml:space="preserve"> </w:t>
        </w:r>
        <w:r>
          <w:t>MDG and TPRM</w:t>
        </w:r>
        <w:r w:rsidRPr="00F24173">
          <w:t xml:space="preserve"> will </w:t>
        </w:r>
        <w:r>
          <w:t>be trough SAP BTP and new</w:t>
        </w:r>
        <w:r w:rsidRPr="00F24173">
          <w:t xml:space="preserve"> integration interface</w:t>
        </w:r>
        <w:r>
          <w:t xml:space="preserve"> IF-UPDATE which will cover whole BP lifecycle.</w:t>
        </w:r>
      </w:ins>
    </w:p>
    <w:p w14:paraId="21EB25AC" w14:textId="7056AA90" w:rsidR="007122AF" w:rsidRDefault="007122AF" w:rsidP="007122AF">
      <w:pPr>
        <w:rPr>
          <w:ins w:id="410" w:author="Tomáš Wiedermann" w:date="2026-05-13T13:14:00Z" w16du:dateUtc="2026-05-13T11:14:00Z"/>
        </w:rPr>
      </w:pPr>
      <w:ins w:id="411" w:author="Tomáš Wiedermann" w:date="2026-05-13T13:13:00Z" w16du:dateUtc="2026-05-13T11:13:00Z">
        <w:r>
          <w:t xml:space="preserve">When BP </w:t>
        </w:r>
        <w:r w:rsidRPr="00F24173">
          <w:t xml:space="preserve">will </w:t>
        </w:r>
        <w:r>
          <w:t>be created/changed in MDG,</w:t>
        </w:r>
        <w:r w:rsidRPr="00F24173">
          <w:t xml:space="preserve"> </w:t>
        </w:r>
        <w:r w:rsidRPr="00EC02CE">
          <w:t>change</w:t>
        </w:r>
        <w:r>
          <w:t xml:space="preserve"> data will be replicated to the</w:t>
        </w:r>
        <w:r w:rsidRPr="00F24173">
          <w:t xml:space="preserve"> </w:t>
        </w:r>
      </w:ins>
      <w:ins w:id="412" w:author="Tomáš Wiedermann" w:date="2026-05-13T13:14:00Z" w16du:dateUtc="2026-05-13T11:14:00Z">
        <w:r>
          <w:t>TPRM</w:t>
        </w:r>
      </w:ins>
      <w:ins w:id="413" w:author="Tomáš Wiedermann" w:date="2026-05-13T13:13:00Z" w16du:dateUtc="2026-05-13T11:13:00Z">
        <w:r w:rsidRPr="00F24173">
          <w:t xml:space="preserve"> at </w:t>
        </w:r>
      </w:ins>
      <w:ins w:id="414" w:author="Nicol Pěčková" w:date="2026-05-13T14:01:00Z" w16du:dateUtc="2026-05-13T12:01:00Z">
        <w:r w:rsidR="00C33EBC">
          <w:t xml:space="preserve">the </w:t>
        </w:r>
      </w:ins>
      <w:ins w:id="415" w:author="Tomáš Wiedermann" w:date="2026-05-13T13:13:00Z" w16du:dateUtc="2026-05-13T11:13:00Z">
        <w:r w:rsidRPr="00F24173">
          <w:t>end of the change process</w:t>
        </w:r>
        <w:r>
          <w:t xml:space="preserve"> trough IF-UPDATE interface.</w:t>
        </w:r>
      </w:ins>
    </w:p>
    <w:p w14:paraId="14C193EC" w14:textId="6A6B2D29" w:rsidR="006F1E6D" w:rsidRDefault="006F1E6D" w:rsidP="007122AF">
      <w:pPr>
        <w:rPr>
          <w:ins w:id="416" w:author="Tomáš Wiedermann" w:date="2026-05-13T13:13:00Z" w16du:dateUtc="2026-05-13T11:13:00Z"/>
        </w:rPr>
      </w:pPr>
      <w:ins w:id="417" w:author="Tomáš Wiedermann" w:date="2026-05-13T13:14:00Z" w16du:dateUtc="2026-05-13T11:14:00Z">
        <w:r>
          <w:t xml:space="preserve">All BP data from MDG will be </w:t>
        </w:r>
        <w:r w:rsidR="00597028">
          <w:t>sen</w:t>
        </w:r>
      </w:ins>
      <w:ins w:id="418" w:author="Nicol Pěčková" w:date="2026-05-13T13:29:00Z" w16du:dateUtc="2026-05-13T11:29:00Z">
        <w:r w:rsidR="001A77B7">
          <w:t>t</w:t>
        </w:r>
      </w:ins>
      <w:ins w:id="419" w:author="Tomáš Wiedermann" w:date="2026-05-13T13:14:00Z" w16du:dateUtc="2026-05-13T11:14:00Z">
        <w:r w:rsidR="00597028">
          <w:t xml:space="preserve"> </w:t>
        </w:r>
      </w:ins>
      <w:ins w:id="420" w:author="Tomáš Wiedermann" w:date="2026-05-13T13:15:00Z" w16du:dateUtc="2026-05-13T11:15:00Z">
        <w:r w:rsidR="00F634AC">
          <w:t xml:space="preserve">through this interface </w:t>
        </w:r>
      </w:ins>
      <w:ins w:id="421" w:author="Tomáš Wiedermann" w:date="2026-05-13T13:14:00Z" w16du:dateUtc="2026-05-13T11:14:00Z">
        <w:r w:rsidR="00597028">
          <w:t xml:space="preserve">to </w:t>
        </w:r>
      </w:ins>
      <w:ins w:id="422" w:author="Tomáš Wiedermann" w:date="2026-05-13T13:49:00Z" w16du:dateUtc="2026-05-13T11:49:00Z">
        <w:r w:rsidR="00E6371F">
          <w:t xml:space="preserve">SAP </w:t>
        </w:r>
      </w:ins>
      <w:ins w:id="423" w:author="Tomáš Wiedermann" w:date="2026-05-13T13:15:00Z" w16du:dateUtc="2026-05-13T11:15:00Z">
        <w:r w:rsidR="00F634AC">
          <w:t>BTP.</w:t>
        </w:r>
      </w:ins>
    </w:p>
    <w:p w14:paraId="00EEE528" w14:textId="15FE4F2D" w:rsidR="00C45F06" w:rsidRPr="00BD08F6" w:rsidRDefault="00BD6542" w:rsidP="00C45F06">
      <w:pPr>
        <w:rPr>
          <w:del w:id="424" w:author="Tomáš Wiedermann" w:date="2026-05-13T13:13:00Z" w16du:dateUtc="2026-05-13T11:13:00Z"/>
          <w:highlight w:val="yellow"/>
        </w:rPr>
      </w:pPr>
      <w:del w:id="425" w:author="Tomáš Wiedermann" w:date="2026-05-13T13:13:00Z" w16du:dateUtc="2026-05-13T11:13:00Z">
        <w:r w:rsidRPr="00BD08F6">
          <w:rPr>
            <w:highlight w:val="yellow"/>
          </w:rPr>
          <w:delText>TPM doesn’t have</w:delText>
        </w:r>
        <w:r w:rsidR="00C45F06" w:rsidRPr="00BD08F6">
          <w:rPr>
            <w:highlight w:val="yellow"/>
          </w:rPr>
          <w:delText xml:space="preserve"> integration interfaces for </w:delText>
        </w:r>
        <w:r w:rsidR="00915A9D" w:rsidRPr="00BD08F6">
          <w:rPr>
            <w:highlight w:val="yellow"/>
          </w:rPr>
          <w:delText>receiving BP data</w:delText>
        </w:r>
        <w:r w:rsidR="00C45F06" w:rsidRPr="00BD08F6">
          <w:rPr>
            <w:highlight w:val="yellow"/>
          </w:rPr>
          <w:delText>, new one must be created</w:delText>
        </w:r>
        <w:r w:rsidR="00211B93" w:rsidRPr="00BD08F6">
          <w:rPr>
            <w:highlight w:val="yellow"/>
          </w:rPr>
          <w:delText>.</w:delText>
        </w:r>
      </w:del>
    </w:p>
    <w:p w14:paraId="67D9D6F1" w14:textId="336D3284" w:rsidR="00C45F06" w:rsidRPr="00BD08F6" w:rsidRDefault="00C45F06" w:rsidP="00C45F06">
      <w:pPr>
        <w:rPr>
          <w:del w:id="426" w:author="Tomáš Wiedermann" w:date="2026-05-13T13:13:00Z" w16du:dateUtc="2026-05-13T11:13:00Z"/>
          <w:highlight w:val="yellow"/>
        </w:rPr>
      </w:pPr>
      <w:del w:id="427" w:author="Tomáš Wiedermann" w:date="2026-05-13T13:13:00Z" w16du:dateUtc="2026-05-13T11:13:00Z">
        <w:r w:rsidRPr="00BD08F6">
          <w:rPr>
            <w:highlight w:val="yellow"/>
          </w:rPr>
          <w:delText xml:space="preserve">Requested integration type is file based export on daily </w:delText>
        </w:r>
        <w:r w:rsidR="00F6109D" w:rsidRPr="00BD08F6">
          <w:rPr>
            <w:highlight w:val="yellow"/>
          </w:rPr>
          <w:delText>base</w:delText>
        </w:r>
        <w:r w:rsidRPr="00BD08F6">
          <w:rPr>
            <w:highlight w:val="yellow"/>
          </w:rPr>
          <w:delText xml:space="preserve"> (IF-EXPORT)</w:delText>
        </w:r>
        <w:r w:rsidR="00211B93" w:rsidRPr="00BD08F6">
          <w:rPr>
            <w:highlight w:val="yellow"/>
          </w:rPr>
          <w:delText>.</w:delText>
        </w:r>
      </w:del>
    </w:p>
    <w:p w14:paraId="2B17CA39" w14:textId="1C0343F6" w:rsidR="00C45F06" w:rsidRPr="00BD08F6" w:rsidRDefault="00C45F06" w:rsidP="00C45F06">
      <w:pPr>
        <w:rPr>
          <w:del w:id="428" w:author="Tomáš Wiedermann" w:date="2026-05-13T13:13:00Z" w16du:dateUtc="2026-05-13T11:13:00Z"/>
          <w:highlight w:val="yellow"/>
        </w:rPr>
      </w:pPr>
      <w:del w:id="429" w:author="Tomáš Wiedermann" w:date="2026-05-13T13:13:00Z" w16du:dateUtc="2026-05-13T11:13:00Z">
        <w:r w:rsidRPr="00BD08F6">
          <w:rPr>
            <w:highlight w:val="yellow"/>
          </w:rPr>
          <w:delText>MDG will create export file in JSON format compressed with GZip</w:delText>
        </w:r>
        <w:r w:rsidR="00211B93" w:rsidRPr="00BD08F6">
          <w:rPr>
            <w:highlight w:val="yellow"/>
          </w:rPr>
          <w:delText>.</w:delText>
        </w:r>
      </w:del>
    </w:p>
    <w:p w14:paraId="4AB5B683" w14:textId="7A093DF8" w:rsidR="00C45F06" w:rsidRPr="00BD08F6" w:rsidRDefault="00C45F06" w:rsidP="00C45F06">
      <w:pPr>
        <w:rPr>
          <w:del w:id="430" w:author="Tomáš Wiedermann" w:date="2026-05-13T13:13:00Z" w16du:dateUtc="2026-05-13T11:13:00Z"/>
          <w:highlight w:val="yellow"/>
        </w:rPr>
      </w:pPr>
      <w:del w:id="431" w:author="Tomáš Wiedermann" w:date="2026-05-13T13:13:00Z" w16du:dateUtc="2026-05-13T11:13:00Z">
        <w:r w:rsidRPr="00BD08F6">
          <w:rPr>
            <w:highlight w:val="yellow"/>
          </w:rPr>
          <w:lastRenderedPageBreak/>
          <w:delText>Structure will be corresponding to the table of IF-READ interface except error msg. fields</w:delText>
        </w:r>
        <w:r w:rsidR="00211B93" w:rsidRPr="00BD08F6">
          <w:rPr>
            <w:highlight w:val="yellow"/>
          </w:rPr>
          <w:delText>.</w:delText>
        </w:r>
      </w:del>
    </w:p>
    <w:p w14:paraId="5B082EAF" w14:textId="5F867B3E" w:rsidR="00760F38" w:rsidRPr="00BD08F6" w:rsidRDefault="00C45F06" w:rsidP="00760F38">
      <w:pPr>
        <w:rPr>
          <w:del w:id="432" w:author="Tomáš Wiedermann" w:date="2026-05-13T13:13:00Z" w16du:dateUtc="2026-05-13T11:13:00Z"/>
          <w:highlight w:val="yellow"/>
        </w:rPr>
      </w:pPr>
      <w:del w:id="433" w:author="Tomáš Wiedermann" w:date="2026-05-13T13:13:00Z" w16du:dateUtc="2026-05-13T11:13:00Z">
        <w:r w:rsidRPr="00BD08F6">
          <w:rPr>
            <w:highlight w:val="yellow"/>
          </w:rPr>
          <w:delText>Changes in BTP and TPRM i</w:delText>
        </w:r>
        <w:r w:rsidR="00F4745D" w:rsidRPr="00BD08F6">
          <w:rPr>
            <w:highlight w:val="yellow"/>
          </w:rPr>
          <w:delText>s</w:delText>
        </w:r>
        <w:r w:rsidRPr="00BD08F6">
          <w:rPr>
            <w:highlight w:val="yellow"/>
          </w:rPr>
          <w:delText xml:space="preserve"> responsibility of KBC</w:delText>
        </w:r>
        <w:r w:rsidR="00211B93" w:rsidRPr="00BD08F6">
          <w:rPr>
            <w:highlight w:val="yellow"/>
          </w:rPr>
          <w:delText>.</w:delText>
        </w:r>
      </w:del>
    </w:p>
    <w:p w14:paraId="510B47D2" w14:textId="77777777" w:rsidR="00760F38" w:rsidRPr="00BD08F6" w:rsidRDefault="00760F38" w:rsidP="00760F38">
      <w:pPr>
        <w:rPr>
          <w:del w:id="434" w:author="Tomáš Wiedermann" w:date="2026-05-13T13:13:00Z" w16du:dateUtc="2026-05-13T11:13:00Z"/>
          <w:highlight w:val="yellow"/>
        </w:rPr>
      </w:pPr>
    </w:p>
    <w:p w14:paraId="3F6B518B" w14:textId="77777777" w:rsidR="00E50C32" w:rsidRPr="00BD08F6" w:rsidRDefault="00E50C32" w:rsidP="00E50C32">
      <w:pPr>
        <w:rPr>
          <w:del w:id="435" w:author="Tomáš Wiedermann" w:date="2026-05-13T13:13:00Z" w16du:dateUtc="2026-05-13T11:13:00Z"/>
          <w:highlight w:val="yellow"/>
        </w:rPr>
      </w:pPr>
      <w:del w:id="436" w:author="Tomáš Wiedermann" w:date="2026-05-13T13:13:00Z" w16du:dateUtc="2026-05-13T11:13:00Z">
        <w:r w:rsidRPr="00BD08F6">
          <w:rPr>
            <w:highlight w:val="yellow"/>
          </w:rPr>
          <w:delText>Prerequisites:</w:delText>
        </w:r>
      </w:del>
    </w:p>
    <w:p w14:paraId="078BF72B" w14:textId="77777777" w:rsidR="0020247B" w:rsidRPr="00BD08F6" w:rsidRDefault="0020247B" w:rsidP="0020247B">
      <w:pPr>
        <w:pStyle w:val="Odstavecseseznamem"/>
        <w:numPr>
          <w:ilvl w:val="0"/>
          <w:numId w:val="129"/>
        </w:numPr>
        <w:rPr>
          <w:del w:id="437" w:author="Tomáš Wiedermann" w:date="2026-05-13T13:13:00Z" w16du:dateUtc="2026-05-13T11:13:00Z"/>
          <w:highlight w:val="yellow"/>
        </w:rPr>
      </w:pPr>
      <w:del w:id="438" w:author="Tomáš Wiedermann" w:date="2026-05-13T13:13:00Z" w16du:dateUtc="2026-05-13T11:13:00Z">
        <w:r w:rsidRPr="00BD08F6">
          <w:rPr>
            <w:highlight w:val="yellow"/>
          </w:rPr>
          <w:delText>Interface IF-EXPORT must be implemented in SAP BTP</w:delText>
        </w:r>
      </w:del>
    </w:p>
    <w:p w14:paraId="13241AAA" w14:textId="351212E1" w:rsidR="00E50C32" w:rsidRPr="00BD08F6" w:rsidRDefault="00E50C32" w:rsidP="00E50C32">
      <w:pPr>
        <w:pStyle w:val="Odstavecseseznamem"/>
        <w:numPr>
          <w:ilvl w:val="0"/>
          <w:numId w:val="129"/>
        </w:numPr>
        <w:rPr>
          <w:del w:id="439" w:author="Tomáš Wiedermann" w:date="2026-05-13T13:13:00Z" w16du:dateUtc="2026-05-13T11:13:00Z"/>
          <w:highlight w:val="yellow"/>
        </w:rPr>
      </w:pPr>
      <w:del w:id="440" w:author="Tomáš Wiedermann" w:date="2026-05-13T13:13:00Z" w16du:dateUtc="2026-05-13T11:13:00Z">
        <w:r w:rsidRPr="00BD08F6">
          <w:rPr>
            <w:highlight w:val="yellow"/>
          </w:rPr>
          <w:delText xml:space="preserve">TPRM </w:delText>
        </w:r>
        <w:r w:rsidR="0020247B" w:rsidRPr="00BD08F6">
          <w:rPr>
            <w:highlight w:val="yellow"/>
          </w:rPr>
          <w:delText xml:space="preserve">must be able to receive and import data from the </w:delText>
        </w:r>
        <w:r w:rsidR="00F135A8" w:rsidRPr="00BD08F6">
          <w:rPr>
            <w:highlight w:val="yellow"/>
          </w:rPr>
          <w:delText xml:space="preserve">MDG </w:delText>
        </w:r>
        <w:r w:rsidR="0020247B" w:rsidRPr="00BD08F6">
          <w:rPr>
            <w:highlight w:val="yellow"/>
          </w:rPr>
          <w:delText>export</w:delText>
        </w:r>
      </w:del>
    </w:p>
    <w:p w14:paraId="2DA8050D" w14:textId="77777777" w:rsidR="00E50C32" w:rsidRDefault="00E50C32" w:rsidP="00760F38"/>
    <w:p w14:paraId="52E786C7" w14:textId="77777777" w:rsidR="00E50C32" w:rsidRDefault="00E50C32" w:rsidP="00760F38"/>
    <w:p w14:paraId="0544221C" w14:textId="6C031EC5" w:rsidR="00BA6E24" w:rsidRDefault="00EB6C26" w:rsidP="00AA5935">
      <w:pPr>
        <w:keepNext/>
      </w:pPr>
      <w:ins w:id="441" w:author="Nicol Pěčková" w:date="2026-05-13T13:29:00Z" w16du:dateUtc="2026-05-13T11:29:00Z">
        <w:r>
          <w:rPr>
            <w:noProof/>
          </w:rPr>
          <w:drawing>
            <wp:inline distT="0" distB="0" distL="0" distR="0" wp14:anchorId="6058A585" wp14:editId="7D8F7D11">
              <wp:extent cx="4569936" cy="577971"/>
              <wp:effectExtent l="0" t="0" r="2540" b="0"/>
              <wp:docPr id="2138463621"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96021" cy="593917"/>
                      </a:xfrm>
                      <a:prstGeom prst="rect">
                        <a:avLst/>
                      </a:prstGeom>
                      <a:noFill/>
                    </pic:spPr>
                  </pic:pic>
                </a:graphicData>
              </a:graphic>
            </wp:inline>
          </w:drawing>
        </w:r>
      </w:ins>
      <w:del w:id="442" w:author="Nicol Pěčková" w:date="2026-05-13T13:29:00Z" w16du:dateUtc="2026-05-13T11:29:00Z">
        <w:r w:rsidR="00DC2F90" w:rsidDel="00EB6C26">
          <w:rPr>
            <w:noProof/>
          </w:rPr>
          <w:drawing>
            <wp:inline distT="0" distB="0" distL="0" distR="0" wp14:anchorId="41DB3693" wp14:editId="59DC900F">
              <wp:extent cx="5040000" cy="637200"/>
              <wp:effectExtent l="0" t="0" r="0" b="0"/>
              <wp:docPr id="1457724532"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637200"/>
                      </a:xfrm>
                      <a:prstGeom prst="rect">
                        <a:avLst/>
                      </a:prstGeom>
                      <a:noFill/>
                    </pic:spPr>
                  </pic:pic>
                </a:graphicData>
              </a:graphic>
            </wp:inline>
          </w:drawing>
        </w:r>
      </w:del>
    </w:p>
    <w:p w14:paraId="58E0072F" w14:textId="30F82C77" w:rsidR="00760F38" w:rsidRDefault="00BA6E24" w:rsidP="00AA5935">
      <w:pPr>
        <w:pStyle w:val="Titulek"/>
        <w:jc w:val="both"/>
      </w:pPr>
      <w:r>
        <w:t xml:space="preserve">Figure </w:t>
      </w:r>
      <w:r>
        <w:fldChar w:fldCharType="begin"/>
      </w:r>
      <w:r>
        <w:instrText xml:space="preserve"> SEQ Figure \* ARABIC </w:instrText>
      </w:r>
      <w:r>
        <w:fldChar w:fldCharType="separate"/>
      </w:r>
      <w:r w:rsidR="00850D8E">
        <w:rPr>
          <w:noProof/>
        </w:rPr>
        <w:t>30</w:t>
      </w:r>
      <w:r>
        <w:fldChar w:fldCharType="end"/>
      </w:r>
      <w:r>
        <w:t>: Integrations of TPRM</w:t>
      </w:r>
    </w:p>
    <w:p w14:paraId="38CF187C" w14:textId="13334E03" w:rsidR="00760F38" w:rsidRDefault="00760F38" w:rsidP="00760F38"/>
    <w:p w14:paraId="547763B9" w14:textId="77777777" w:rsidR="00760F38" w:rsidRDefault="00760F38" w:rsidP="00760F38">
      <w:pPr>
        <w:rPr>
          <w:del w:id="443" w:author="Tomáš Wiedermann" w:date="2026-05-13T13:15:00Z" w16du:dateUtc="2026-05-13T11:15:00Z"/>
        </w:rPr>
      </w:pPr>
    </w:p>
    <w:p w14:paraId="7090636C" w14:textId="77777777" w:rsidR="00760F38" w:rsidRDefault="00760F38" w:rsidP="00760F38"/>
    <w:p w14:paraId="20D65B4F" w14:textId="13AF59B9" w:rsidR="00760F38" w:rsidRDefault="00760F38">
      <w:pPr>
        <w:spacing w:after="160" w:line="259" w:lineRule="auto"/>
        <w:jc w:val="left"/>
      </w:pPr>
      <w:r>
        <w:br w:type="page"/>
      </w:r>
    </w:p>
    <w:p w14:paraId="1F5D9175" w14:textId="26165179" w:rsidR="008F29D1" w:rsidRPr="003411C5" w:rsidRDefault="008F29D1" w:rsidP="00C35847">
      <w:pPr>
        <w:pStyle w:val="Nadpis1"/>
      </w:pPr>
      <w:bookmarkStart w:id="444" w:name="_Toc226710647"/>
      <w:bookmarkStart w:id="445" w:name="_Toc226726168"/>
      <w:bookmarkStart w:id="446" w:name="_Toc229586713"/>
      <w:bookmarkEnd w:id="444"/>
      <w:bookmarkEnd w:id="445"/>
      <w:r w:rsidRPr="003411C5">
        <w:lastRenderedPageBreak/>
        <w:t>Project management</w:t>
      </w:r>
      <w:bookmarkEnd w:id="446"/>
    </w:p>
    <w:p w14:paraId="71E3E749" w14:textId="741ED4C0" w:rsidR="0076165A" w:rsidRPr="003411C5" w:rsidRDefault="00C5263F" w:rsidP="0076165A">
      <w:pPr>
        <w:pStyle w:val="Nadpis2"/>
      </w:pPr>
      <w:bookmarkStart w:id="447" w:name="_Toc229586714"/>
      <w:r w:rsidRPr="003411C5">
        <w:t>Project plan</w:t>
      </w:r>
      <w:bookmarkEnd w:id="447"/>
    </w:p>
    <w:p w14:paraId="11B7E128" w14:textId="77777777" w:rsidR="002C4ACF" w:rsidRPr="002C4ACF" w:rsidRDefault="002C4ACF" w:rsidP="00CA0534"/>
    <w:p w14:paraId="473A8813" w14:textId="77777777" w:rsidR="009D4020" w:rsidRPr="003411C5" w:rsidRDefault="009D4020" w:rsidP="009D4020">
      <w:r w:rsidRPr="003411C5">
        <w:t>The new proposal is based on narrowing the scope and the assumption that the prerequisites will be met in a timely manner on the part of KBC.</w:t>
      </w:r>
    </w:p>
    <w:p w14:paraId="2B8321B6" w14:textId="77777777" w:rsidR="009D4020" w:rsidRPr="003411C5" w:rsidRDefault="009D4020" w:rsidP="009D4020"/>
    <w:p w14:paraId="3CC46907" w14:textId="77777777" w:rsidR="009D4020" w:rsidRPr="003411C5" w:rsidRDefault="009D4020" w:rsidP="009D37E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7"/>
        <w:gridCol w:w="3846"/>
        <w:gridCol w:w="1829"/>
        <w:gridCol w:w="1040"/>
        <w:gridCol w:w="1040"/>
      </w:tblGrid>
      <w:tr w:rsidR="002D2478" w:rsidRPr="00034231" w14:paraId="603C059F" w14:textId="77777777" w:rsidTr="00610F5E">
        <w:trPr>
          <w:trHeight w:val="315"/>
        </w:trPr>
        <w:tc>
          <w:tcPr>
            <w:tcW w:w="721" w:type="pct"/>
            <w:shd w:val="clear" w:color="auto" w:fill="FFFFFF" w:themeFill="background1"/>
          </w:tcPr>
          <w:p w14:paraId="4970FE85" w14:textId="0521B271" w:rsidR="002D2478" w:rsidRPr="00034231" w:rsidRDefault="00AB365D" w:rsidP="00BC5A1E">
            <w:pPr>
              <w:jc w:val="left"/>
              <w:rPr>
                <w:b/>
                <w:bCs/>
                <w:sz w:val="20"/>
                <w:szCs w:val="20"/>
              </w:rPr>
            </w:pPr>
            <w:r>
              <w:rPr>
                <w:b/>
                <w:bCs/>
                <w:sz w:val="20"/>
                <w:szCs w:val="20"/>
              </w:rPr>
              <w:t>Project phase</w:t>
            </w:r>
          </w:p>
        </w:tc>
        <w:tc>
          <w:tcPr>
            <w:tcW w:w="2122" w:type="pct"/>
            <w:shd w:val="clear" w:color="auto" w:fill="FFFFFF" w:themeFill="background1"/>
            <w:noWrap/>
            <w:hideMark/>
          </w:tcPr>
          <w:p w14:paraId="05A8DC75" w14:textId="74DC7B3E" w:rsidR="002D2478" w:rsidRPr="00034231" w:rsidRDefault="002D2478" w:rsidP="00BC5A1E">
            <w:pPr>
              <w:jc w:val="left"/>
              <w:rPr>
                <w:b/>
                <w:bCs/>
                <w:sz w:val="20"/>
                <w:szCs w:val="20"/>
              </w:rPr>
            </w:pPr>
            <w:r w:rsidRPr="00034231">
              <w:rPr>
                <w:b/>
                <w:bCs/>
                <w:sz w:val="20"/>
                <w:szCs w:val="20"/>
              </w:rPr>
              <w:t>Implementation phase</w:t>
            </w:r>
          </w:p>
        </w:tc>
        <w:tc>
          <w:tcPr>
            <w:tcW w:w="1009" w:type="pct"/>
            <w:shd w:val="clear" w:color="auto" w:fill="FFFFFF" w:themeFill="background1"/>
            <w:noWrap/>
            <w:hideMark/>
          </w:tcPr>
          <w:p w14:paraId="3A1E25CF" w14:textId="77777777" w:rsidR="002D2478" w:rsidRPr="00034231" w:rsidRDefault="002D2478" w:rsidP="00BC5A1E">
            <w:pPr>
              <w:jc w:val="center"/>
              <w:rPr>
                <w:b/>
                <w:bCs/>
                <w:sz w:val="20"/>
                <w:szCs w:val="20"/>
              </w:rPr>
            </w:pPr>
            <w:r w:rsidRPr="00034231">
              <w:rPr>
                <w:b/>
                <w:bCs/>
                <w:sz w:val="20"/>
                <w:szCs w:val="20"/>
              </w:rPr>
              <w:t>Duration (in weeks)</w:t>
            </w:r>
          </w:p>
        </w:tc>
        <w:tc>
          <w:tcPr>
            <w:tcW w:w="574" w:type="pct"/>
            <w:shd w:val="clear" w:color="auto" w:fill="FFFFFF" w:themeFill="background1"/>
            <w:noWrap/>
            <w:hideMark/>
          </w:tcPr>
          <w:p w14:paraId="319D3D9B" w14:textId="77777777" w:rsidR="002D2478" w:rsidRPr="00034231" w:rsidRDefault="002D2478" w:rsidP="00BC5A1E">
            <w:pPr>
              <w:jc w:val="center"/>
              <w:rPr>
                <w:b/>
                <w:bCs/>
                <w:sz w:val="20"/>
                <w:szCs w:val="20"/>
              </w:rPr>
            </w:pPr>
            <w:r w:rsidRPr="00034231">
              <w:rPr>
                <w:b/>
                <w:bCs/>
                <w:sz w:val="20"/>
                <w:szCs w:val="20"/>
              </w:rPr>
              <w:t>Date start</w:t>
            </w:r>
          </w:p>
        </w:tc>
        <w:tc>
          <w:tcPr>
            <w:tcW w:w="574" w:type="pct"/>
            <w:shd w:val="clear" w:color="auto" w:fill="FFFFFF" w:themeFill="background1"/>
            <w:noWrap/>
            <w:hideMark/>
          </w:tcPr>
          <w:p w14:paraId="7851411E" w14:textId="77777777" w:rsidR="002D2478" w:rsidRPr="00034231" w:rsidRDefault="002D2478" w:rsidP="00BC5A1E">
            <w:pPr>
              <w:jc w:val="center"/>
              <w:rPr>
                <w:b/>
                <w:bCs/>
                <w:sz w:val="20"/>
                <w:szCs w:val="20"/>
              </w:rPr>
            </w:pPr>
            <w:r w:rsidRPr="00034231">
              <w:rPr>
                <w:b/>
                <w:bCs/>
                <w:sz w:val="20"/>
                <w:szCs w:val="20"/>
              </w:rPr>
              <w:t>Date end</w:t>
            </w:r>
          </w:p>
        </w:tc>
      </w:tr>
      <w:tr w:rsidR="002D2478" w:rsidRPr="00034231" w14:paraId="58A8544B" w14:textId="77777777" w:rsidTr="00610F5E">
        <w:trPr>
          <w:trHeight w:val="300"/>
        </w:trPr>
        <w:tc>
          <w:tcPr>
            <w:tcW w:w="721" w:type="pct"/>
            <w:shd w:val="clear" w:color="auto" w:fill="FFFFFF" w:themeFill="background1"/>
          </w:tcPr>
          <w:p w14:paraId="39CC2D72" w14:textId="69B428F8" w:rsidR="002D2478" w:rsidRPr="00034231" w:rsidRDefault="00CD639B" w:rsidP="00BC5A1E">
            <w:pPr>
              <w:jc w:val="left"/>
              <w:rPr>
                <w:color w:val="000000"/>
                <w:sz w:val="20"/>
                <w:szCs w:val="20"/>
              </w:rPr>
            </w:pPr>
            <w:r>
              <w:rPr>
                <w:color w:val="000000"/>
                <w:sz w:val="20"/>
                <w:szCs w:val="20"/>
              </w:rPr>
              <w:t>Prepare</w:t>
            </w:r>
          </w:p>
        </w:tc>
        <w:tc>
          <w:tcPr>
            <w:tcW w:w="2122" w:type="pct"/>
            <w:shd w:val="clear" w:color="auto" w:fill="FFFFFF" w:themeFill="background1"/>
            <w:noWrap/>
            <w:hideMark/>
          </w:tcPr>
          <w:p w14:paraId="79B089FD" w14:textId="5623E31A" w:rsidR="002D2478" w:rsidRPr="00034231" w:rsidRDefault="002D2478" w:rsidP="00BC5A1E">
            <w:pPr>
              <w:jc w:val="left"/>
              <w:rPr>
                <w:color w:val="000000"/>
                <w:sz w:val="20"/>
                <w:szCs w:val="20"/>
              </w:rPr>
            </w:pPr>
            <w:r w:rsidRPr="00034231">
              <w:rPr>
                <w:color w:val="000000"/>
                <w:sz w:val="20"/>
                <w:szCs w:val="20"/>
              </w:rPr>
              <w:t>Implementation and planning</w:t>
            </w:r>
          </w:p>
        </w:tc>
        <w:tc>
          <w:tcPr>
            <w:tcW w:w="1009" w:type="pct"/>
            <w:shd w:val="clear" w:color="auto" w:fill="FFFFFF" w:themeFill="background1"/>
            <w:noWrap/>
            <w:hideMark/>
          </w:tcPr>
          <w:p w14:paraId="04AA97F7" w14:textId="77777777" w:rsidR="002D2478" w:rsidRPr="00034231" w:rsidRDefault="002D2478" w:rsidP="00BC5A1E">
            <w:pPr>
              <w:jc w:val="center"/>
              <w:rPr>
                <w:color w:val="000000"/>
                <w:sz w:val="20"/>
                <w:szCs w:val="20"/>
              </w:rPr>
            </w:pPr>
            <w:r w:rsidRPr="00034231">
              <w:rPr>
                <w:color w:val="000000"/>
                <w:sz w:val="20"/>
                <w:szCs w:val="20"/>
              </w:rPr>
              <w:t>1</w:t>
            </w:r>
          </w:p>
        </w:tc>
        <w:tc>
          <w:tcPr>
            <w:tcW w:w="574" w:type="pct"/>
            <w:shd w:val="clear" w:color="auto" w:fill="FFFFFF" w:themeFill="background1"/>
            <w:noWrap/>
            <w:hideMark/>
          </w:tcPr>
          <w:p w14:paraId="1F948552" w14:textId="77777777" w:rsidR="002D2478" w:rsidRPr="00034231" w:rsidRDefault="002D2478" w:rsidP="00BC5A1E">
            <w:pPr>
              <w:jc w:val="center"/>
              <w:rPr>
                <w:color w:val="000000"/>
                <w:sz w:val="20"/>
                <w:szCs w:val="20"/>
              </w:rPr>
            </w:pPr>
            <w:r w:rsidRPr="00034231">
              <w:rPr>
                <w:color w:val="000000"/>
                <w:sz w:val="20"/>
                <w:szCs w:val="20"/>
              </w:rPr>
              <w:t>02.02.2026</w:t>
            </w:r>
          </w:p>
        </w:tc>
        <w:tc>
          <w:tcPr>
            <w:tcW w:w="574" w:type="pct"/>
            <w:shd w:val="clear" w:color="auto" w:fill="FFFFFF" w:themeFill="background1"/>
            <w:noWrap/>
            <w:hideMark/>
          </w:tcPr>
          <w:p w14:paraId="1FCB632C" w14:textId="77777777" w:rsidR="002D2478" w:rsidRPr="00034231" w:rsidRDefault="002D2478" w:rsidP="00BC5A1E">
            <w:pPr>
              <w:jc w:val="center"/>
              <w:rPr>
                <w:color w:val="000000"/>
                <w:sz w:val="20"/>
                <w:szCs w:val="20"/>
              </w:rPr>
            </w:pPr>
            <w:r w:rsidRPr="00034231">
              <w:rPr>
                <w:color w:val="000000"/>
                <w:sz w:val="20"/>
                <w:szCs w:val="20"/>
              </w:rPr>
              <w:t>08.02.2026</w:t>
            </w:r>
          </w:p>
        </w:tc>
      </w:tr>
      <w:tr w:rsidR="002D2478" w:rsidRPr="00034231" w14:paraId="733657FA" w14:textId="77777777" w:rsidTr="00610F5E">
        <w:trPr>
          <w:trHeight w:val="300"/>
        </w:trPr>
        <w:tc>
          <w:tcPr>
            <w:tcW w:w="721" w:type="pct"/>
            <w:shd w:val="clear" w:color="auto" w:fill="FFFFFF" w:themeFill="background1"/>
          </w:tcPr>
          <w:p w14:paraId="3160B9C1" w14:textId="69ED2FCF" w:rsidR="002D2478" w:rsidRPr="00610F5E" w:rsidRDefault="00CD639B" w:rsidP="00BC5A1E">
            <w:pPr>
              <w:jc w:val="left"/>
              <w:rPr>
                <w:color w:val="000000"/>
                <w:sz w:val="20"/>
                <w:szCs w:val="20"/>
                <w:lang w:val="cs-CZ"/>
              </w:rPr>
            </w:pPr>
            <w:r>
              <w:rPr>
                <w:color w:val="000000"/>
                <w:sz w:val="20"/>
                <w:szCs w:val="20"/>
              </w:rPr>
              <w:t>Ex</w:t>
            </w:r>
            <w:r w:rsidR="002C7317">
              <w:rPr>
                <w:color w:val="000000"/>
                <w:sz w:val="20"/>
                <w:szCs w:val="20"/>
              </w:rPr>
              <w:t>p</w:t>
            </w:r>
            <w:r>
              <w:rPr>
                <w:color w:val="000000"/>
                <w:sz w:val="20"/>
                <w:szCs w:val="20"/>
              </w:rPr>
              <w:t>lore</w:t>
            </w:r>
          </w:p>
        </w:tc>
        <w:tc>
          <w:tcPr>
            <w:tcW w:w="2122" w:type="pct"/>
            <w:shd w:val="clear" w:color="auto" w:fill="FFFFFF" w:themeFill="background1"/>
            <w:noWrap/>
            <w:hideMark/>
          </w:tcPr>
          <w:p w14:paraId="4CB69BC2" w14:textId="26915B1A" w:rsidR="002D2478" w:rsidRPr="00034231" w:rsidRDefault="002D2478" w:rsidP="00BC5A1E">
            <w:pPr>
              <w:jc w:val="left"/>
              <w:rPr>
                <w:color w:val="000000"/>
                <w:sz w:val="20"/>
                <w:szCs w:val="20"/>
              </w:rPr>
            </w:pPr>
            <w:r w:rsidRPr="00034231">
              <w:rPr>
                <w:color w:val="000000"/>
                <w:sz w:val="20"/>
                <w:szCs w:val="20"/>
              </w:rPr>
              <w:t>Analysis</w:t>
            </w:r>
          </w:p>
        </w:tc>
        <w:tc>
          <w:tcPr>
            <w:tcW w:w="1009" w:type="pct"/>
            <w:shd w:val="clear" w:color="auto" w:fill="FFFFFF" w:themeFill="background1"/>
            <w:noWrap/>
            <w:hideMark/>
          </w:tcPr>
          <w:p w14:paraId="14824B81" w14:textId="77777777" w:rsidR="002D2478" w:rsidRPr="00034231" w:rsidRDefault="002D2478" w:rsidP="00BC5A1E">
            <w:pPr>
              <w:jc w:val="center"/>
              <w:rPr>
                <w:color w:val="000000"/>
                <w:sz w:val="20"/>
                <w:szCs w:val="20"/>
              </w:rPr>
            </w:pPr>
            <w:r w:rsidRPr="00034231">
              <w:rPr>
                <w:color w:val="000000"/>
                <w:sz w:val="20"/>
                <w:szCs w:val="20"/>
              </w:rPr>
              <w:t>12</w:t>
            </w:r>
          </w:p>
        </w:tc>
        <w:tc>
          <w:tcPr>
            <w:tcW w:w="574" w:type="pct"/>
            <w:shd w:val="clear" w:color="auto" w:fill="FFFFFF" w:themeFill="background1"/>
            <w:noWrap/>
            <w:hideMark/>
          </w:tcPr>
          <w:p w14:paraId="65974829" w14:textId="77777777" w:rsidR="002D2478" w:rsidRPr="00034231" w:rsidRDefault="002D2478" w:rsidP="00BC5A1E">
            <w:pPr>
              <w:jc w:val="center"/>
              <w:rPr>
                <w:color w:val="000000"/>
                <w:sz w:val="20"/>
                <w:szCs w:val="20"/>
              </w:rPr>
            </w:pPr>
            <w:r w:rsidRPr="00034231">
              <w:rPr>
                <w:color w:val="000000"/>
                <w:sz w:val="20"/>
                <w:szCs w:val="20"/>
              </w:rPr>
              <w:t>09.02.2026</w:t>
            </w:r>
          </w:p>
        </w:tc>
        <w:tc>
          <w:tcPr>
            <w:tcW w:w="574" w:type="pct"/>
            <w:shd w:val="clear" w:color="auto" w:fill="FFFFFF" w:themeFill="background1"/>
            <w:noWrap/>
            <w:hideMark/>
          </w:tcPr>
          <w:p w14:paraId="77B844DA" w14:textId="77777777" w:rsidR="002D2478" w:rsidRPr="00034231" w:rsidRDefault="002D2478" w:rsidP="00BC5A1E">
            <w:pPr>
              <w:jc w:val="center"/>
              <w:rPr>
                <w:color w:val="000000"/>
                <w:sz w:val="20"/>
                <w:szCs w:val="20"/>
              </w:rPr>
            </w:pPr>
            <w:r w:rsidRPr="00034231">
              <w:rPr>
                <w:color w:val="000000"/>
                <w:sz w:val="20"/>
                <w:szCs w:val="20"/>
              </w:rPr>
              <w:t>03.05.2026</w:t>
            </w:r>
          </w:p>
        </w:tc>
      </w:tr>
      <w:tr w:rsidR="002D2478" w:rsidRPr="00034231" w14:paraId="35DB5EA4" w14:textId="77777777" w:rsidTr="00610F5E">
        <w:trPr>
          <w:trHeight w:val="300"/>
        </w:trPr>
        <w:tc>
          <w:tcPr>
            <w:tcW w:w="721" w:type="pct"/>
            <w:shd w:val="clear" w:color="auto" w:fill="FFFFFF" w:themeFill="background1"/>
          </w:tcPr>
          <w:p w14:paraId="10D59432" w14:textId="4E4913FF" w:rsidR="002D2478" w:rsidRPr="00610F5E" w:rsidRDefault="00EC428B" w:rsidP="00BC5A1E">
            <w:pPr>
              <w:jc w:val="left"/>
              <w:rPr>
                <w:color w:val="000000"/>
                <w:sz w:val="20"/>
                <w:szCs w:val="20"/>
                <w:lang w:val="cs-CZ"/>
              </w:rPr>
            </w:pPr>
            <w:r w:rsidRPr="00EC428B">
              <w:rPr>
                <w:color w:val="000000"/>
                <w:sz w:val="20"/>
                <w:szCs w:val="20"/>
              </w:rPr>
              <w:t>Realize</w:t>
            </w:r>
          </w:p>
        </w:tc>
        <w:tc>
          <w:tcPr>
            <w:tcW w:w="2122" w:type="pct"/>
            <w:shd w:val="clear" w:color="auto" w:fill="FFFFFF" w:themeFill="background1"/>
            <w:noWrap/>
            <w:hideMark/>
          </w:tcPr>
          <w:p w14:paraId="06DA0A89" w14:textId="58B77377" w:rsidR="002D2478" w:rsidRPr="00034231" w:rsidRDefault="002D2478" w:rsidP="00BC5A1E">
            <w:pPr>
              <w:jc w:val="left"/>
              <w:rPr>
                <w:color w:val="000000"/>
                <w:sz w:val="20"/>
                <w:szCs w:val="20"/>
              </w:rPr>
            </w:pPr>
            <w:r w:rsidRPr="00034231">
              <w:rPr>
                <w:color w:val="000000"/>
                <w:sz w:val="20"/>
                <w:szCs w:val="20"/>
              </w:rPr>
              <w:t xml:space="preserve">Configuration </w:t>
            </w:r>
          </w:p>
        </w:tc>
        <w:tc>
          <w:tcPr>
            <w:tcW w:w="1009" w:type="pct"/>
            <w:shd w:val="clear" w:color="auto" w:fill="FFFFFF" w:themeFill="background1"/>
            <w:noWrap/>
            <w:hideMark/>
          </w:tcPr>
          <w:p w14:paraId="75D2CEDB" w14:textId="77777777" w:rsidR="002D2478" w:rsidRPr="00034231" w:rsidRDefault="002D2478" w:rsidP="00BC5A1E">
            <w:pPr>
              <w:jc w:val="center"/>
              <w:rPr>
                <w:color w:val="000000"/>
                <w:sz w:val="20"/>
                <w:szCs w:val="20"/>
              </w:rPr>
            </w:pPr>
            <w:r w:rsidRPr="00034231">
              <w:rPr>
                <w:color w:val="000000"/>
                <w:sz w:val="20"/>
                <w:szCs w:val="20"/>
              </w:rPr>
              <w:t>1</w:t>
            </w:r>
            <w:r>
              <w:rPr>
                <w:color w:val="000000"/>
                <w:sz w:val="20"/>
                <w:szCs w:val="20"/>
              </w:rPr>
              <w:t>7</w:t>
            </w:r>
          </w:p>
        </w:tc>
        <w:tc>
          <w:tcPr>
            <w:tcW w:w="574" w:type="pct"/>
            <w:shd w:val="clear" w:color="auto" w:fill="FFFFFF" w:themeFill="background1"/>
            <w:noWrap/>
            <w:hideMark/>
          </w:tcPr>
          <w:p w14:paraId="3356A464" w14:textId="77777777" w:rsidR="002D2478" w:rsidRPr="00034231" w:rsidRDefault="002D2478" w:rsidP="00BC5A1E">
            <w:pPr>
              <w:jc w:val="center"/>
              <w:rPr>
                <w:color w:val="000000"/>
                <w:sz w:val="20"/>
                <w:szCs w:val="20"/>
              </w:rPr>
            </w:pPr>
            <w:r w:rsidRPr="00034231">
              <w:rPr>
                <w:color w:val="000000"/>
                <w:sz w:val="20"/>
                <w:szCs w:val="20"/>
              </w:rPr>
              <w:t>04.05.2026</w:t>
            </w:r>
          </w:p>
        </w:tc>
        <w:tc>
          <w:tcPr>
            <w:tcW w:w="574" w:type="pct"/>
            <w:shd w:val="clear" w:color="auto" w:fill="FFFFFF" w:themeFill="background1"/>
            <w:noWrap/>
            <w:hideMark/>
          </w:tcPr>
          <w:p w14:paraId="1DED5B7C" w14:textId="77777777" w:rsidR="002D2478" w:rsidRPr="00034231" w:rsidRDefault="002D2478" w:rsidP="00BC5A1E">
            <w:pPr>
              <w:jc w:val="center"/>
              <w:rPr>
                <w:color w:val="000000"/>
                <w:sz w:val="20"/>
                <w:szCs w:val="20"/>
              </w:rPr>
            </w:pPr>
            <w:r>
              <w:rPr>
                <w:color w:val="000000"/>
                <w:sz w:val="20"/>
                <w:szCs w:val="20"/>
              </w:rPr>
              <w:t>30</w:t>
            </w:r>
            <w:r w:rsidRPr="00034231">
              <w:rPr>
                <w:color w:val="000000"/>
                <w:sz w:val="20"/>
                <w:szCs w:val="20"/>
              </w:rPr>
              <w:t>.0</w:t>
            </w:r>
            <w:r>
              <w:rPr>
                <w:color w:val="000000"/>
                <w:sz w:val="20"/>
                <w:szCs w:val="20"/>
              </w:rPr>
              <w:t>8</w:t>
            </w:r>
            <w:r w:rsidRPr="00034231">
              <w:rPr>
                <w:color w:val="000000"/>
                <w:sz w:val="20"/>
                <w:szCs w:val="20"/>
              </w:rPr>
              <w:t>.2026</w:t>
            </w:r>
          </w:p>
        </w:tc>
      </w:tr>
      <w:tr w:rsidR="00EC428B" w:rsidRPr="00034231" w14:paraId="2EB9382C" w14:textId="77777777" w:rsidTr="00610F5E">
        <w:trPr>
          <w:trHeight w:val="300"/>
        </w:trPr>
        <w:tc>
          <w:tcPr>
            <w:tcW w:w="721" w:type="pct"/>
            <w:shd w:val="clear" w:color="auto" w:fill="FFFFFF" w:themeFill="background1"/>
          </w:tcPr>
          <w:p w14:paraId="24F0039A" w14:textId="2AF38357" w:rsidR="00EC428B" w:rsidRPr="00034231" w:rsidRDefault="00EC428B" w:rsidP="00EC428B">
            <w:pPr>
              <w:jc w:val="left"/>
              <w:rPr>
                <w:color w:val="000000"/>
                <w:sz w:val="20"/>
                <w:szCs w:val="20"/>
              </w:rPr>
            </w:pPr>
            <w:r w:rsidRPr="00EC428B">
              <w:rPr>
                <w:color w:val="000000"/>
                <w:sz w:val="20"/>
                <w:szCs w:val="20"/>
              </w:rPr>
              <w:t>Realize</w:t>
            </w:r>
          </w:p>
        </w:tc>
        <w:tc>
          <w:tcPr>
            <w:tcW w:w="2122" w:type="pct"/>
            <w:shd w:val="clear" w:color="auto" w:fill="FFFFFF" w:themeFill="background1"/>
            <w:noWrap/>
            <w:hideMark/>
          </w:tcPr>
          <w:p w14:paraId="3BCA9511" w14:textId="45428B8A" w:rsidR="00EC428B" w:rsidRPr="00034231" w:rsidRDefault="00EC428B" w:rsidP="00EC428B">
            <w:pPr>
              <w:jc w:val="left"/>
              <w:rPr>
                <w:color w:val="000000"/>
                <w:sz w:val="20"/>
                <w:szCs w:val="20"/>
              </w:rPr>
            </w:pPr>
            <w:r w:rsidRPr="00034231">
              <w:rPr>
                <w:color w:val="000000"/>
                <w:sz w:val="20"/>
                <w:szCs w:val="20"/>
              </w:rPr>
              <w:t xml:space="preserve">Development </w:t>
            </w:r>
          </w:p>
        </w:tc>
        <w:tc>
          <w:tcPr>
            <w:tcW w:w="1009" w:type="pct"/>
            <w:shd w:val="clear" w:color="auto" w:fill="FFFFFF" w:themeFill="background1"/>
            <w:noWrap/>
            <w:hideMark/>
          </w:tcPr>
          <w:p w14:paraId="65C57EB2" w14:textId="77777777" w:rsidR="00EC428B" w:rsidRPr="00034231" w:rsidRDefault="00EC428B" w:rsidP="00EC428B">
            <w:pPr>
              <w:jc w:val="center"/>
              <w:rPr>
                <w:color w:val="000000"/>
                <w:sz w:val="20"/>
                <w:szCs w:val="20"/>
              </w:rPr>
            </w:pPr>
            <w:r w:rsidRPr="00034231">
              <w:rPr>
                <w:color w:val="000000"/>
                <w:sz w:val="20"/>
                <w:szCs w:val="20"/>
              </w:rPr>
              <w:t>1</w:t>
            </w:r>
            <w:r>
              <w:rPr>
                <w:color w:val="000000"/>
                <w:sz w:val="20"/>
                <w:szCs w:val="20"/>
              </w:rPr>
              <w:t>7</w:t>
            </w:r>
          </w:p>
        </w:tc>
        <w:tc>
          <w:tcPr>
            <w:tcW w:w="574" w:type="pct"/>
            <w:shd w:val="clear" w:color="auto" w:fill="FFFFFF" w:themeFill="background1"/>
            <w:noWrap/>
            <w:hideMark/>
          </w:tcPr>
          <w:p w14:paraId="649A647A" w14:textId="77777777" w:rsidR="00EC428B" w:rsidRPr="00034231" w:rsidRDefault="00EC428B" w:rsidP="00EC428B">
            <w:pPr>
              <w:jc w:val="center"/>
              <w:rPr>
                <w:color w:val="000000"/>
                <w:sz w:val="20"/>
                <w:szCs w:val="20"/>
              </w:rPr>
            </w:pPr>
            <w:r w:rsidRPr="00034231">
              <w:rPr>
                <w:color w:val="000000"/>
                <w:sz w:val="20"/>
                <w:szCs w:val="20"/>
              </w:rPr>
              <w:t>04.05.2026</w:t>
            </w:r>
          </w:p>
        </w:tc>
        <w:tc>
          <w:tcPr>
            <w:tcW w:w="574" w:type="pct"/>
            <w:shd w:val="clear" w:color="auto" w:fill="FFFFFF" w:themeFill="background1"/>
            <w:noWrap/>
            <w:hideMark/>
          </w:tcPr>
          <w:p w14:paraId="120D9927" w14:textId="77777777" w:rsidR="00EC428B" w:rsidRPr="00034231" w:rsidRDefault="00EC428B" w:rsidP="00EC428B">
            <w:pPr>
              <w:jc w:val="center"/>
              <w:rPr>
                <w:color w:val="000000"/>
                <w:sz w:val="20"/>
                <w:szCs w:val="20"/>
              </w:rPr>
            </w:pPr>
            <w:r>
              <w:rPr>
                <w:color w:val="000000"/>
                <w:sz w:val="20"/>
                <w:szCs w:val="20"/>
              </w:rPr>
              <w:t>30</w:t>
            </w:r>
            <w:r w:rsidRPr="00034231">
              <w:rPr>
                <w:color w:val="000000"/>
                <w:sz w:val="20"/>
                <w:szCs w:val="20"/>
              </w:rPr>
              <w:t>.0</w:t>
            </w:r>
            <w:r>
              <w:rPr>
                <w:color w:val="000000"/>
                <w:sz w:val="20"/>
                <w:szCs w:val="20"/>
              </w:rPr>
              <w:t>8</w:t>
            </w:r>
            <w:r w:rsidRPr="00034231">
              <w:rPr>
                <w:color w:val="000000"/>
                <w:sz w:val="20"/>
                <w:szCs w:val="20"/>
              </w:rPr>
              <w:t>.2026</w:t>
            </w:r>
          </w:p>
        </w:tc>
      </w:tr>
      <w:tr w:rsidR="00EC428B" w:rsidRPr="00034231" w14:paraId="754C6A61" w14:textId="77777777" w:rsidTr="00610F5E">
        <w:trPr>
          <w:trHeight w:val="300"/>
        </w:trPr>
        <w:tc>
          <w:tcPr>
            <w:tcW w:w="721" w:type="pct"/>
            <w:shd w:val="clear" w:color="auto" w:fill="FFFFFF" w:themeFill="background1"/>
          </w:tcPr>
          <w:p w14:paraId="64725360" w14:textId="5B025EDF" w:rsidR="00EC428B" w:rsidRDefault="00EC428B" w:rsidP="00EC428B">
            <w:pPr>
              <w:jc w:val="left"/>
              <w:rPr>
                <w:color w:val="000000"/>
                <w:sz w:val="20"/>
                <w:szCs w:val="20"/>
              </w:rPr>
            </w:pPr>
            <w:r w:rsidRPr="00EC428B">
              <w:rPr>
                <w:color w:val="000000"/>
                <w:sz w:val="20"/>
                <w:szCs w:val="20"/>
              </w:rPr>
              <w:t>Realize</w:t>
            </w:r>
          </w:p>
        </w:tc>
        <w:tc>
          <w:tcPr>
            <w:tcW w:w="2122" w:type="pct"/>
            <w:shd w:val="clear" w:color="auto" w:fill="FFFFFF" w:themeFill="background1"/>
            <w:noWrap/>
          </w:tcPr>
          <w:p w14:paraId="12ACC302" w14:textId="6B20CD56" w:rsidR="00EC428B" w:rsidRPr="00034231" w:rsidRDefault="00EC428B" w:rsidP="00EC428B">
            <w:pPr>
              <w:jc w:val="left"/>
              <w:rPr>
                <w:color w:val="000000"/>
                <w:sz w:val="20"/>
                <w:szCs w:val="20"/>
              </w:rPr>
            </w:pPr>
            <w:r>
              <w:rPr>
                <w:color w:val="000000"/>
                <w:sz w:val="20"/>
                <w:szCs w:val="20"/>
              </w:rPr>
              <w:t xml:space="preserve">Integration </w:t>
            </w:r>
          </w:p>
        </w:tc>
        <w:tc>
          <w:tcPr>
            <w:tcW w:w="1009" w:type="pct"/>
            <w:shd w:val="clear" w:color="auto" w:fill="FFFFFF" w:themeFill="background1"/>
            <w:noWrap/>
          </w:tcPr>
          <w:p w14:paraId="08C1E119" w14:textId="77777777" w:rsidR="00EC428B" w:rsidRPr="00034231" w:rsidRDefault="00EC428B" w:rsidP="00EC428B">
            <w:pPr>
              <w:jc w:val="center"/>
              <w:rPr>
                <w:color w:val="000000"/>
                <w:sz w:val="20"/>
                <w:szCs w:val="20"/>
              </w:rPr>
            </w:pPr>
            <w:r w:rsidRPr="00034231">
              <w:rPr>
                <w:color w:val="000000"/>
                <w:sz w:val="20"/>
                <w:szCs w:val="20"/>
              </w:rPr>
              <w:t>1</w:t>
            </w:r>
            <w:r>
              <w:rPr>
                <w:color w:val="000000"/>
                <w:sz w:val="20"/>
                <w:szCs w:val="20"/>
              </w:rPr>
              <w:t>7</w:t>
            </w:r>
          </w:p>
        </w:tc>
        <w:tc>
          <w:tcPr>
            <w:tcW w:w="574" w:type="pct"/>
            <w:shd w:val="clear" w:color="auto" w:fill="FFFFFF" w:themeFill="background1"/>
            <w:noWrap/>
          </w:tcPr>
          <w:p w14:paraId="10E5267F" w14:textId="77777777" w:rsidR="00EC428B" w:rsidRPr="00034231" w:rsidRDefault="00EC428B" w:rsidP="00EC428B">
            <w:pPr>
              <w:jc w:val="center"/>
              <w:rPr>
                <w:color w:val="000000"/>
                <w:sz w:val="20"/>
                <w:szCs w:val="20"/>
              </w:rPr>
            </w:pPr>
            <w:r w:rsidRPr="00034231">
              <w:rPr>
                <w:color w:val="000000"/>
                <w:sz w:val="20"/>
                <w:szCs w:val="20"/>
              </w:rPr>
              <w:t>04.05.2026</w:t>
            </w:r>
          </w:p>
        </w:tc>
        <w:tc>
          <w:tcPr>
            <w:tcW w:w="574" w:type="pct"/>
            <w:shd w:val="clear" w:color="auto" w:fill="FFFFFF" w:themeFill="background1"/>
            <w:noWrap/>
          </w:tcPr>
          <w:p w14:paraId="42028245" w14:textId="77777777" w:rsidR="00EC428B" w:rsidRPr="00034231" w:rsidRDefault="00EC428B" w:rsidP="00EC428B">
            <w:pPr>
              <w:jc w:val="center"/>
              <w:rPr>
                <w:color w:val="000000"/>
                <w:sz w:val="20"/>
                <w:szCs w:val="20"/>
              </w:rPr>
            </w:pPr>
            <w:r>
              <w:rPr>
                <w:color w:val="000000"/>
                <w:sz w:val="20"/>
                <w:szCs w:val="20"/>
              </w:rPr>
              <w:t>30</w:t>
            </w:r>
            <w:r w:rsidRPr="00034231">
              <w:rPr>
                <w:color w:val="000000"/>
                <w:sz w:val="20"/>
                <w:szCs w:val="20"/>
              </w:rPr>
              <w:t>.0</w:t>
            </w:r>
            <w:r>
              <w:rPr>
                <w:color w:val="000000"/>
                <w:sz w:val="20"/>
                <w:szCs w:val="20"/>
              </w:rPr>
              <w:t>8</w:t>
            </w:r>
            <w:r w:rsidRPr="00034231">
              <w:rPr>
                <w:color w:val="000000"/>
                <w:sz w:val="20"/>
                <w:szCs w:val="20"/>
              </w:rPr>
              <w:t>.2026</w:t>
            </w:r>
          </w:p>
        </w:tc>
      </w:tr>
      <w:tr w:rsidR="00EC428B" w:rsidRPr="00034231" w14:paraId="2DCDC9A5" w14:textId="77777777" w:rsidTr="00610F5E">
        <w:trPr>
          <w:trHeight w:val="300"/>
        </w:trPr>
        <w:tc>
          <w:tcPr>
            <w:tcW w:w="721" w:type="pct"/>
            <w:shd w:val="clear" w:color="auto" w:fill="FFFFFF" w:themeFill="background1"/>
          </w:tcPr>
          <w:p w14:paraId="00B67A88" w14:textId="1BA6B4E3" w:rsidR="00EC428B" w:rsidRPr="00034231" w:rsidRDefault="00EC428B" w:rsidP="00EC428B">
            <w:pPr>
              <w:jc w:val="left"/>
              <w:rPr>
                <w:color w:val="000000"/>
                <w:sz w:val="20"/>
                <w:szCs w:val="20"/>
              </w:rPr>
            </w:pPr>
            <w:r w:rsidRPr="00EC428B">
              <w:rPr>
                <w:color w:val="000000"/>
                <w:sz w:val="20"/>
                <w:szCs w:val="20"/>
              </w:rPr>
              <w:t>Realize</w:t>
            </w:r>
          </w:p>
        </w:tc>
        <w:tc>
          <w:tcPr>
            <w:tcW w:w="2122" w:type="pct"/>
            <w:shd w:val="clear" w:color="auto" w:fill="FFFFFF" w:themeFill="background1"/>
            <w:noWrap/>
            <w:hideMark/>
          </w:tcPr>
          <w:p w14:paraId="0F99F8DD" w14:textId="7C130512" w:rsidR="00EC428B" w:rsidRPr="00034231" w:rsidRDefault="00EC428B" w:rsidP="00EC428B">
            <w:pPr>
              <w:jc w:val="left"/>
              <w:rPr>
                <w:color w:val="000000"/>
                <w:sz w:val="20"/>
                <w:szCs w:val="20"/>
              </w:rPr>
            </w:pPr>
            <w:r w:rsidRPr="00034231">
              <w:rPr>
                <w:color w:val="000000"/>
                <w:sz w:val="20"/>
                <w:szCs w:val="20"/>
              </w:rPr>
              <w:t xml:space="preserve">Testing </w:t>
            </w:r>
          </w:p>
        </w:tc>
        <w:tc>
          <w:tcPr>
            <w:tcW w:w="1009" w:type="pct"/>
            <w:shd w:val="clear" w:color="auto" w:fill="FFFFFF" w:themeFill="background1"/>
            <w:noWrap/>
            <w:hideMark/>
          </w:tcPr>
          <w:p w14:paraId="20ECDFDF" w14:textId="77777777" w:rsidR="00EC428B" w:rsidRPr="00034231" w:rsidRDefault="00EC428B" w:rsidP="00EC428B">
            <w:pPr>
              <w:jc w:val="center"/>
              <w:rPr>
                <w:color w:val="000000"/>
                <w:sz w:val="20"/>
                <w:szCs w:val="20"/>
              </w:rPr>
            </w:pPr>
            <w:r>
              <w:rPr>
                <w:color w:val="000000"/>
                <w:sz w:val="20"/>
                <w:szCs w:val="20"/>
              </w:rPr>
              <w:t>6</w:t>
            </w:r>
          </w:p>
        </w:tc>
        <w:tc>
          <w:tcPr>
            <w:tcW w:w="574" w:type="pct"/>
            <w:shd w:val="clear" w:color="auto" w:fill="FFFFFF" w:themeFill="background1"/>
            <w:noWrap/>
            <w:hideMark/>
          </w:tcPr>
          <w:p w14:paraId="3A554095" w14:textId="77777777" w:rsidR="00EC428B" w:rsidRPr="00034231" w:rsidRDefault="00EC428B" w:rsidP="00EC428B">
            <w:pPr>
              <w:jc w:val="center"/>
              <w:rPr>
                <w:color w:val="000000"/>
                <w:sz w:val="20"/>
                <w:szCs w:val="20"/>
              </w:rPr>
            </w:pPr>
            <w:r w:rsidRPr="00610F5E">
              <w:rPr>
                <w:color w:val="000000"/>
                <w:sz w:val="20"/>
                <w:szCs w:val="20"/>
              </w:rPr>
              <w:t>31.08.2026</w:t>
            </w:r>
          </w:p>
        </w:tc>
        <w:tc>
          <w:tcPr>
            <w:tcW w:w="574" w:type="pct"/>
            <w:shd w:val="clear" w:color="auto" w:fill="FFFFFF" w:themeFill="background1"/>
            <w:noWrap/>
            <w:hideMark/>
          </w:tcPr>
          <w:p w14:paraId="739B7469" w14:textId="77777777" w:rsidR="00EC428B" w:rsidRPr="00034231" w:rsidRDefault="00EC428B" w:rsidP="00EC428B">
            <w:pPr>
              <w:jc w:val="center"/>
              <w:rPr>
                <w:color w:val="000000"/>
                <w:sz w:val="20"/>
                <w:szCs w:val="20"/>
              </w:rPr>
            </w:pPr>
            <w:r w:rsidRPr="00610F5E">
              <w:rPr>
                <w:color w:val="000000"/>
                <w:sz w:val="20"/>
                <w:szCs w:val="20"/>
              </w:rPr>
              <w:t>11.10.2026</w:t>
            </w:r>
          </w:p>
        </w:tc>
      </w:tr>
      <w:tr w:rsidR="00EC428B" w:rsidRPr="00034231" w14:paraId="5A2AD2BF" w14:textId="77777777" w:rsidTr="00610F5E">
        <w:trPr>
          <w:trHeight w:val="300"/>
        </w:trPr>
        <w:tc>
          <w:tcPr>
            <w:tcW w:w="721" w:type="pct"/>
            <w:shd w:val="clear" w:color="auto" w:fill="FFFFFF" w:themeFill="background1"/>
          </w:tcPr>
          <w:p w14:paraId="1D8A8084" w14:textId="5EF4B26B" w:rsidR="00EC428B" w:rsidRPr="00610F5E" w:rsidRDefault="00EC428B" w:rsidP="00EC428B">
            <w:pPr>
              <w:jc w:val="left"/>
              <w:rPr>
                <w:color w:val="000000"/>
                <w:sz w:val="20"/>
                <w:szCs w:val="20"/>
                <w:lang w:val="cs-CZ"/>
              </w:rPr>
            </w:pPr>
            <w:r w:rsidRPr="00EC428B">
              <w:rPr>
                <w:color w:val="000000"/>
                <w:sz w:val="20"/>
                <w:szCs w:val="20"/>
              </w:rPr>
              <w:t>Deploy</w:t>
            </w:r>
          </w:p>
        </w:tc>
        <w:tc>
          <w:tcPr>
            <w:tcW w:w="2122" w:type="pct"/>
            <w:shd w:val="clear" w:color="auto" w:fill="FFFFFF" w:themeFill="background1"/>
            <w:noWrap/>
            <w:hideMark/>
          </w:tcPr>
          <w:p w14:paraId="4ABD8F30" w14:textId="5899C0E9" w:rsidR="00EC428B" w:rsidRPr="00034231" w:rsidRDefault="00EC428B" w:rsidP="00EC428B">
            <w:pPr>
              <w:jc w:val="left"/>
              <w:rPr>
                <w:color w:val="000000"/>
                <w:sz w:val="20"/>
                <w:szCs w:val="20"/>
              </w:rPr>
            </w:pPr>
            <w:r w:rsidRPr="00034231">
              <w:rPr>
                <w:color w:val="000000"/>
                <w:sz w:val="20"/>
                <w:szCs w:val="20"/>
              </w:rPr>
              <w:t>Training</w:t>
            </w:r>
          </w:p>
        </w:tc>
        <w:tc>
          <w:tcPr>
            <w:tcW w:w="1009" w:type="pct"/>
            <w:shd w:val="clear" w:color="auto" w:fill="FFFFFF" w:themeFill="background1"/>
            <w:noWrap/>
            <w:hideMark/>
          </w:tcPr>
          <w:p w14:paraId="652B12E1" w14:textId="77777777" w:rsidR="00EC428B" w:rsidRPr="00034231" w:rsidRDefault="00EC428B" w:rsidP="00EC428B">
            <w:pPr>
              <w:jc w:val="center"/>
              <w:rPr>
                <w:color w:val="000000"/>
                <w:sz w:val="20"/>
                <w:szCs w:val="20"/>
              </w:rPr>
            </w:pPr>
            <w:r w:rsidRPr="00034231">
              <w:rPr>
                <w:color w:val="000000"/>
                <w:sz w:val="20"/>
                <w:szCs w:val="20"/>
              </w:rPr>
              <w:t>2</w:t>
            </w:r>
          </w:p>
        </w:tc>
        <w:tc>
          <w:tcPr>
            <w:tcW w:w="574" w:type="pct"/>
            <w:shd w:val="clear" w:color="auto" w:fill="FFFFFF" w:themeFill="background1"/>
            <w:noWrap/>
            <w:hideMark/>
          </w:tcPr>
          <w:p w14:paraId="408037E7" w14:textId="77777777" w:rsidR="00EC428B" w:rsidRPr="00034231" w:rsidRDefault="00EC428B" w:rsidP="00EC428B">
            <w:pPr>
              <w:jc w:val="center"/>
              <w:rPr>
                <w:color w:val="000000"/>
                <w:sz w:val="20"/>
                <w:szCs w:val="20"/>
              </w:rPr>
            </w:pPr>
            <w:r w:rsidRPr="00610F5E">
              <w:rPr>
                <w:color w:val="000000"/>
                <w:sz w:val="20"/>
                <w:szCs w:val="20"/>
              </w:rPr>
              <w:t>12.10.2026</w:t>
            </w:r>
          </w:p>
        </w:tc>
        <w:tc>
          <w:tcPr>
            <w:tcW w:w="574" w:type="pct"/>
            <w:shd w:val="clear" w:color="auto" w:fill="FFFFFF" w:themeFill="background1"/>
            <w:noWrap/>
          </w:tcPr>
          <w:p w14:paraId="11ED5D8E" w14:textId="77777777" w:rsidR="00EC428B" w:rsidRPr="00034231" w:rsidRDefault="00EC428B" w:rsidP="00EC428B">
            <w:pPr>
              <w:jc w:val="center"/>
              <w:rPr>
                <w:color w:val="000000"/>
                <w:sz w:val="20"/>
                <w:szCs w:val="20"/>
              </w:rPr>
            </w:pPr>
            <w:r w:rsidRPr="00610F5E">
              <w:rPr>
                <w:color w:val="000000"/>
                <w:sz w:val="20"/>
                <w:szCs w:val="20"/>
              </w:rPr>
              <w:t>25.10.2026</w:t>
            </w:r>
          </w:p>
        </w:tc>
      </w:tr>
      <w:tr w:rsidR="00EC428B" w:rsidRPr="00034231" w14:paraId="001A717C" w14:textId="77777777" w:rsidTr="00610F5E">
        <w:trPr>
          <w:trHeight w:val="300"/>
        </w:trPr>
        <w:tc>
          <w:tcPr>
            <w:tcW w:w="721" w:type="pct"/>
            <w:shd w:val="clear" w:color="auto" w:fill="FFFFFF" w:themeFill="background1"/>
          </w:tcPr>
          <w:p w14:paraId="07EBC561" w14:textId="55D6FC83" w:rsidR="00EC428B" w:rsidRPr="00610F5E" w:rsidRDefault="00EC428B" w:rsidP="00EC428B">
            <w:pPr>
              <w:jc w:val="left"/>
              <w:rPr>
                <w:color w:val="000000"/>
                <w:sz w:val="20"/>
                <w:szCs w:val="20"/>
                <w:lang w:val="cs-CZ"/>
              </w:rPr>
            </w:pPr>
            <w:r w:rsidRPr="00EC428B">
              <w:rPr>
                <w:color w:val="000000"/>
                <w:sz w:val="20"/>
                <w:szCs w:val="20"/>
              </w:rPr>
              <w:t>Deploy</w:t>
            </w:r>
          </w:p>
        </w:tc>
        <w:tc>
          <w:tcPr>
            <w:tcW w:w="2122" w:type="pct"/>
            <w:shd w:val="clear" w:color="auto" w:fill="FFFFFF" w:themeFill="background1"/>
            <w:noWrap/>
            <w:hideMark/>
          </w:tcPr>
          <w:p w14:paraId="37E3D223" w14:textId="74CA1746" w:rsidR="00EC428B" w:rsidRPr="00034231" w:rsidRDefault="00EC428B" w:rsidP="00EC428B">
            <w:pPr>
              <w:jc w:val="left"/>
              <w:rPr>
                <w:color w:val="000000"/>
                <w:sz w:val="20"/>
                <w:szCs w:val="20"/>
              </w:rPr>
            </w:pPr>
            <w:r w:rsidRPr="00034231">
              <w:rPr>
                <w:color w:val="000000"/>
                <w:sz w:val="20"/>
                <w:szCs w:val="20"/>
              </w:rPr>
              <w:t>Deploy</w:t>
            </w:r>
          </w:p>
        </w:tc>
        <w:tc>
          <w:tcPr>
            <w:tcW w:w="1009" w:type="pct"/>
            <w:shd w:val="clear" w:color="auto" w:fill="FFFFFF" w:themeFill="background1"/>
            <w:noWrap/>
            <w:hideMark/>
          </w:tcPr>
          <w:p w14:paraId="3A016002" w14:textId="77777777" w:rsidR="00EC428B" w:rsidRPr="00034231" w:rsidRDefault="00EC428B" w:rsidP="00EC428B">
            <w:pPr>
              <w:jc w:val="center"/>
              <w:rPr>
                <w:color w:val="000000"/>
                <w:sz w:val="20"/>
                <w:szCs w:val="20"/>
              </w:rPr>
            </w:pPr>
            <w:r w:rsidRPr="00034231">
              <w:rPr>
                <w:color w:val="000000"/>
                <w:sz w:val="20"/>
                <w:szCs w:val="20"/>
              </w:rPr>
              <w:t>2</w:t>
            </w:r>
          </w:p>
        </w:tc>
        <w:tc>
          <w:tcPr>
            <w:tcW w:w="574" w:type="pct"/>
            <w:shd w:val="clear" w:color="auto" w:fill="FFFFFF" w:themeFill="background1"/>
            <w:noWrap/>
            <w:hideMark/>
          </w:tcPr>
          <w:p w14:paraId="61CCF7A7" w14:textId="77777777" w:rsidR="00EC428B" w:rsidRPr="00034231" w:rsidRDefault="00EC428B" w:rsidP="00EC428B">
            <w:pPr>
              <w:jc w:val="center"/>
              <w:rPr>
                <w:color w:val="000000"/>
                <w:sz w:val="20"/>
                <w:szCs w:val="20"/>
              </w:rPr>
            </w:pPr>
            <w:r w:rsidRPr="00610F5E">
              <w:rPr>
                <w:color w:val="000000"/>
                <w:sz w:val="20"/>
                <w:szCs w:val="20"/>
              </w:rPr>
              <w:t>12.10.2026</w:t>
            </w:r>
          </w:p>
        </w:tc>
        <w:tc>
          <w:tcPr>
            <w:tcW w:w="574" w:type="pct"/>
            <w:shd w:val="clear" w:color="auto" w:fill="FFFFFF" w:themeFill="background1"/>
            <w:noWrap/>
          </w:tcPr>
          <w:p w14:paraId="0F45B416" w14:textId="77777777" w:rsidR="00EC428B" w:rsidRPr="00034231" w:rsidRDefault="00EC428B" w:rsidP="00EC428B">
            <w:pPr>
              <w:jc w:val="center"/>
              <w:rPr>
                <w:color w:val="000000"/>
                <w:sz w:val="20"/>
                <w:szCs w:val="20"/>
              </w:rPr>
            </w:pPr>
            <w:r w:rsidRPr="00610F5E">
              <w:rPr>
                <w:color w:val="000000"/>
                <w:sz w:val="20"/>
                <w:szCs w:val="20"/>
              </w:rPr>
              <w:t>25.10.2026</w:t>
            </w:r>
          </w:p>
        </w:tc>
      </w:tr>
      <w:tr w:rsidR="00EC428B" w:rsidRPr="00034231" w14:paraId="6656F23B" w14:textId="77777777" w:rsidTr="00610F5E">
        <w:trPr>
          <w:trHeight w:val="300"/>
        </w:trPr>
        <w:tc>
          <w:tcPr>
            <w:tcW w:w="721" w:type="pct"/>
            <w:shd w:val="clear" w:color="auto" w:fill="FFFFFF" w:themeFill="background1"/>
          </w:tcPr>
          <w:p w14:paraId="706F8345" w14:textId="54864C55" w:rsidR="00EC428B" w:rsidRPr="00034231" w:rsidRDefault="00CD639B" w:rsidP="00EC428B">
            <w:pPr>
              <w:jc w:val="left"/>
              <w:rPr>
                <w:color w:val="000000"/>
                <w:sz w:val="20"/>
                <w:szCs w:val="20"/>
              </w:rPr>
            </w:pPr>
            <w:r>
              <w:rPr>
                <w:color w:val="000000"/>
                <w:sz w:val="20"/>
                <w:szCs w:val="20"/>
              </w:rPr>
              <w:t>Run</w:t>
            </w:r>
          </w:p>
        </w:tc>
        <w:tc>
          <w:tcPr>
            <w:tcW w:w="2122" w:type="pct"/>
            <w:shd w:val="clear" w:color="auto" w:fill="FFFFFF" w:themeFill="background1"/>
            <w:noWrap/>
            <w:hideMark/>
          </w:tcPr>
          <w:p w14:paraId="11804C16" w14:textId="717D5695" w:rsidR="00EC428B" w:rsidRPr="00034231" w:rsidRDefault="00EC428B" w:rsidP="00EC428B">
            <w:pPr>
              <w:jc w:val="left"/>
              <w:rPr>
                <w:color w:val="000000"/>
                <w:sz w:val="20"/>
                <w:szCs w:val="20"/>
              </w:rPr>
            </w:pPr>
            <w:r w:rsidRPr="00034231">
              <w:rPr>
                <w:color w:val="000000"/>
                <w:sz w:val="20"/>
                <w:szCs w:val="20"/>
              </w:rPr>
              <w:t>Pilot Phase</w:t>
            </w:r>
          </w:p>
        </w:tc>
        <w:tc>
          <w:tcPr>
            <w:tcW w:w="1009" w:type="pct"/>
            <w:shd w:val="clear" w:color="auto" w:fill="FFFFFF" w:themeFill="background1"/>
            <w:noWrap/>
            <w:hideMark/>
          </w:tcPr>
          <w:p w14:paraId="01F397A7" w14:textId="77777777" w:rsidR="00EC428B" w:rsidRPr="00034231" w:rsidRDefault="00EC428B" w:rsidP="00EC428B">
            <w:pPr>
              <w:jc w:val="center"/>
              <w:rPr>
                <w:color w:val="000000"/>
                <w:sz w:val="20"/>
                <w:szCs w:val="20"/>
              </w:rPr>
            </w:pPr>
            <w:r w:rsidRPr="00034231">
              <w:rPr>
                <w:color w:val="000000"/>
                <w:sz w:val="20"/>
                <w:szCs w:val="20"/>
              </w:rPr>
              <w:t>12</w:t>
            </w:r>
          </w:p>
        </w:tc>
        <w:tc>
          <w:tcPr>
            <w:tcW w:w="574" w:type="pct"/>
            <w:shd w:val="clear" w:color="auto" w:fill="FFFFFF" w:themeFill="background1"/>
            <w:noWrap/>
          </w:tcPr>
          <w:p w14:paraId="790D913A" w14:textId="77777777" w:rsidR="00EC428B" w:rsidRPr="00034231" w:rsidRDefault="00EC428B" w:rsidP="00EC428B">
            <w:pPr>
              <w:jc w:val="center"/>
              <w:rPr>
                <w:color w:val="000000"/>
                <w:sz w:val="20"/>
                <w:szCs w:val="20"/>
              </w:rPr>
            </w:pPr>
            <w:r w:rsidRPr="00610F5E">
              <w:rPr>
                <w:color w:val="000000"/>
                <w:sz w:val="20"/>
                <w:szCs w:val="20"/>
              </w:rPr>
              <w:t>26.10.2026</w:t>
            </w:r>
          </w:p>
        </w:tc>
        <w:tc>
          <w:tcPr>
            <w:tcW w:w="574" w:type="pct"/>
            <w:shd w:val="clear" w:color="auto" w:fill="FFFFFF" w:themeFill="background1"/>
            <w:noWrap/>
          </w:tcPr>
          <w:p w14:paraId="18894CE0" w14:textId="77777777" w:rsidR="00EC428B" w:rsidRPr="00034231" w:rsidRDefault="00EC428B" w:rsidP="00EC428B">
            <w:pPr>
              <w:jc w:val="center"/>
              <w:rPr>
                <w:color w:val="000000"/>
                <w:sz w:val="20"/>
                <w:szCs w:val="20"/>
              </w:rPr>
            </w:pPr>
            <w:r w:rsidRPr="00610F5E">
              <w:rPr>
                <w:color w:val="000000"/>
                <w:sz w:val="20"/>
                <w:szCs w:val="20"/>
              </w:rPr>
              <w:t>17.01.2027</w:t>
            </w:r>
          </w:p>
        </w:tc>
      </w:tr>
      <w:tr w:rsidR="00EC428B" w:rsidRPr="00034231" w14:paraId="33C2D91F" w14:textId="77777777" w:rsidTr="00610F5E">
        <w:trPr>
          <w:trHeight w:val="300"/>
        </w:trPr>
        <w:tc>
          <w:tcPr>
            <w:tcW w:w="721" w:type="pct"/>
            <w:shd w:val="clear" w:color="auto" w:fill="FFFFFF" w:themeFill="background1"/>
          </w:tcPr>
          <w:p w14:paraId="7D00F5AE" w14:textId="4EF0DDE2" w:rsidR="00EC428B" w:rsidRPr="00034231" w:rsidRDefault="00CD639B" w:rsidP="00EC428B">
            <w:pPr>
              <w:jc w:val="left"/>
              <w:rPr>
                <w:color w:val="000000"/>
                <w:sz w:val="20"/>
                <w:szCs w:val="20"/>
              </w:rPr>
            </w:pPr>
            <w:r>
              <w:rPr>
                <w:color w:val="000000"/>
                <w:sz w:val="20"/>
                <w:szCs w:val="20"/>
              </w:rPr>
              <w:t>Run</w:t>
            </w:r>
          </w:p>
        </w:tc>
        <w:tc>
          <w:tcPr>
            <w:tcW w:w="2122" w:type="pct"/>
            <w:shd w:val="clear" w:color="auto" w:fill="FFFFFF" w:themeFill="background1"/>
            <w:noWrap/>
            <w:hideMark/>
          </w:tcPr>
          <w:p w14:paraId="3097BEDD" w14:textId="10613A29" w:rsidR="00EC428B" w:rsidRPr="00034231" w:rsidRDefault="00EC428B" w:rsidP="00EC428B">
            <w:pPr>
              <w:jc w:val="left"/>
              <w:rPr>
                <w:color w:val="000000"/>
                <w:sz w:val="20"/>
                <w:szCs w:val="20"/>
              </w:rPr>
            </w:pPr>
            <w:r w:rsidRPr="00034231">
              <w:rPr>
                <w:color w:val="000000"/>
                <w:sz w:val="20"/>
                <w:szCs w:val="20"/>
              </w:rPr>
              <w:t>Go-live and Babysitting (post go-live support)</w:t>
            </w:r>
          </w:p>
        </w:tc>
        <w:tc>
          <w:tcPr>
            <w:tcW w:w="1009" w:type="pct"/>
            <w:shd w:val="clear" w:color="auto" w:fill="FFFFFF" w:themeFill="background1"/>
            <w:noWrap/>
            <w:hideMark/>
          </w:tcPr>
          <w:p w14:paraId="488200AC" w14:textId="77777777" w:rsidR="00EC428B" w:rsidRPr="00034231" w:rsidRDefault="00EC428B" w:rsidP="00EC428B">
            <w:pPr>
              <w:jc w:val="center"/>
              <w:rPr>
                <w:color w:val="000000"/>
                <w:sz w:val="20"/>
                <w:szCs w:val="20"/>
              </w:rPr>
            </w:pPr>
            <w:r w:rsidRPr="00034231">
              <w:rPr>
                <w:color w:val="000000"/>
                <w:sz w:val="20"/>
                <w:szCs w:val="20"/>
              </w:rPr>
              <w:t>12</w:t>
            </w:r>
          </w:p>
        </w:tc>
        <w:tc>
          <w:tcPr>
            <w:tcW w:w="574" w:type="pct"/>
            <w:shd w:val="clear" w:color="auto" w:fill="FFFFFF" w:themeFill="background1"/>
            <w:noWrap/>
          </w:tcPr>
          <w:p w14:paraId="3E609EE6" w14:textId="77777777" w:rsidR="00EC428B" w:rsidRPr="00034231" w:rsidRDefault="00EC428B" w:rsidP="00EC428B">
            <w:pPr>
              <w:jc w:val="center"/>
              <w:rPr>
                <w:color w:val="000000"/>
                <w:sz w:val="20"/>
                <w:szCs w:val="20"/>
              </w:rPr>
            </w:pPr>
            <w:r w:rsidRPr="00610F5E">
              <w:rPr>
                <w:color w:val="000000"/>
                <w:sz w:val="20"/>
                <w:szCs w:val="20"/>
              </w:rPr>
              <w:t>26.10.2026</w:t>
            </w:r>
          </w:p>
        </w:tc>
        <w:tc>
          <w:tcPr>
            <w:tcW w:w="574" w:type="pct"/>
            <w:shd w:val="clear" w:color="auto" w:fill="FFFFFF" w:themeFill="background1"/>
            <w:noWrap/>
          </w:tcPr>
          <w:p w14:paraId="1BBCC449" w14:textId="77777777" w:rsidR="00EC428B" w:rsidRPr="00034231" w:rsidRDefault="00EC428B" w:rsidP="00EC428B">
            <w:pPr>
              <w:jc w:val="center"/>
              <w:rPr>
                <w:color w:val="000000"/>
                <w:sz w:val="20"/>
                <w:szCs w:val="20"/>
              </w:rPr>
            </w:pPr>
            <w:r w:rsidRPr="00610F5E">
              <w:rPr>
                <w:color w:val="000000"/>
                <w:sz w:val="20"/>
                <w:szCs w:val="20"/>
              </w:rPr>
              <w:t>17.01.2027</w:t>
            </w:r>
          </w:p>
        </w:tc>
      </w:tr>
    </w:tbl>
    <w:p w14:paraId="7AE260EC" w14:textId="0E2C0016" w:rsidR="00A206CD" w:rsidRPr="003411C5" w:rsidRDefault="00A206CD" w:rsidP="009D37E1"/>
    <w:p w14:paraId="3DF049A3" w14:textId="579F26E7" w:rsidR="004D4BF5" w:rsidRPr="003411C5" w:rsidRDefault="00CB3093" w:rsidP="004469D5">
      <w:pPr>
        <w:pStyle w:val="Nadpis2"/>
      </w:pPr>
      <w:bookmarkStart w:id="448" w:name="_Toc224119056"/>
      <w:bookmarkStart w:id="449" w:name="_Toc224119143"/>
      <w:bookmarkStart w:id="450" w:name="_Toc224119057"/>
      <w:bookmarkStart w:id="451" w:name="_Toc224119144"/>
      <w:bookmarkStart w:id="452" w:name="_Toc229586715"/>
      <w:bookmarkEnd w:id="448"/>
      <w:bookmarkEnd w:id="449"/>
      <w:bookmarkEnd w:id="450"/>
      <w:bookmarkEnd w:id="451"/>
      <w:r w:rsidRPr="003411C5">
        <w:t>Project risks</w:t>
      </w:r>
      <w:bookmarkEnd w:id="452"/>
    </w:p>
    <w:p w14:paraId="5EFAC2F5" w14:textId="77777777" w:rsidR="002C4ACF" w:rsidRPr="002C4ACF" w:rsidRDefault="002C4ACF" w:rsidP="00CA0534"/>
    <w:p w14:paraId="4A0DF084" w14:textId="6060667A" w:rsidR="00086F7A" w:rsidRPr="003411C5" w:rsidRDefault="00086F7A" w:rsidP="00086F7A">
      <w:r w:rsidRPr="003411C5">
        <w:t>The following risks</w:t>
      </w:r>
      <w:r w:rsidR="00BF5585">
        <w:t xml:space="preserve"> </w:t>
      </w:r>
      <w:r w:rsidR="00BD146D">
        <w:t>are</w:t>
      </w:r>
      <w:r w:rsidR="00BF5585">
        <w:t xml:space="preserve"> necessary to mitigate</w:t>
      </w:r>
      <w:r w:rsidRPr="003411C5">
        <w:t>:</w:t>
      </w:r>
    </w:p>
    <w:p w14:paraId="28E2ED5B" w14:textId="77777777" w:rsidR="00BF5585" w:rsidRDefault="00BF5585" w:rsidP="00086F7A"/>
    <w:tbl>
      <w:tblPr>
        <w:tblStyle w:val="Style4"/>
        <w:tblW w:w="5000" w:type="pct"/>
        <w:tblLook w:val="04A0" w:firstRow="1" w:lastRow="0" w:firstColumn="1" w:lastColumn="0" w:noHBand="0" w:noVBand="1"/>
      </w:tblPr>
      <w:tblGrid>
        <w:gridCol w:w="2546"/>
        <w:gridCol w:w="2693"/>
        <w:gridCol w:w="1135"/>
        <w:gridCol w:w="2688"/>
      </w:tblGrid>
      <w:tr w:rsidR="002B41BE" w:rsidRPr="003411C5" w14:paraId="4514FFD9" w14:textId="77777777" w:rsidTr="00610F5E">
        <w:trPr>
          <w:cnfStyle w:val="100000000000" w:firstRow="1" w:lastRow="0" w:firstColumn="0" w:lastColumn="0" w:oddVBand="0" w:evenVBand="0" w:oddHBand="0" w:evenHBand="0" w:firstRowFirstColumn="0" w:firstRowLastColumn="0" w:lastRowFirstColumn="0" w:lastRowLastColumn="0"/>
          <w:trHeight w:val="324"/>
        </w:trPr>
        <w:tc>
          <w:tcPr>
            <w:tcW w:w="1405" w:type="pct"/>
            <w:shd w:val="clear" w:color="auto" w:fill="FFFFFF" w:themeFill="background1"/>
            <w:vAlign w:val="center"/>
            <w:hideMark/>
          </w:tcPr>
          <w:p w14:paraId="4EF7CAE0" w14:textId="189E467B" w:rsidR="002B41BE" w:rsidRPr="00610F5E" w:rsidRDefault="002B41BE" w:rsidP="002B41BE">
            <w:pPr>
              <w:jc w:val="left"/>
              <w:rPr>
                <w:b/>
                <w:color w:val="000000" w:themeColor="text1"/>
                <w:sz w:val="22"/>
                <w:szCs w:val="22"/>
              </w:rPr>
            </w:pPr>
            <w:r w:rsidRPr="00610F5E">
              <w:rPr>
                <w:b/>
                <w:color w:val="000000" w:themeColor="text1"/>
                <w:sz w:val="22"/>
                <w:szCs w:val="22"/>
              </w:rPr>
              <w:t>Risk</w:t>
            </w:r>
          </w:p>
        </w:tc>
        <w:tc>
          <w:tcPr>
            <w:tcW w:w="1486" w:type="pct"/>
            <w:shd w:val="clear" w:color="auto" w:fill="FFFFFF" w:themeFill="background1"/>
            <w:vAlign w:val="center"/>
          </w:tcPr>
          <w:p w14:paraId="132EE08C" w14:textId="27998FA7" w:rsidR="002B41BE" w:rsidRPr="00610F5E" w:rsidRDefault="00140AD5" w:rsidP="002B41BE">
            <w:pPr>
              <w:jc w:val="left"/>
              <w:rPr>
                <w:b/>
                <w:color w:val="000000" w:themeColor="text1"/>
                <w:sz w:val="22"/>
                <w:szCs w:val="22"/>
              </w:rPr>
            </w:pPr>
            <w:r w:rsidRPr="00610F5E">
              <w:rPr>
                <w:b/>
                <w:color w:val="000000" w:themeColor="text1"/>
                <w:sz w:val="22"/>
                <w:szCs w:val="22"/>
              </w:rPr>
              <w:t>Impact</w:t>
            </w:r>
          </w:p>
        </w:tc>
        <w:tc>
          <w:tcPr>
            <w:tcW w:w="626" w:type="pct"/>
            <w:shd w:val="clear" w:color="auto" w:fill="FFFFFF" w:themeFill="background1"/>
            <w:vAlign w:val="center"/>
          </w:tcPr>
          <w:p w14:paraId="77577046" w14:textId="0E163D97" w:rsidR="002B41BE" w:rsidRPr="00610F5E" w:rsidRDefault="003B097A" w:rsidP="002B41BE">
            <w:pPr>
              <w:jc w:val="left"/>
              <w:rPr>
                <w:b/>
                <w:color w:val="000000" w:themeColor="text1"/>
                <w:sz w:val="22"/>
                <w:szCs w:val="22"/>
              </w:rPr>
            </w:pPr>
            <w:r w:rsidRPr="00610F5E">
              <w:rPr>
                <w:b/>
                <w:color w:val="000000" w:themeColor="text1"/>
                <w:sz w:val="22"/>
                <w:szCs w:val="22"/>
              </w:rPr>
              <w:t>Risk l</w:t>
            </w:r>
            <w:r w:rsidR="00DA6CDA" w:rsidRPr="00610F5E">
              <w:rPr>
                <w:b/>
                <w:color w:val="000000" w:themeColor="text1"/>
                <w:sz w:val="22"/>
                <w:szCs w:val="22"/>
              </w:rPr>
              <w:t xml:space="preserve">evel </w:t>
            </w:r>
            <w:r w:rsidR="002B41BE" w:rsidRPr="00610F5E">
              <w:rPr>
                <w:b/>
                <w:color w:val="000000" w:themeColor="text1"/>
                <w:sz w:val="22"/>
                <w:szCs w:val="22"/>
              </w:rPr>
              <w:t>*</w:t>
            </w:r>
          </w:p>
        </w:tc>
        <w:tc>
          <w:tcPr>
            <w:tcW w:w="1483" w:type="pct"/>
            <w:shd w:val="clear" w:color="auto" w:fill="FFFFFF" w:themeFill="background1"/>
            <w:hideMark/>
          </w:tcPr>
          <w:p w14:paraId="0869274A" w14:textId="0CFA3F34" w:rsidR="002B41BE" w:rsidRPr="00610F5E" w:rsidRDefault="002B41BE" w:rsidP="002B41BE">
            <w:pPr>
              <w:jc w:val="left"/>
              <w:rPr>
                <w:b/>
                <w:color w:val="000000" w:themeColor="text1"/>
                <w:sz w:val="22"/>
                <w:szCs w:val="22"/>
              </w:rPr>
            </w:pPr>
            <w:r w:rsidRPr="00610F5E">
              <w:rPr>
                <w:b/>
                <w:color w:val="000000" w:themeColor="text1"/>
                <w:sz w:val="22"/>
                <w:szCs w:val="22"/>
              </w:rPr>
              <w:t>Mitigation</w:t>
            </w:r>
          </w:p>
        </w:tc>
      </w:tr>
      <w:tr w:rsidR="002B41BE" w:rsidRPr="003411C5" w14:paraId="0E9E6A78" w14:textId="77777777" w:rsidTr="00610F5E">
        <w:trPr>
          <w:trHeight w:val="300"/>
        </w:trPr>
        <w:tc>
          <w:tcPr>
            <w:tcW w:w="1405" w:type="pct"/>
          </w:tcPr>
          <w:p w14:paraId="482B2DC4" w14:textId="77777777" w:rsidR="002B41BE" w:rsidRPr="00610F5E" w:rsidRDefault="002B41BE" w:rsidP="00610F5E">
            <w:pPr>
              <w:rPr>
                <w:sz w:val="22"/>
              </w:rPr>
            </w:pPr>
            <w:r w:rsidRPr="00610F5E">
              <w:rPr>
                <w:sz w:val="22"/>
                <w:szCs w:val="22"/>
              </w:rPr>
              <w:t>Meet the prerequisites by the specified deadlines</w:t>
            </w:r>
          </w:p>
          <w:p w14:paraId="51A809FD" w14:textId="77777777" w:rsidR="002B41BE" w:rsidRPr="00610F5E" w:rsidRDefault="002B41BE" w:rsidP="002B41BE">
            <w:pPr>
              <w:rPr>
                <w:color w:val="000000"/>
                <w:sz w:val="22"/>
                <w:szCs w:val="22"/>
              </w:rPr>
            </w:pPr>
          </w:p>
        </w:tc>
        <w:tc>
          <w:tcPr>
            <w:tcW w:w="1486" w:type="pct"/>
          </w:tcPr>
          <w:p w14:paraId="369406CD" w14:textId="18CE938F" w:rsidR="002B41BE" w:rsidRPr="00610F5E" w:rsidRDefault="00890840" w:rsidP="002B41BE">
            <w:pPr>
              <w:rPr>
                <w:color w:val="000000"/>
                <w:sz w:val="22"/>
                <w:szCs w:val="22"/>
              </w:rPr>
            </w:pPr>
            <w:r w:rsidRPr="00610F5E">
              <w:rPr>
                <w:color w:val="000000"/>
                <w:sz w:val="22"/>
                <w:szCs w:val="22"/>
              </w:rPr>
              <w:t>Significant impact on the project timing</w:t>
            </w:r>
          </w:p>
        </w:tc>
        <w:tc>
          <w:tcPr>
            <w:tcW w:w="626" w:type="pct"/>
          </w:tcPr>
          <w:p w14:paraId="76E852A1" w14:textId="08D05048" w:rsidR="002B41BE" w:rsidRPr="00610F5E" w:rsidRDefault="002B41BE" w:rsidP="00610F5E">
            <w:pPr>
              <w:jc w:val="center"/>
              <w:rPr>
                <w:color w:val="000000"/>
                <w:sz w:val="22"/>
                <w:szCs w:val="22"/>
              </w:rPr>
            </w:pPr>
            <w:r w:rsidRPr="00610F5E">
              <w:rPr>
                <w:color w:val="000000"/>
                <w:sz w:val="22"/>
                <w:szCs w:val="22"/>
              </w:rPr>
              <w:t>H</w:t>
            </w:r>
          </w:p>
        </w:tc>
        <w:tc>
          <w:tcPr>
            <w:tcW w:w="1483" w:type="pct"/>
            <w:hideMark/>
          </w:tcPr>
          <w:p w14:paraId="67D5C2C8" w14:textId="27C2CABC" w:rsidR="002B41BE" w:rsidRPr="00610F5E" w:rsidRDefault="002B41BE" w:rsidP="00610F5E">
            <w:pPr>
              <w:rPr>
                <w:color w:val="000000"/>
                <w:sz w:val="22"/>
                <w:szCs w:val="22"/>
              </w:rPr>
            </w:pPr>
            <w:r w:rsidRPr="00610F5E">
              <w:rPr>
                <w:color w:val="000000"/>
                <w:sz w:val="22"/>
                <w:szCs w:val="22"/>
              </w:rPr>
              <w:t>Regularly check that prerequisites are met</w:t>
            </w:r>
          </w:p>
        </w:tc>
      </w:tr>
      <w:tr w:rsidR="002B41BE" w:rsidRPr="003411C5" w14:paraId="530B3ED9" w14:textId="77777777" w:rsidTr="00610F5E">
        <w:trPr>
          <w:trHeight w:val="300"/>
        </w:trPr>
        <w:tc>
          <w:tcPr>
            <w:tcW w:w="1405" w:type="pct"/>
          </w:tcPr>
          <w:p w14:paraId="77882690" w14:textId="10419366" w:rsidR="002B41BE" w:rsidRPr="00610F5E" w:rsidRDefault="002B41BE" w:rsidP="00610F5E">
            <w:pPr>
              <w:rPr>
                <w:sz w:val="22"/>
              </w:rPr>
            </w:pPr>
            <w:r w:rsidRPr="00610F5E">
              <w:rPr>
                <w:sz w:val="22"/>
                <w:szCs w:val="22"/>
              </w:rPr>
              <w:t xml:space="preserve">Prepare environment for </w:t>
            </w:r>
            <w:r w:rsidR="00647CF9" w:rsidRPr="00610F5E">
              <w:rPr>
                <w:sz w:val="22"/>
                <w:szCs w:val="22"/>
              </w:rPr>
              <w:t>MDG -</w:t>
            </w:r>
            <w:r w:rsidR="00DA0051" w:rsidRPr="00610F5E">
              <w:rPr>
                <w:sz w:val="22"/>
                <w:szCs w:val="22"/>
              </w:rPr>
              <w:t xml:space="preserve"> new standalone system</w:t>
            </w:r>
          </w:p>
          <w:p w14:paraId="6E674213" w14:textId="77777777" w:rsidR="002B41BE" w:rsidRPr="00610F5E" w:rsidRDefault="002B41BE" w:rsidP="002B41BE">
            <w:pPr>
              <w:rPr>
                <w:color w:val="000000"/>
                <w:sz w:val="22"/>
                <w:szCs w:val="22"/>
              </w:rPr>
            </w:pPr>
          </w:p>
        </w:tc>
        <w:tc>
          <w:tcPr>
            <w:tcW w:w="1486" w:type="pct"/>
          </w:tcPr>
          <w:p w14:paraId="0A5ED3DC" w14:textId="2D243D67" w:rsidR="002B41BE" w:rsidRPr="00610F5E" w:rsidRDefault="00890840" w:rsidP="002B41BE">
            <w:pPr>
              <w:rPr>
                <w:color w:val="000000"/>
                <w:sz w:val="22"/>
                <w:szCs w:val="22"/>
              </w:rPr>
            </w:pPr>
            <w:r w:rsidRPr="00610F5E">
              <w:rPr>
                <w:color w:val="000000"/>
                <w:sz w:val="22"/>
                <w:szCs w:val="22"/>
              </w:rPr>
              <w:t>Significant impact on the project timing</w:t>
            </w:r>
          </w:p>
        </w:tc>
        <w:tc>
          <w:tcPr>
            <w:tcW w:w="626" w:type="pct"/>
          </w:tcPr>
          <w:p w14:paraId="13CC5F44" w14:textId="5407400D" w:rsidR="002B41BE" w:rsidRPr="00610F5E" w:rsidRDefault="002B41BE" w:rsidP="00F803CB">
            <w:pPr>
              <w:jc w:val="center"/>
              <w:rPr>
                <w:color w:val="000000"/>
                <w:sz w:val="22"/>
                <w:szCs w:val="22"/>
              </w:rPr>
            </w:pPr>
            <w:r w:rsidRPr="00610F5E">
              <w:rPr>
                <w:color w:val="000000"/>
                <w:sz w:val="22"/>
                <w:szCs w:val="22"/>
              </w:rPr>
              <w:t>H</w:t>
            </w:r>
          </w:p>
        </w:tc>
        <w:tc>
          <w:tcPr>
            <w:tcW w:w="1483" w:type="pct"/>
            <w:hideMark/>
          </w:tcPr>
          <w:p w14:paraId="7118BE5A" w14:textId="6709D90F" w:rsidR="00434A8B" w:rsidRPr="00610F5E" w:rsidRDefault="00434A8B">
            <w:pPr>
              <w:rPr>
                <w:color w:val="000000"/>
                <w:sz w:val="22"/>
                <w:szCs w:val="22"/>
              </w:rPr>
            </w:pPr>
            <w:r w:rsidRPr="00610F5E">
              <w:rPr>
                <w:color w:val="000000"/>
                <w:sz w:val="22"/>
                <w:szCs w:val="22"/>
              </w:rPr>
              <w:t xml:space="preserve">Start </w:t>
            </w:r>
            <w:r w:rsidR="008677D6" w:rsidRPr="00610F5E">
              <w:rPr>
                <w:color w:val="000000"/>
                <w:sz w:val="22"/>
                <w:szCs w:val="22"/>
              </w:rPr>
              <w:t xml:space="preserve">MDG in separate client of SAP CZ. </w:t>
            </w:r>
          </w:p>
          <w:p w14:paraId="300413FF" w14:textId="77777777" w:rsidR="00397AD4" w:rsidRPr="00610F5E" w:rsidRDefault="00397AD4">
            <w:pPr>
              <w:rPr>
                <w:color w:val="000000"/>
                <w:sz w:val="22"/>
                <w:szCs w:val="22"/>
              </w:rPr>
            </w:pPr>
          </w:p>
          <w:p w14:paraId="72F24342" w14:textId="08B5EEA0" w:rsidR="002B41BE" w:rsidRPr="00610F5E" w:rsidRDefault="008677D6" w:rsidP="00610F5E">
            <w:pPr>
              <w:rPr>
                <w:color w:val="000000"/>
                <w:sz w:val="22"/>
                <w:szCs w:val="22"/>
              </w:rPr>
            </w:pPr>
            <w:r w:rsidRPr="00610F5E">
              <w:rPr>
                <w:color w:val="000000"/>
                <w:sz w:val="22"/>
                <w:szCs w:val="22"/>
              </w:rPr>
              <w:t>P</w:t>
            </w:r>
            <w:r w:rsidR="00DA6CDA" w:rsidRPr="00610F5E">
              <w:rPr>
                <w:color w:val="000000"/>
                <w:sz w:val="22"/>
                <w:szCs w:val="22"/>
              </w:rPr>
              <w:t>lan the migration</w:t>
            </w:r>
            <w:r w:rsidRPr="00610F5E">
              <w:rPr>
                <w:color w:val="000000"/>
                <w:sz w:val="22"/>
                <w:szCs w:val="22"/>
              </w:rPr>
              <w:t xml:space="preserve"> to stand alone environment after the </w:t>
            </w:r>
            <w:r w:rsidR="00647CF9" w:rsidRPr="00610F5E">
              <w:rPr>
                <w:color w:val="000000"/>
                <w:sz w:val="22"/>
                <w:szCs w:val="22"/>
              </w:rPr>
              <w:t>MDG has</w:t>
            </w:r>
            <w:r w:rsidR="00DA6CDA" w:rsidRPr="00610F5E">
              <w:rPr>
                <w:color w:val="000000"/>
                <w:sz w:val="22"/>
                <w:szCs w:val="22"/>
              </w:rPr>
              <w:t xml:space="preserve"> been stabilized on production system. The reason is to adhere to the project schedule and milestones.</w:t>
            </w:r>
            <w:r w:rsidR="002B41BE" w:rsidRPr="00610F5E">
              <w:rPr>
                <w:color w:val="000000"/>
                <w:sz w:val="22"/>
                <w:szCs w:val="22"/>
              </w:rPr>
              <w:t> </w:t>
            </w:r>
          </w:p>
        </w:tc>
      </w:tr>
      <w:tr w:rsidR="002B41BE" w:rsidRPr="003411C5" w14:paraId="0BAF9DEE" w14:textId="77777777" w:rsidTr="00610F5E">
        <w:trPr>
          <w:trHeight w:val="300"/>
        </w:trPr>
        <w:tc>
          <w:tcPr>
            <w:tcW w:w="1405" w:type="pct"/>
          </w:tcPr>
          <w:p w14:paraId="1D9E08A9" w14:textId="48AE3141" w:rsidR="002B41BE" w:rsidRPr="00610F5E" w:rsidRDefault="001414FE" w:rsidP="002B41BE">
            <w:pPr>
              <w:rPr>
                <w:color w:val="000000"/>
                <w:sz w:val="22"/>
                <w:szCs w:val="22"/>
              </w:rPr>
            </w:pPr>
            <w:r w:rsidRPr="00610F5E">
              <w:rPr>
                <w:color w:val="000000"/>
                <w:sz w:val="22"/>
                <w:szCs w:val="22"/>
              </w:rPr>
              <w:t>Cyrillic and other alphabet</w:t>
            </w:r>
            <w:r w:rsidR="0009738B">
              <w:rPr>
                <w:color w:val="000000"/>
                <w:sz w:val="22"/>
                <w:szCs w:val="22"/>
              </w:rPr>
              <w:t xml:space="preserve"> – according to open issues</w:t>
            </w:r>
          </w:p>
        </w:tc>
        <w:tc>
          <w:tcPr>
            <w:tcW w:w="1486" w:type="pct"/>
          </w:tcPr>
          <w:p w14:paraId="28F621C9" w14:textId="497003DD" w:rsidR="00695334" w:rsidRPr="00610F5E" w:rsidRDefault="00695334">
            <w:pPr>
              <w:jc w:val="left"/>
              <w:rPr>
                <w:color w:val="000000"/>
                <w:sz w:val="22"/>
                <w:szCs w:val="22"/>
              </w:rPr>
              <w:pPrChange w:id="453" w:author="Nicol Pěčková" w:date="2026-05-13T17:28:00Z" w16du:dateUtc="2026-05-13T15:28:00Z">
                <w:pPr/>
              </w:pPrChange>
            </w:pPr>
            <w:r w:rsidRPr="00610F5E">
              <w:rPr>
                <w:color w:val="000000"/>
                <w:sz w:val="22"/>
                <w:szCs w:val="22"/>
              </w:rPr>
              <w:t>•</w:t>
            </w:r>
            <w:ins w:id="454" w:author="Nicol Pěčková" w:date="2026-05-13T17:28:00Z" w16du:dateUtc="2026-05-13T15:28:00Z">
              <w:r w:rsidR="00672143">
                <w:rPr>
                  <w:color w:val="000000"/>
                  <w:sz w:val="22"/>
                  <w:szCs w:val="22"/>
                </w:rPr>
                <w:t xml:space="preserve"> </w:t>
              </w:r>
            </w:ins>
            <w:del w:id="455" w:author="Nicol Pěčková" w:date="2026-05-13T17:28:00Z" w16du:dateUtc="2026-05-13T15:28:00Z">
              <w:r w:rsidRPr="00610F5E" w:rsidDel="00672143">
                <w:rPr>
                  <w:color w:val="000000"/>
                  <w:sz w:val="22"/>
                  <w:szCs w:val="22"/>
                </w:rPr>
                <w:tab/>
              </w:r>
            </w:del>
            <w:r w:rsidRPr="00610F5E">
              <w:rPr>
                <w:color w:val="000000"/>
                <w:sz w:val="22"/>
                <w:szCs w:val="22"/>
              </w:rPr>
              <w:t>Inconsistent opinions and the need to use multiple alphabets in addition to the TPRM system.</w:t>
            </w:r>
          </w:p>
          <w:p w14:paraId="057AE5C1" w14:textId="06E9F910" w:rsidR="00695334" w:rsidRPr="00610F5E" w:rsidRDefault="00695334" w:rsidP="00695334">
            <w:pPr>
              <w:rPr>
                <w:color w:val="000000"/>
                <w:sz w:val="22"/>
                <w:szCs w:val="22"/>
              </w:rPr>
            </w:pPr>
            <w:r w:rsidRPr="00610F5E">
              <w:rPr>
                <w:color w:val="000000"/>
                <w:sz w:val="22"/>
                <w:szCs w:val="22"/>
              </w:rPr>
              <w:lastRenderedPageBreak/>
              <w:t>•</w:t>
            </w:r>
            <w:ins w:id="456" w:author="Nicol Pěčková" w:date="2026-05-13T17:28:00Z" w16du:dateUtc="2026-05-13T15:28:00Z">
              <w:r w:rsidR="00672143">
                <w:rPr>
                  <w:color w:val="000000"/>
                  <w:sz w:val="22"/>
                  <w:szCs w:val="22"/>
                </w:rPr>
                <w:t xml:space="preserve"> </w:t>
              </w:r>
            </w:ins>
            <w:del w:id="457" w:author="Nicol Pěčková" w:date="2026-05-13T17:28:00Z" w16du:dateUtc="2026-05-13T15:28:00Z">
              <w:r w:rsidRPr="00610F5E" w:rsidDel="00672143">
                <w:rPr>
                  <w:color w:val="000000"/>
                  <w:sz w:val="22"/>
                  <w:szCs w:val="22"/>
                </w:rPr>
                <w:tab/>
              </w:r>
            </w:del>
            <w:r w:rsidRPr="00610F5E">
              <w:rPr>
                <w:color w:val="000000"/>
                <w:sz w:val="22"/>
                <w:szCs w:val="22"/>
              </w:rPr>
              <w:t>Inconsistent opinions on whether it is mandatory to have a record of a single BP in both Latin and Cyrillic, or whether using a single alphabet is sufficient.</w:t>
            </w:r>
          </w:p>
          <w:p w14:paraId="0766E1E2" w14:textId="0C09C3F8" w:rsidR="002B41BE" w:rsidDel="001E6C39" w:rsidRDefault="00695334" w:rsidP="00695334">
            <w:pPr>
              <w:rPr>
                <w:ins w:id="458" w:author="Petra Terbrová" w:date="2026-05-13T17:04:00Z" w16du:dateUtc="2026-05-13T15:04:00Z"/>
                <w:del w:id="459" w:author="Nicol Pěčková" w:date="2026-05-13T17:29:00Z" w16du:dateUtc="2026-05-13T15:29:00Z"/>
                <w:color w:val="000000"/>
                <w:sz w:val="22"/>
                <w:szCs w:val="22"/>
              </w:rPr>
            </w:pPr>
            <w:r w:rsidRPr="00610F5E">
              <w:rPr>
                <w:color w:val="000000"/>
                <w:sz w:val="22"/>
                <w:szCs w:val="22"/>
              </w:rPr>
              <w:t>•</w:t>
            </w:r>
            <w:ins w:id="460" w:author="Nicol Pěčková" w:date="2026-05-13T17:28:00Z" w16du:dateUtc="2026-05-13T15:28:00Z">
              <w:r w:rsidR="00672143">
                <w:rPr>
                  <w:color w:val="000000"/>
                  <w:sz w:val="22"/>
                  <w:szCs w:val="22"/>
                </w:rPr>
                <w:t xml:space="preserve"> </w:t>
              </w:r>
            </w:ins>
            <w:del w:id="461" w:author="Nicol Pěčková" w:date="2026-05-13T17:28:00Z" w16du:dateUtc="2026-05-13T15:28:00Z">
              <w:r w:rsidRPr="00610F5E" w:rsidDel="00672143">
                <w:rPr>
                  <w:color w:val="000000"/>
                  <w:sz w:val="22"/>
                  <w:szCs w:val="22"/>
                </w:rPr>
                <w:tab/>
              </w:r>
            </w:del>
            <w:r w:rsidRPr="00610F5E">
              <w:rPr>
                <w:color w:val="000000"/>
                <w:sz w:val="22"/>
                <w:szCs w:val="22"/>
              </w:rPr>
              <w:t>There is no established process for determining who would be responsible for ensuring accurate translations and transcriptions into languages such as Greek, Japanese, etc.</w:t>
            </w:r>
          </w:p>
          <w:p w14:paraId="3906678D" w14:textId="77777777" w:rsidR="0015531A" w:rsidDel="001E6C39" w:rsidRDefault="0015531A" w:rsidP="00695334">
            <w:pPr>
              <w:rPr>
                <w:del w:id="462" w:author="Nicol Pěčková" w:date="2026-05-13T17:29:00Z" w16du:dateUtc="2026-05-13T15:29:00Z"/>
                <w:color w:val="000000"/>
                <w:sz w:val="22"/>
                <w:szCs w:val="22"/>
              </w:rPr>
            </w:pPr>
          </w:p>
          <w:p w14:paraId="2B7B37FC" w14:textId="77777777" w:rsidR="001E6C39" w:rsidRPr="001E6C39" w:rsidRDefault="001E6C39" w:rsidP="001E6C39">
            <w:pPr>
              <w:rPr>
                <w:ins w:id="463" w:author="Nicol Pěčková" w:date="2026-05-13T17:29:00Z" w16du:dateUtc="2026-05-13T15:29:00Z"/>
                <w:rFonts w:eastAsia="Calibri"/>
                <w:color w:val="000000"/>
                <w:sz w:val="22"/>
                <w:rPrChange w:id="464" w:author="Nicol Pěčková" w:date="2026-05-13T17:29:00Z" w16du:dateUtc="2026-05-13T15:29:00Z">
                  <w:rPr>
                    <w:ins w:id="465" w:author="Nicol Pěčková" w:date="2026-05-13T17:29:00Z" w16du:dateUtc="2026-05-13T15:29:00Z"/>
                  </w:rPr>
                </w:rPrChange>
              </w:rPr>
            </w:pPr>
          </w:p>
          <w:p w14:paraId="52BF019B" w14:textId="56CCC666" w:rsidR="00C054E6" w:rsidRPr="00610F5E" w:rsidRDefault="00C054E6" w:rsidP="00695334">
            <w:pPr>
              <w:rPr>
                <w:color w:val="000000"/>
                <w:sz w:val="22"/>
                <w:szCs w:val="22"/>
              </w:rPr>
            </w:pPr>
          </w:p>
        </w:tc>
        <w:tc>
          <w:tcPr>
            <w:tcW w:w="626" w:type="pct"/>
          </w:tcPr>
          <w:p w14:paraId="5280C171" w14:textId="4597EFA8" w:rsidR="002B41BE" w:rsidRPr="00610F5E" w:rsidRDefault="00CD012E" w:rsidP="002B41BE">
            <w:pPr>
              <w:jc w:val="center"/>
              <w:rPr>
                <w:color w:val="000000"/>
                <w:sz w:val="22"/>
                <w:szCs w:val="22"/>
              </w:rPr>
            </w:pPr>
            <w:r>
              <w:rPr>
                <w:color w:val="000000"/>
                <w:sz w:val="22"/>
                <w:szCs w:val="22"/>
              </w:rPr>
              <w:lastRenderedPageBreak/>
              <w:t>H</w:t>
            </w:r>
          </w:p>
        </w:tc>
        <w:tc>
          <w:tcPr>
            <w:tcW w:w="1483" w:type="pct"/>
            <w:hideMark/>
          </w:tcPr>
          <w:p w14:paraId="0703E179" w14:textId="0F5B7B35" w:rsidR="002B41BE" w:rsidRDefault="00943EF8" w:rsidP="002A78EA">
            <w:pPr>
              <w:jc w:val="left"/>
              <w:rPr>
                <w:color w:val="000000"/>
                <w:sz w:val="22"/>
                <w:szCs w:val="22"/>
              </w:rPr>
            </w:pPr>
            <w:r w:rsidRPr="00610F5E">
              <w:rPr>
                <w:color w:val="000000"/>
                <w:sz w:val="22"/>
                <w:szCs w:val="22"/>
              </w:rPr>
              <w:t xml:space="preserve">Standardizing </w:t>
            </w:r>
            <w:r w:rsidR="00937C4C" w:rsidRPr="00937C4C">
              <w:rPr>
                <w:color w:val="000000"/>
                <w:sz w:val="22"/>
                <w:szCs w:val="22"/>
              </w:rPr>
              <w:t>requirements across</w:t>
            </w:r>
            <w:r w:rsidRPr="00610F5E">
              <w:rPr>
                <w:color w:val="000000"/>
                <w:sz w:val="22"/>
                <w:szCs w:val="22"/>
              </w:rPr>
              <w:t xml:space="preserve"> systems and ensuring system readiness</w:t>
            </w:r>
            <w:r w:rsidR="002B41BE" w:rsidRPr="00610F5E">
              <w:rPr>
                <w:color w:val="000000"/>
                <w:sz w:val="22"/>
                <w:szCs w:val="22"/>
              </w:rPr>
              <w:t> </w:t>
            </w:r>
          </w:p>
          <w:p w14:paraId="657B7C4E" w14:textId="77777777" w:rsidR="0009738B" w:rsidRDefault="0009738B" w:rsidP="002A78EA">
            <w:pPr>
              <w:jc w:val="left"/>
              <w:rPr>
                <w:color w:val="000000"/>
                <w:sz w:val="22"/>
                <w:szCs w:val="22"/>
              </w:rPr>
            </w:pPr>
          </w:p>
          <w:p w14:paraId="4A438A6B" w14:textId="285AD7A0" w:rsidR="0009738B" w:rsidRPr="00610F5E" w:rsidRDefault="0009738B" w:rsidP="00610F5E">
            <w:pPr>
              <w:textAlignment w:val="center"/>
              <w:rPr>
                <w:ins w:id="466" w:author="Petra Terbrová" w:date="2026-05-13T17:03:00Z" w16du:dateUtc="2026-05-13T15:03:00Z"/>
                <w:sz w:val="22"/>
              </w:rPr>
            </w:pPr>
            <w:r w:rsidRPr="0009738B">
              <w:rPr>
                <w:color w:val="000000"/>
                <w:sz w:val="22"/>
                <w:szCs w:val="22"/>
              </w:rPr>
              <w:lastRenderedPageBreak/>
              <w:t xml:space="preserve">SAP BE: </w:t>
            </w:r>
            <w:r w:rsidRPr="00610F5E">
              <w:rPr>
                <w:sz w:val="22"/>
                <w:szCs w:val="22"/>
              </w:rPr>
              <w:t>clean up the data (do not mix Cyri</w:t>
            </w:r>
            <w:r w:rsidR="003A11C3">
              <w:rPr>
                <w:sz w:val="22"/>
                <w:szCs w:val="22"/>
              </w:rPr>
              <w:t>l</w:t>
            </w:r>
            <w:r w:rsidRPr="00610F5E">
              <w:rPr>
                <w:sz w:val="22"/>
                <w:szCs w:val="22"/>
              </w:rPr>
              <w:t xml:space="preserve">lic and </w:t>
            </w:r>
            <w:r w:rsidR="003A11C3">
              <w:rPr>
                <w:sz w:val="22"/>
                <w:szCs w:val="22"/>
              </w:rPr>
              <w:t>L</w:t>
            </w:r>
            <w:r w:rsidRPr="00610F5E">
              <w:rPr>
                <w:sz w:val="22"/>
                <w:szCs w:val="22"/>
              </w:rPr>
              <w:t xml:space="preserve">atin in one BP record) </w:t>
            </w:r>
          </w:p>
          <w:p w14:paraId="730D7177" w14:textId="77777777" w:rsidR="0033786C" w:rsidRDefault="0033786C" w:rsidP="00610F5E">
            <w:pPr>
              <w:textAlignment w:val="center"/>
              <w:rPr>
                <w:ins w:id="467" w:author="Petra Terbrová" w:date="2026-05-13T17:03:00Z" w16du:dateUtc="2026-05-13T15:03:00Z"/>
                <w:sz w:val="22"/>
                <w:szCs w:val="22"/>
              </w:rPr>
            </w:pPr>
          </w:p>
          <w:p w14:paraId="73551FC2" w14:textId="014F5BBB" w:rsidR="0033786C" w:rsidRPr="00610F5E" w:rsidRDefault="0015531A" w:rsidP="00610F5E">
            <w:pPr>
              <w:textAlignment w:val="center"/>
              <w:rPr>
                <w:sz w:val="22"/>
              </w:rPr>
            </w:pPr>
            <w:ins w:id="468" w:author="Petra Terbrová" w:date="2026-05-13T17:04:00Z">
              <w:r w:rsidRPr="0015531A">
                <w:rPr>
                  <w:sz w:val="22"/>
                  <w:szCs w:val="22"/>
                  <w:lang w:val="en"/>
                </w:rPr>
                <w:t>Decide on</w:t>
              </w:r>
            </w:ins>
            <w:ins w:id="469" w:author="Petra Terbrová" w:date="2026-05-13T17:04:00Z" w16du:dateUtc="2026-05-13T15:04:00Z">
              <w:r>
                <w:rPr>
                  <w:sz w:val="22"/>
                  <w:szCs w:val="22"/>
                  <w:lang w:val="en"/>
                </w:rPr>
                <w:t xml:space="preserve"> c</w:t>
              </w:r>
            </w:ins>
            <w:ins w:id="470" w:author="Petra Terbrová" w:date="2026-05-13T17:03:00Z" w16du:dateUtc="2026-05-13T15:03:00Z">
              <w:r w:rsidR="0033786C">
                <w:rPr>
                  <w:sz w:val="22"/>
                  <w:szCs w:val="22"/>
                </w:rPr>
                <w:t xml:space="preserve">hange request </w:t>
              </w:r>
            </w:ins>
            <w:ins w:id="471" w:author="Petra Terbrová" w:date="2026-05-13T17:04:00Z" w16du:dateUtc="2026-05-13T15:04:00Z">
              <w:r w:rsidR="0033786C">
                <w:rPr>
                  <w:sz w:val="22"/>
                  <w:szCs w:val="22"/>
                </w:rPr>
                <w:t>–</w:t>
              </w:r>
            </w:ins>
            <w:ins w:id="472" w:author="Petra Terbrová" w:date="2026-05-13T17:03:00Z" w16du:dateUtc="2026-05-13T15:03:00Z">
              <w:r w:rsidR="0033786C">
                <w:rPr>
                  <w:sz w:val="22"/>
                  <w:szCs w:val="22"/>
                </w:rPr>
                <w:t xml:space="preserve"> </w:t>
              </w:r>
            </w:ins>
            <w:ins w:id="473" w:author="Nicol Pěčková" w:date="2026-05-13T18:00:00Z" w16du:dateUtc="2026-05-13T16:00:00Z">
              <w:r w:rsidR="002C3AFC">
                <w:rPr>
                  <w:sz w:val="22"/>
                  <w:szCs w:val="22"/>
                </w:rPr>
                <w:fldChar w:fldCharType="begin"/>
              </w:r>
              <w:r w:rsidR="002C3AFC">
                <w:rPr>
                  <w:sz w:val="22"/>
                  <w:szCs w:val="22"/>
                </w:rPr>
                <w:instrText>HYPERLINK  \l "_Cyrillic_and_other"</w:instrText>
              </w:r>
              <w:r w:rsidR="002C3AFC">
                <w:rPr>
                  <w:sz w:val="22"/>
                  <w:szCs w:val="22"/>
                </w:rPr>
              </w:r>
              <w:r w:rsidR="002C3AFC">
                <w:rPr>
                  <w:sz w:val="22"/>
                  <w:szCs w:val="22"/>
                </w:rPr>
                <w:fldChar w:fldCharType="separate"/>
              </w:r>
              <w:r w:rsidR="0033786C" w:rsidRPr="002C3AFC">
                <w:rPr>
                  <w:rStyle w:val="Hypertextovodkaz"/>
                  <w:sz w:val="22"/>
                  <w:szCs w:val="22"/>
                </w:rPr>
                <w:t>CHR01</w:t>
              </w:r>
              <w:r w:rsidR="002C3AFC">
                <w:rPr>
                  <w:sz w:val="22"/>
                  <w:szCs w:val="22"/>
                </w:rPr>
                <w:fldChar w:fldCharType="end"/>
              </w:r>
            </w:ins>
          </w:p>
          <w:p w14:paraId="47F50F50" w14:textId="1C21F61A" w:rsidR="0009738B" w:rsidRDefault="0009738B" w:rsidP="002A78EA">
            <w:pPr>
              <w:jc w:val="left"/>
              <w:rPr>
                <w:color w:val="000000"/>
                <w:sz w:val="22"/>
                <w:szCs w:val="22"/>
              </w:rPr>
            </w:pPr>
          </w:p>
          <w:p w14:paraId="20B284A2" w14:textId="77777777" w:rsidR="0009738B" w:rsidRDefault="0009738B" w:rsidP="002A78EA">
            <w:pPr>
              <w:jc w:val="left"/>
              <w:rPr>
                <w:color w:val="000000"/>
                <w:sz w:val="22"/>
                <w:szCs w:val="22"/>
              </w:rPr>
            </w:pPr>
          </w:p>
          <w:p w14:paraId="04AD695C" w14:textId="02168E81" w:rsidR="0009738B" w:rsidRPr="00610F5E" w:rsidRDefault="0009738B" w:rsidP="00610F5E">
            <w:pPr>
              <w:jc w:val="left"/>
              <w:rPr>
                <w:color w:val="000000"/>
                <w:sz w:val="22"/>
                <w:szCs w:val="22"/>
              </w:rPr>
            </w:pPr>
          </w:p>
        </w:tc>
      </w:tr>
      <w:tr w:rsidR="002B41BE" w:rsidRPr="003411C5" w14:paraId="354E6EEA" w14:textId="77777777" w:rsidTr="00610F5E">
        <w:trPr>
          <w:trHeight w:val="300"/>
        </w:trPr>
        <w:tc>
          <w:tcPr>
            <w:tcW w:w="1405" w:type="pct"/>
            <w:hideMark/>
          </w:tcPr>
          <w:p w14:paraId="6B4A6D14" w14:textId="6512BAC7" w:rsidR="002B41BE" w:rsidRPr="00624940" w:rsidRDefault="00136BE8" w:rsidP="00F35EC0">
            <w:pPr>
              <w:rPr>
                <w:color w:val="000000"/>
                <w:sz w:val="22"/>
                <w:szCs w:val="22"/>
                <w:highlight w:val="cyan"/>
              </w:rPr>
            </w:pPr>
            <w:r w:rsidRPr="00136BE8">
              <w:rPr>
                <w:color w:val="000000"/>
                <w:sz w:val="22"/>
                <w:szCs w:val="22"/>
              </w:rPr>
              <w:lastRenderedPageBreak/>
              <w:t>MDG Attribute for TPRM</w:t>
            </w:r>
          </w:p>
        </w:tc>
        <w:tc>
          <w:tcPr>
            <w:tcW w:w="1486" w:type="pct"/>
            <w:hideMark/>
          </w:tcPr>
          <w:p w14:paraId="482F3D73" w14:textId="77777777" w:rsidR="002B41BE" w:rsidRDefault="00EA096D" w:rsidP="00610F5E">
            <w:pPr>
              <w:jc w:val="left"/>
              <w:rPr>
                <w:ins w:id="474" w:author="Nicol Pěčková" w:date="2026-05-13T17:29:00Z" w16du:dateUtc="2026-05-13T15:29:00Z"/>
                <w:color w:val="000000"/>
                <w:sz w:val="22"/>
                <w:szCs w:val="22"/>
              </w:rPr>
            </w:pPr>
            <w:r w:rsidRPr="00F25ED4">
              <w:rPr>
                <w:color w:val="000000"/>
                <w:sz w:val="22"/>
                <w:szCs w:val="22"/>
              </w:rPr>
              <w:t>Inability to design processes in MDG due to the failure to provide complete requirements</w:t>
            </w:r>
            <w:r w:rsidR="001B4A6A" w:rsidRPr="00F25ED4">
              <w:rPr>
                <w:sz w:val="22"/>
                <w:szCs w:val="22"/>
              </w:rPr>
              <w:t xml:space="preserve"> </w:t>
            </w:r>
            <w:r w:rsidR="001B4A6A" w:rsidRPr="00F25ED4">
              <w:rPr>
                <w:color w:val="000000"/>
                <w:sz w:val="22"/>
                <w:szCs w:val="22"/>
              </w:rPr>
              <w:t>including processes in connected systems.</w:t>
            </w:r>
          </w:p>
          <w:p w14:paraId="21478C42" w14:textId="3FE26C9A" w:rsidR="001E6C39" w:rsidRPr="00F25ED4" w:rsidRDefault="001E6C39" w:rsidP="00610F5E">
            <w:pPr>
              <w:jc w:val="left"/>
              <w:rPr>
                <w:color w:val="000000"/>
                <w:sz w:val="22"/>
                <w:szCs w:val="22"/>
              </w:rPr>
            </w:pPr>
          </w:p>
        </w:tc>
        <w:tc>
          <w:tcPr>
            <w:tcW w:w="626" w:type="pct"/>
          </w:tcPr>
          <w:p w14:paraId="024DAD5F" w14:textId="57F97330" w:rsidR="002B41BE" w:rsidRPr="00F25ED4" w:rsidRDefault="00342870" w:rsidP="002B41BE">
            <w:pPr>
              <w:jc w:val="center"/>
              <w:rPr>
                <w:color w:val="000000"/>
                <w:sz w:val="22"/>
                <w:szCs w:val="22"/>
              </w:rPr>
            </w:pPr>
            <w:r w:rsidRPr="00F25ED4">
              <w:rPr>
                <w:color w:val="000000"/>
                <w:sz w:val="22"/>
                <w:szCs w:val="22"/>
              </w:rPr>
              <w:t>H</w:t>
            </w:r>
          </w:p>
        </w:tc>
        <w:tc>
          <w:tcPr>
            <w:tcW w:w="1483" w:type="pct"/>
            <w:hideMark/>
          </w:tcPr>
          <w:p w14:paraId="06E394F1" w14:textId="77777777" w:rsidR="002B41BE" w:rsidRDefault="008531FD">
            <w:pPr>
              <w:rPr>
                <w:ins w:id="475" w:author="Petra Terbrová" w:date="2026-05-14T08:33:00Z" w16du:dateUtc="2026-05-14T06:33:00Z"/>
                <w:color w:val="000000"/>
                <w:sz w:val="22"/>
                <w:szCs w:val="22"/>
              </w:rPr>
            </w:pPr>
            <w:del w:id="476" w:author="Nicol Pěčková" w:date="2026-05-13T17:30:00Z" w16du:dateUtc="2026-05-13T15:30:00Z">
              <w:r w:rsidRPr="00F25ED4" w:rsidDel="00E62527">
                <w:rPr>
                  <w:color w:val="000000"/>
                  <w:sz w:val="22"/>
                  <w:szCs w:val="22"/>
                </w:rPr>
                <w:delText xml:space="preserve"> </w:delText>
              </w:r>
            </w:del>
            <w:r w:rsidR="00F25ED4" w:rsidRPr="00F25ED4">
              <w:rPr>
                <w:color w:val="000000"/>
                <w:sz w:val="22"/>
                <w:szCs w:val="22"/>
              </w:rPr>
              <w:t>Descope any additional attributes that are not listed in the Blueprint as of April 30, 2026</w:t>
            </w:r>
          </w:p>
          <w:p w14:paraId="70F0638C" w14:textId="77777777" w:rsidR="00391927" w:rsidRDefault="00391927">
            <w:pPr>
              <w:rPr>
                <w:ins w:id="477" w:author="Petra Terbrová" w:date="2026-05-14T08:33:00Z" w16du:dateUtc="2026-05-14T06:33:00Z"/>
                <w:color w:val="000000"/>
                <w:sz w:val="22"/>
                <w:szCs w:val="22"/>
                <w:highlight w:val="cyan"/>
              </w:rPr>
            </w:pPr>
          </w:p>
          <w:p w14:paraId="50F36F8D" w14:textId="73BA614C" w:rsidR="00391927" w:rsidRDefault="00391927" w:rsidP="00391927">
            <w:pPr>
              <w:textAlignment w:val="center"/>
              <w:rPr>
                <w:ins w:id="478" w:author="Petra Terbrová" w:date="2026-05-14T08:33:00Z" w16du:dateUtc="2026-05-14T06:33:00Z"/>
                <w:sz w:val="22"/>
                <w:szCs w:val="22"/>
              </w:rPr>
            </w:pPr>
            <w:ins w:id="479" w:author="Petra Terbrová" w:date="2026-05-14T08:33:00Z" w16du:dateUtc="2026-05-14T06:33:00Z">
              <w:r w:rsidRPr="0015531A">
                <w:rPr>
                  <w:sz w:val="22"/>
                  <w:szCs w:val="22"/>
                  <w:lang w:val="en"/>
                </w:rPr>
                <w:t>Decide on</w:t>
              </w:r>
              <w:r>
                <w:rPr>
                  <w:sz w:val="22"/>
                  <w:szCs w:val="22"/>
                  <w:lang w:val="en"/>
                </w:rPr>
                <w:t xml:space="preserve"> c</w:t>
              </w:r>
              <w:r>
                <w:rPr>
                  <w:sz w:val="22"/>
                  <w:szCs w:val="22"/>
                </w:rPr>
                <w:t xml:space="preserve">hange request – </w:t>
              </w:r>
            </w:ins>
            <w:ins w:id="480" w:author="Nicol Pěčková" w:date="2026-05-14T08:58:00Z" w16du:dateUtc="2026-05-14T06:58:00Z">
              <w:r w:rsidR="00C304F6">
                <w:rPr>
                  <w:sz w:val="22"/>
                  <w:szCs w:val="22"/>
                </w:rPr>
                <w:fldChar w:fldCharType="begin"/>
              </w:r>
              <w:r w:rsidR="00C304F6">
                <w:rPr>
                  <w:sz w:val="22"/>
                  <w:szCs w:val="22"/>
                </w:rPr>
                <w:instrText>HYPERLINK  \l "_MDG_Attribute_for"</w:instrText>
              </w:r>
              <w:r w:rsidR="00C304F6">
                <w:rPr>
                  <w:sz w:val="22"/>
                  <w:szCs w:val="22"/>
                </w:rPr>
              </w:r>
              <w:r w:rsidR="00C304F6">
                <w:rPr>
                  <w:sz w:val="22"/>
                  <w:szCs w:val="22"/>
                </w:rPr>
                <w:fldChar w:fldCharType="separate"/>
              </w:r>
              <w:r w:rsidRPr="00C304F6">
                <w:rPr>
                  <w:rStyle w:val="Hypertextovodkaz"/>
                  <w:sz w:val="22"/>
                  <w:szCs w:val="22"/>
                </w:rPr>
                <w:t>CHR02</w:t>
              </w:r>
              <w:r w:rsidR="00C304F6">
                <w:rPr>
                  <w:sz w:val="22"/>
                  <w:szCs w:val="22"/>
                </w:rPr>
                <w:fldChar w:fldCharType="end"/>
              </w:r>
            </w:ins>
          </w:p>
          <w:p w14:paraId="22406D61" w14:textId="77777777" w:rsidR="00391927" w:rsidRPr="00610F5E" w:rsidRDefault="00391927" w:rsidP="00391927">
            <w:pPr>
              <w:textAlignment w:val="center"/>
              <w:rPr>
                <w:ins w:id="481" w:author="Petra Terbrová" w:date="2026-05-14T08:33:00Z" w16du:dateUtc="2026-05-14T06:33:00Z"/>
                <w:sz w:val="22"/>
              </w:rPr>
            </w:pPr>
          </w:p>
          <w:p w14:paraId="50DC7A58" w14:textId="1D2D4A45" w:rsidR="00391927" w:rsidRPr="00624940" w:rsidRDefault="00391927">
            <w:pPr>
              <w:rPr>
                <w:color w:val="000000"/>
                <w:sz w:val="22"/>
                <w:szCs w:val="22"/>
                <w:highlight w:val="cyan"/>
              </w:rPr>
              <w:pPrChange w:id="482" w:author="Nicol Pěčková" w:date="2026-05-13T17:30:00Z" w16du:dateUtc="2026-05-13T15:30:00Z">
                <w:pPr>
                  <w:jc w:val="center"/>
                </w:pPr>
              </w:pPrChange>
            </w:pPr>
          </w:p>
        </w:tc>
      </w:tr>
      <w:tr w:rsidR="00FC4ECB" w:rsidRPr="003411C5" w14:paraId="1FB07F97" w14:textId="77777777" w:rsidTr="007D3C23">
        <w:trPr>
          <w:trHeight w:val="300"/>
        </w:trPr>
        <w:tc>
          <w:tcPr>
            <w:tcW w:w="1405" w:type="pct"/>
          </w:tcPr>
          <w:p w14:paraId="54AABF88" w14:textId="230E3298" w:rsidR="00FC4ECB" w:rsidRPr="00E30427" w:rsidRDefault="00FC4ECB" w:rsidP="002B41BE">
            <w:pPr>
              <w:rPr>
                <w:color w:val="000000"/>
                <w:sz w:val="22"/>
                <w:szCs w:val="22"/>
              </w:rPr>
            </w:pPr>
            <w:r w:rsidRPr="00E30427">
              <w:rPr>
                <w:color w:val="000000"/>
                <w:sz w:val="22"/>
                <w:szCs w:val="22"/>
              </w:rPr>
              <w:t xml:space="preserve">TPRM </w:t>
            </w:r>
            <w:r w:rsidR="00F35EC0" w:rsidRPr="00E30427">
              <w:rPr>
                <w:color w:val="000000"/>
                <w:sz w:val="22"/>
                <w:szCs w:val="22"/>
              </w:rPr>
              <w:t>integration with MDG</w:t>
            </w:r>
          </w:p>
        </w:tc>
        <w:tc>
          <w:tcPr>
            <w:tcW w:w="1486" w:type="pct"/>
          </w:tcPr>
          <w:p w14:paraId="3582A5E4" w14:textId="0C6C871D" w:rsidR="00FC4ECB" w:rsidRPr="00E30427" w:rsidRDefault="00F35EC0" w:rsidP="002B41BE">
            <w:pPr>
              <w:rPr>
                <w:color w:val="000000"/>
                <w:sz w:val="22"/>
                <w:szCs w:val="22"/>
              </w:rPr>
            </w:pPr>
            <w:r w:rsidRPr="00E30427">
              <w:rPr>
                <w:color w:val="000000"/>
                <w:sz w:val="22"/>
                <w:szCs w:val="22"/>
              </w:rPr>
              <w:t>Significant impact on the project timing</w:t>
            </w:r>
          </w:p>
        </w:tc>
        <w:tc>
          <w:tcPr>
            <w:tcW w:w="626" w:type="pct"/>
          </w:tcPr>
          <w:p w14:paraId="7022DB5D" w14:textId="5E52780F" w:rsidR="00FC4ECB" w:rsidRPr="00E30427" w:rsidRDefault="00F35EC0" w:rsidP="002B41BE">
            <w:pPr>
              <w:jc w:val="center"/>
              <w:rPr>
                <w:color w:val="000000"/>
                <w:sz w:val="22"/>
                <w:szCs w:val="22"/>
              </w:rPr>
            </w:pPr>
            <w:r w:rsidRPr="00E30427">
              <w:rPr>
                <w:color w:val="000000"/>
                <w:sz w:val="22"/>
                <w:szCs w:val="22"/>
              </w:rPr>
              <w:t>H</w:t>
            </w:r>
          </w:p>
        </w:tc>
        <w:tc>
          <w:tcPr>
            <w:tcW w:w="1483" w:type="pct"/>
          </w:tcPr>
          <w:p w14:paraId="04468031" w14:textId="18B889CA" w:rsidR="00FC4ECB" w:rsidRPr="00E30427" w:rsidRDefault="00F35EC0" w:rsidP="00610F5E">
            <w:pPr>
              <w:rPr>
                <w:color w:val="000000"/>
                <w:sz w:val="22"/>
                <w:szCs w:val="22"/>
              </w:rPr>
            </w:pPr>
            <w:r w:rsidRPr="00E30427">
              <w:rPr>
                <w:color w:val="000000"/>
                <w:sz w:val="22"/>
                <w:szCs w:val="22"/>
              </w:rPr>
              <w:t>Confirm suggested integration of MDG with TPRM asap</w:t>
            </w:r>
          </w:p>
        </w:tc>
      </w:tr>
      <w:tr w:rsidR="00FC4ECB" w:rsidRPr="003411C5" w14:paraId="0C3A9751" w14:textId="77777777" w:rsidTr="007D3C23">
        <w:trPr>
          <w:trHeight w:val="300"/>
        </w:trPr>
        <w:tc>
          <w:tcPr>
            <w:tcW w:w="1405" w:type="pct"/>
          </w:tcPr>
          <w:p w14:paraId="4BBB59FB" w14:textId="58050E3B" w:rsidR="00FC4ECB" w:rsidRPr="001B4A6A" w:rsidRDefault="00A73F38" w:rsidP="002B41BE">
            <w:pPr>
              <w:rPr>
                <w:color w:val="000000"/>
                <w:sz w:val="22"/>
                <w:szCs w:val="22"/>
              </w:rPr>
            </w:pPr>
            <w:r w:rsidRPr="001B4A6A">
              <w:rPr>
                <w:color w:val="000000"/>
                <w:sz w:val="22"/>
                <w:szCs w:val="22"/>
              </w:rPr>
              <w:t>De</w:t>
            </w:r>
            <w:r w:rsidR="00B906AD">
              <w:rPr>
                <w:color w:val="000000"/>
                <w:sz w:val="22"/>
                <w:szCs w:val="22"/>
              </w:rPr>
              <w:t>duplication</w:t>
            </w:r>
            <w:r w:rsidRPr="001B4A6A">
              <w:rPr>
                <w:color w:val="000000"/>
                <w:sz w:val="22"/>
                <w:szCs w:val="22"/>
              </w:rPr>
              <w:t xml:space="preserve"> and matching</w:t>
            </w:r>
          </w:p>
        </w:tc>
        <w:tc>
          <w:tcPr>
            <w:tcW w:w="1486" w:type="pct"/>
          </w:tcPr>
          <w:p w14:paraId="23132737" w14:textId="77777777" w:rsidR="00FC4ECB" w:rsidRDefault="00B906AD" w:rsidP="002B41BE">
            <w:pPr>
              <w:rPr>
                <w:color w:val="000000"/>
                <w:sz w:val="22"/>
                <w:szCs w:val="22"/>
              </w:rPr>
            </w:pPr>
            <w:r w:rsidRPr="002963B5">
              <w:rPr>
                <w:color w:val="000000"/>
                <w:sz w:val="22"/>
                <w:szCs w:val="22"/>
              </w:rPr>
              <w:t>Significant impact on the project timing</w:t>
            </w:r>
          </w:p>
          <w:p w14:paraId="6D77DDB4" w14:textId="07987730" w:rsidR="00B906AD" w:rsidRPr="001B4A6A" w:rsidRDefault="00B906AD" w:rsidP="002B41BE">
            <w:pPr>
              <w:rPr>
                <w:color w:val="000000"/>
                <w:sz w:val="22"/>
                <w:szCs w:val="22"/>
              </w:rPr>
            </w:pPr>
            <w:r>
              <w:rPr>
                <w:color w:val="000000"/>
                <w:sz w:val="22"/>
                <w:szCs w:val="22"/>
              </w:rPr>
              <w:t>Data quality</w:t>
            </w:r>
          </w:p>
        </w:tc>
        <w:tc>
          <w:tcPr>
            <w:tcW w:w="626" w:type="pct"/>
          </w:tcPr>
          <w:p w14:paraId="2A813555" w14:textId="0645DA41" w:rsidR="00FC4ECB" w:rsidRPr="001B4A6A" w:rsidRDefault="00551F55" w:rsidP="002B41BE">
            <w:pPr>
              <w:jc w:val="center"/>
              <w:rPr>
                <w:color w:val="000000"/>
                <w:sz w:val="22"/>
                <w:szCs w:val="22"/>
              </w:rPr>
            </w:pPr>
            <w:r>
              <w:rPr>
                <w:color w:val="000000"/>
                <w:sz w:val="22"/>
                <w:szCs w:val="22"/>
              </w:rPr>
              <w:t>H</w:t>
            </w:r>
          </w:p>
        </w:tc>
        <w:tc>
          <w:tcPr>
            <w:tcW w:w="1483" w:type="pct"/>
          </w:tcPr>
          <w:p w14:paraId="39E7C9EF" w14:textId="57CD6438" w:rsidR="00FC4ECB" w:rsidRPr="001B4A6A" w:rsidRDefault="001B6D4B" w:rsidP="00610F5E">
            <w:pPr>
              <w:rPr>
                <w:color w:val="000000"/>
                <w:sz w:val="22"/>
                <w:szCs w:val="22"/>
              </w:rPr>
            </w:pPr>
            <w:r>
              <w:t>Set up process and responsible person</w:t>
            </w:r>
          </w:p>
        </w:tc>
      </w:tr>
      <w:tr w:rsidR="004F7057" w:rsidRPr="003411C5" w14:paraId="4B062908" w14:textId="77777777" w:rsidTr="007D3C23">
        <w:trPr>
          <w:trHeight w:val="300"/>
        </w:trPr>
        <w:tc>
          <w:tcPr>
            <w:tcW w:w="1405" w:type="pct"/>
          </w:tcPr>
          <w:p w14:paraId="025B1E7A" w14:textId="539DFB5D" w:rsidR="004F7057" w:rsidRPr="00610F5E" w:rsidRDefault="00647CF9" w:rsidP="00647CF9">
            <w:pPr>
              <w:rPr>
                <w:color w:val="000000"/>
                <w:sz w:val="22"/>
                <w:szCs w:val="22"/>
              </w:rPr>
            </w:pPr>
            <w:r w:rsidRPr="00610F5E">
              <w:rPr>
                <w:color w:val="000000"/>
                <w:sz w:val="22"/>
                <w:szCs w:val="22"/>
              </w:rPr>
              <w:t>Changes to the scope must be halted – architecture and integration dependencies must be final, otherwise there is a risk that the project schedule will need to be revised.</w:t>
            </w:r>
          </w:p>
        </w:tc>
        <w:tc>
          <w:tcPr>
            <w:tcW w:w="1486" w:type="pct"/>
          </w:tcPr>
          <w:p w14:paraId="7CACEAF0" w14:textId="2B38EC75" w:rsidR="004F7057" w:rsidRPr="001B4A6A" w:rsidRDefault="007B217D" w:rsidP="002B41BE">
            <w:pPr>
              <w:rPr>
                <w:color w:val="000000"/>
                <w:sz w:val="22"/>
                <w:szCs w:val="22"/>
              </w:rPr>
            </w:pPr>
            <w:r w:rsidRPr="00610F5E">
              <w:rPr>
                <w:color w:val="000000"/>
                <w:sz w:val="22"/>
                <w:szCs w:val="22"/>
              </w:rPr>
              <w:t>Significant impact on the project timing</w:t>
            </w:r>
          </w:p>
        </w:tc>
        <w:tc>
          <w:tcPr>
            <w:tcW w:w="626" w:type="pct"/>
          </w:tcPr>
          <w:p w14:paraId="10BDE801" w14:textId="34B3ACF4" w:rsidR="004F7057" w:rsidRPr="001B4A6A" w:rsidRDefault="007B217D" w:rsidP="002B41BE">
            <w:pPr>
              <w:jc w:val="center"/>
              <w:rPr>
                <w:color w:val="000000"/>
                <w:sz w:val="22"/>
                <w:szCs w:val="22"/>
              </w:rPr>
            </w:pPr>
            <w:r w:rsidRPr="001B4A6A">
              <w:rPr>
                <w:color w:val="000000"/>
                <w:sz w:val="22"/>
                <w:szCs w:val="22"/>
              </w:rPr>
              <w:t>H</w:t>
            </w:r>
          </w:p>
        </w:tc>
        <w:tc>
          <w:tcPr>
            <w:tcW w:w="1483" w:type="pct"/>
          </w:tcPr>
          <w:p w14:paraId="607A3312" w14:textId="64D27CFC" w:rsidR="004F7057" w:rsidRPr="001B4A6A" w:rsidRDefault="007B217D" w:rsidP="00610F5E">
            <w:pPr>
              <w:rPr>
                <w:color w:val="000000"/>
                <w:sz w:val="22"/>
                <w:szCs w:val="22"/>
              </w:rPr>
            </w:pPr>
            <w:r w:rsidRPr="001B4A6A">
              <w:rPr>
                <w:color w:val="000000"/>
                <w:sz w:val="22"/>
                <w:szCs w:val="22"/>
              </w:rPr>
              <w:t>Implement change management</w:t>
            </w:r>
          </w:p>
        </w:tc>
      </w:tr>
      <w:tr w:rsidR="00E02AA2" w:rsidRPr="003411C5" w14:paraId="46904552" w14:textId="77777777" w:rsidTr="00B31AE9">
        <w:trPr>
          <w:trHeight w:val="300"/>
        </w:trPr>
        <w:tc>
          <w:tcPr>
            <w:tcW w:w="1405" w:type="pct"/>
          </w:tcPr>
          <w:p w14:paraId="7154F954" w14:textId="22DB937F" w:rsidR="00E02AA2" w:rsidRDefault="009951CB" w:rsidP="00647CF9">
            <w:pPr>
              <w:rPr>
                <w:color w:val="000000"/>
                <w:sz w:val="22"/>
                <w:szCs w:val="22"/>
              </w:rPr>
            </w:pPr>
            <w:r w:rsidRPr="009951CB">
              <w:rPr>
                <w:color w:val="000000"/>
                <w:sz w:val="22"/>
                <w:szCs w:val="22"/>
              </w:rPr>
              <w:t>Changes to processes related to the robot</w:t>
            </w:r>
          </w:p>
        </w:tc>
        <w:tc>
          <w:tcPr>
            <w:tcW w:w="1486" w:type="pct"/>
          </w:tcPr>
          <w:p w14:paraId="71DE5C94" w14:textId="4D60131A" w:rsidR="00E02AA2" w:rsidRDefault="00491B01" w:rsidP="002B41BE">
            <w:pPr>
              <w:rPr>
                <w:color w:val="000000"/>
                <w:sz w:val="22"/>
                <w:szCs w:val="22"/>
              </w:rPr>
            </w:pPr>
            <w:r>
              <w:rPr>
                <w:color w:val="000000"/>
                <w:sz w:val="22"/>
                <w:szCs w:val="22"/>
              </w:rPr>
              <w:t>I</w:t>
            </w:r>
            <w:r w:rsidR="00602F2B" w:rsidRPr="00610F5E">
              <w:rPr>
                <w:color w:val="000000"/>
                <w:sz w:val="22"/>
                <w:szCs w:val="22"/>
              </w:rPr>
              <w:t>mpact on the project timing</w:t>
            </w:r>
          </w:p>
          <w:p w14:paraId="1869ABF4" w14:textId="1513B3BE" w:rsidR="00491B01" w:rsidRDefault="00954072" w:rsidP="002B41BE">
            <w:pPr>
              <w:rPr>
                <w:color w:val="000000"/>
                <w:sz w:val="22"/>
                <w:szCs w:val="22"/>
              </w:rPr>
            </w:pPr>
            <w:r>
              <w:rPr>
                <w:color w:val="000000"/>
                <w:sz w:val="22"/>
                <w:szCs w:val="22"/>
              </w:rPr>
              <w:t>Process changes</w:t>
            </w:r>
          </w:p>
          <w:p w14:paraId="00E25558" w14:textId="77777777" w:rsidR="00602F2B" w:rsidRDefault="00602F2B" w:rsidP="002B41BE">
            <w:pPr>
              <w:rPr>
                <w:color w:val="000000"/>
                <w:sz w:val="22"/>
                <w:szCs w:val="22"/>
              </w:rPr>
            </w:pPr>
          </w:p>
          <w:p w14:paraId="63EE01D3" w14:textId="5FAAF3C1" w:rsidR="00E02AA2" w:rsidRDefault="00E02AA2" w:rsidP="002B41BE">
            <w:pPr>
              <w:rPr>
                <w:color w:val="000000"/>
                <w:sz w:val="22"/>
                <w:szCs w:val="22"/>
              </w:rPr>
            </w:pPr>
          </w:p>
        </w:tc>
        <w:tc>
          <w:tcPr>
            <w:tcW w:w="626" w:type="pct"/>
          </w:tcPr>
          <w:p w14:paraId="3CC8F4A9" w14:textId="6ED69B93" w:rsidR="00E02AA2" w:rsidRDefault="00954072" w:rsidP="002B41BE">
            <w:pPr>
              <w:jc w:val="center"/>
              <w:rPr>
                <w:color w:val="000000"/>
                <w:sz w:val="22"/>
                <w:szCs w:val="22"/>
              </w:rPr>
            </w:pPr>
            <w:r>
              <w:rPr>
                <w:color w:val="000000"/>
                <w:sz w:val="22"/>
                <w:szCs w:val="22"/>
              </w:rPr>
              <w:t>M</w:t>
            </w:r>
          </w:p>
        </w:tc>
        <w:tc>
          <w:tcPr>
            <w:tcW w:w="1483" w:type="pct"/>
          </w:tcPr>
          <w:p w14:paraId="045EDEA6" w14:textId="6DAA8D35" w:rsidR="00E02AA2" w:rsidRDefault="006E44A3">
            <w:pPr>
              <w:rPr>
                <w:color w:val="000000"/>
                <w:sz w:val="22"/>
                <w:szCs w:val="22"/>
              </w:rPr>
            </w:pPr>
            <w:r w:rsidRPr="006E44A3">
              <w:rPr>
                <w:color w:val="000000"/>
                <w:sz w:val="22"/>
                <w:szCs w:val="22"/>
              </w:rPr>
              <w:t>Processing without a robot, or maintaining the existing robot workflow with integration into SAP CZ and replication of the BP to MDG via an interface</w:t>
            </w:r>
            <w:r w:rsidR="000916A6">
              <w:rPr>
                <w:color w:val="000000"/>
                <w:sz w:val="22"/>
                <w:szCs w:val="22"/>
              </w:rPr>
              <w:t xml:space="preserve"> </w:t>
            </w:r>
            <w:r w:rsidR="00882B5B">
              <w:rPr>
                <w:color w:val="000000"/>
                <w:sz w:val="22"/>
                <w:szCs w:val="22"/>
              </w:rPr>
              <w:t>IF-MAINTAIN</w:t>
            </w:r>
          </w:p>
        </w:tc>
      </w:tr>
      <w:tr w:rsidR="00EB0F99" w:rsidRPr="003411C5" w14:paraId="0AC49ABC" w14:textId="77777777" w:rsidTr="00EB0F99">
        <w:trPr>
          <w:trHeight w:val="300"/>
        </w:trPr>
        <w:tc>
          <w:tcPr>
            <w:tcW w:w="1405" w:type="pct"/>
          </w:tcPr>
          <w:p w14:paraId="6FD34530" w14:textId="2D1C2806" w:rsidR="00EB0F99" w:rsidRPr="009951CB" w:rsidRDefault="00694CC8" w:rsidP="00647CF9">
            <w:pPr>
              <w:rPr>
                <w:color w:val="000000"/>
                <w:sz w:val="22"/>
                <w:szCs w:val="22"/>
              </w:rPr>
            </w:pPr>
            <w:r w:rsidRPr="00694CC8">
              <w:rPr>
                <w:color w:val="000000"/>
                <w:sz w:val="22"/>
                <w:szCs w:val="22"/>
              </w:rPr>
              <w:t xml:space="preserve">Integration SAP CZ with MDG via SOAP </w:t>
            </w:r>
          </w:p>
        </w:tc>
        <w:tc>
          <w:tcPr>
            <w:tcW w:w="1486" w:type="pct"/>
          </w:tcPr>
          <w:p w14:paraId="2F124B39" w14:textId="714364BB" w:rsidR="006042A9" w:rsidRDefault="000B2E85" w:rsidP="00290306">
            <w:pPr>
              <w:rPr>
                <w:color w:val="000000"/>
                <w:sz w:val="22"/>
                <w:szCs w:val="22"/>
              </w:rPr>
            </w:pPr>
            <w:r w:rsidRPr="000B2E85">
              <w:rPr>
                <w:color w:val="000000"/>
                <w:sz w:val="22"/>
                <w:szCs w:val="22"/>
              </w:rPr>
              <w:t>Process changes -&gt; Changes to</w:t>
            </w:r>
            <w:r w:rsidR="00F23E8D">
              <w:rPr>
                <w:color w:val="000000"/>
                <w:sz w:val="22"/>
                <w:szCs w:val="22"/>
              </w:rPr>
              <w:t xml:space="preserve"> Blueprint</w:t>
            </w:r>
          </w:p>
          <w:p w14:paraId="574A2234" w14:textId="54572AD0" w:rsidR="00290306" w:rsidRDefault="00290306" w:rsidP="00290306">
            <w:pPr>
              <w:rPr>
                <w:color w:val="000000"/>
                <w:sz w:val="22"/>
                <w:szCs w:val="22"/>
              </w:rPr>
            </w:pPr>
            <w:r>
              <w:rPr>
                <w:color w:val="000000"/>
                <w:sz w:val="22"/>
                <w:szCs w:val="22"/>
              </w:rPr>
              <w:t>I</w:t>
            </w:r>
            <w:r w:rsidRPr="00610F5E">
              <w:rPr>
                <w:color w:val="000000"/>
                <w:sz w:val="22"/>
                <w:szCs w:val="22"/>
              </w:rPr>
              <w:t>mpact on the project timing</w:t>
            </w:r>
          </w:p>
          <w:p w14:paraId="79FDE8A6" w14:textId="5A4670F5" w:rsidR="000B2E85" w:rsidRDefault="000B2E85" w:rsidP="00290306">
            <w:pPr>
              <w:rPr>
                <w:color w:val="000000"/>
                <w:sz w:val="22"/>
                <w:szCs w:val="22"/>
              </w:rPr>
            </w:pPr>
            <w:r>
              <w:rPr>
                <w:color w:val="000000"/>
                <w:sz w:val="22"/>
                <w:szCs w:val="22"/>
              </w:rPr>
              <w:t>Impact on capacity</w:t>
            </w:r>
            <w:r w:rsidR="00F23E8D">
              <w:rPr>
                <w:color w:val="000000"/>
                <w:sz w:val="22"/>
                <w:szCs w:val="22"/>
              </w:rPr>
              <w:t xml:space="preserve"> con4PAS and </w:t>
            </w:r>
            <w:r w:rsidR="00FE7D1E">
              <w:rPr>
                <w:color w:val="000000"/>
                <w:sz w:val="22"/>
                <w:szCs w:val="22"/>
              </w:rPr>
              <w:t>KBC</w:t>
            </w:r>
          </w:p>
          <w:p w14:paraId="17122DF6" w14:textId="77777777" w:rsidR="00EB0F99" w:rsidRDefault="00EB0F99" w:rsidP="002B41BE">
            <w:pPr>
              <w:rPr>
                <w:color w:val="000000"/>
                <w:sz w:val="22"/>
                <w:szCs w:val="22"/>
              </w:rPr>
            </w:pPr>
          </w:p>
        </w:tc>
        <w:tc>
          <w:tcPr>
            <w:tcW w:w="626" w:type="pct"/>
          </w:tcPr>
          <w:p w14:paraId="2F7A0305" w14:textId="72A8D663" w:rsidR="00EB0F99" w:rsidRDefault="003D6F80" w:rsidP="002B41BE">
            <w:pPr>
              <w:jc w:val="center"/>
              <w:rPr>
                <w:color w:val="000000"/>
                <w:sz w:val="22"/>
                <w:szCs w:val="22"/>
              </w:rPr>
            </w:pPr>
            <w:r>
              <w:rPr>
                <w:color w:val="000000"/>
                <w:sz w:val="22"/>
                <w:szCs w:val="22"/>
              </w:rPr>
              <w:t>H</w:t>
            </w:r>
          </w:p>
        </w:tc>
        <w:tc>
          <w:tcPr>
            <w:tcW w:w="1483" w:type="pct"/>
          </w:tcPr>
          <w:p w14:paraId="76D2A9AF" w14:textId="1339F059" w:rsidR="00EB0F99" w:rsidRPr="006E44A3" w:rsidRDefault="0096067B">
            <w:pPr>
              <w:rPr>
                <w:color w:val="000000"/>
                <w:sz w:val="22"/>
                <w:szCs w:val="22"/>
              </w:rPr>
            </w:pPr>
            <w:r w:rsidRPr="0096067B">
              <w:rPr>
                <w:color w:val="000000"/>
                <w:sz w:val="22"/>
                <w:szCs w:val="22"/>
              </w:rPr>
              <w:t>Keep RFC</w:t>
            </w:r>
            <w:r>
              <w:rPr>
                <w:color w:val="000000"/>
                <w:sz w:val="22"/>
                <w:szCs w:val="22"/>
              </w:rPr>
              <w:t xml:space="preserve"> integration</w:t>
            </w:r>
          </w:p>
        </w:tc>
      </w:tr>
    </w:tbl>
    <w:p w14:paraId="39436EA8" w14:textId="77777777" w:rsidR="00BF5585" w:rsidRPr="003411C5" w:rsidRDefault="00BF5585" w:rsidP="00086F7A"/>
    <w:p w14:paraId="13D0CDF9" w14:textId="2B27F2E3" w:rsidR="00086F7A" w:rsidRPr="003411C5" w:rsidRDefault="00B908CF" w:rsidP="00086F7A">
      <w:r>
        <w:lastRenderedPageBreak/>
        <w:t>S</w:t>
      </w:r>
      <w:r w:rsidR="00647CF9">
        <w:t xml:space="preserve"> – small</w:t>
      </w:r>
      <w:r>
        <w:t xml:space="preserve"> risk</w:t>
      </w:r>
    </w:p>
    <w:p w14:paraId="4564575A" w14:textId="7AF9C681" w:rsidR="00B908CF" w:rsidRDefault="00B908CF" w:rsidP="00086F7A">
      <w:r>
        <w:t xml:space="preserve">M </w:t>
      </w:r>
      <w:r w:rsidR="00647CF9">
        <w:t>–</w:t>
      </w:r>
      <w:r>
        <w:t xml:space="preserve"> medium risk</w:t>
      </w:r>
    </w:p>
    <w:p w14:paraId="3CE24C98" w14:textId="23CFCFEB" w:rsidR="00B908CF" w:rsidRDefault="00B908CF" w:rsidP="00086F7A">
      <w:r>
        <w:t xml:space="preserve">H </w:t>
      </w:r>
      <w:r w:rsidR="00647CF9">
        <w:t>–</w:t>
      </w:r>
      <w:r>
        <w:t xml:space="preserve"> high risk</w:t>
      </w:r>
    </w:p>
    <w:p w14:paraId="062D3351" w14:textId="77777777" w:rsidR="008533C0" w:rsidRPr="003411C5" w:rsidRDefault="008533C0" w:rsidP="00086F7A"/>
    <w:p w14:paraId="6E822815" w14:textId="17AB920A" w:rsidR="00311B8D" w:rsidRPr="003411C5" w:rsidRDefault="005B23BC" w:rsidP="003B789A">
      <w:pPr>
        <w:pStyle w:val="Nadpis1"/>
      </w:pPr>
      <w:bookmarkStart w:id="483" w:name="_Toc228301073"/>
      <w:bookmarkStart w:id="484" w:name="_Toc228301544"/>
      <w:bookmarkStart w:id="485" w:name="_Toc508721158"/>
      <w:bookmarkStart w:id="486" w:name="_Toc228301074"/>
      <w:bookmarkStart w:id="487" w:name="_Toc228301545"/>
      <w:bookmarkStart w:id="488" w:name="_Toc229586716"/>
      <w:bookmarkEnd w:id="483"/>
      <w:bookmarkEnd w:id="484"/>
      <w:bookmarkEnd w:id="485"/>
      <w:bookmarkEnd w:id="486"/>
      <w:bookmarkEnd w:id="487"/>
      <w:r w:rsidRPr="003411C5">
        <w:t>Open issues</w:t>
      </w:r>
      <w:bookmarkEnd w:id="488"/>
    </w:p>
    <w:p w14:paraId="7F1B5642" w14:textId="29FE103D" w:rsidR="00986232" w:rsidRDefault="00CF533A" w:rsidP="00CA0534">
      <w:r w:rsidRPr="00CF533A">
        <w:t>KBC must ensure that outstanding issues are resolved and confirm that they will be addressed within the specified deadlines;</w:t>
      </w:r>
      <w:r w:rsidR="00806756" w:rsidRPr="00806756">
        <w:t xml:space="preserve"> otherwise, there is a risk of a significant impact on the project schedule.</w:t>
      </w:r>
    </w:p>
    <w:p w14:paraId="54EE4CC8" w14:textId="77777777" w:rsidR="00CF533A" w:rsidRPr="00986232" w:rsidRDefault="00CF533A" w:rsidP="00CA0534"/>
    <w:tbl>
      <w:tblPr>
        <w:tblStyle w:val="Style4"/>
        <w:tblW w:w="9062" w:type="dxa"/>
        <w:tblLook w:val="04A0" w:firstRow="1" w:lastRow="0" w:firstColumn="1" w:lastColumn="0" w:noHBand="0" w:noVBand="1"/>
        <w:tblPrChange w:id="489" w:author="Nicol Pěčková" w:date="2026-05-13T08:28:00Z" w16du:dateUtc="2026-05-13T06:28:00Z">
          <w:tblPr>
            <w:tblStyle w:val="Style4"/>
            <w:tblW w:w="8075" w:type="dxa"/>
            <w:tblLook w:val="04A0" w:firstRow="1" w:lastRow="0" w:firstColumn="1" w:lastColumn="0" w:noHBand="0" w:noVBand="1"/>
          </w:tblPr>
        </w:tblPrChange>
      </w:tblPr>
      <w:tblGrid>
        <w:gridCol w:w="3816"/>
        <w:gridCol w:w="1873"/>
        <w:gridCol w:w="1761"/>
        <w:gridCol w:w="1612"/>
        <w:tblGridChange w:id="490">
          <w:tblGrid>
            <w:gridCol w:w="3816"/>
            <w:gridCol w:w="432"/>
            <w:gridCol w:w="1441"/>
            <w:gridCol w:w="531"/>
            <w:gridCol w:w="1230"/>
            <w:gridCol w:w="625"/>
            <w:gridCol w:w="987"/>
            <w:gridCol w:w="868"/>
          </w:tblGrid>
        </w:tblGridChange>
      </w:tblGrid>
      <w:tr w:rsidR="00CB3DC1" w:rsidRPr="003411C5" w14:paraId="7486F8A4" w14:textId="4BC6CD5F" w:rsidTr="00CB3DC1">
        <w:trPr>
          <w:cnfStyle w:val="100000000000" w:firstRow="1" w:lastRow="0" w:firstColumn="0" w:lastColumn="0" w:oddVBand="0" w:evenVBand="0" w:oddHBand="0" w:evenHBand="0" w:firstRowFirstColumn="0" w:firstRowLastColumn="0" w:lastRowFirstColumn="0" w:lastRowLastColumn="0"/>
          <w:trHeight w:val="324"/>
          <w:trPrChange w:id="491" w:author="Nicol Pěčková" w:date="2026-05-13T08:28:00Z" w16du:dateUtc="2026-05-13T06:28:00Z">
            <w:trPr>
              <w:trHeight w:val="324"/>
            </w:trPr>
          </w:trPrChange>
        </w:trPr>
        <w:tc>
          <w:tcPr>
            <w:tcW w:w="3816" w:type="dxa"/>
            <w:shd w:val="clear" w:color="auto" w:fill="FFFFFF" w:themeFill="background1"/>
            <w:vAlign w:val="center"/>
            <w:hideMark/>
            <w:tcPrChange w:id="492" w:author="Nicol Pěčková" w:date="2026-05-13T08:28:00Z" w16du:dateUtc="2026-05-13T06:28:00Z">
              <w:tcPr>
                <w:tcW w:w="4248" w:type="dxa"/>
                <w:gridSpan w:val="2"/>
                <w:shd w:val="clear" w:color="auto" w:fill="FFFFFF" w:themeFill="background1"/>
                <w:vAlign w:val="center"/>
                <w:hideMark/>
              </w:tcPr>
            </w:tcPrChange>
          </w:tcPr>
          <w:p w14:paraId="222F2468" w14:textId="77777777" w:rsidR="00CB3DC1" w:rsidRPr="00610F5E" w:rsidRDefault="00CB3DC1" w:rsidP="00D11B26">
            <w:pPr>
              <w:jc w:val="left"/>
              <w:cnfStyle w:val="100000000000" w:firstRow="1" w:lastRow="0" w:firstColumn="0" w:lastColumn="0" w:oddVBand="0" w:evenVBand="0" w:oddHBand="0" w:evenHBand="0" w:firstRowFirstColumn="0" w:firstRowLastColumn="0" w:lastRowFirstColumn="0" w:lastRowLastColumn="0"/>
              <w:rPr>
                <w:b/>
                <w:color w:val="000000" w:themeColor="text1"/>
                <w:sz w:val="22"/>
                <w:szCs w:val="22"/>
              </w:rPr>
            </w:pPr>
            <w:r w:rsidRPr="00610F5E">
              <w:rPr>
                <w:b/>
                <w:color w:val="000000" w:themeColor="text1"/>
                <w:sz w:val="22"/>
                <w:szCs w:val="22"/>
              </w:rPr>
              <w:t>Open issue</w:t>
            </w:r>
          </w:p>
        </w:tc>
        <w:tc>
          <w:tcPr>
            <w:tcW w:w="1873" w:type="dxa"/>
            <w:shd w:val="clear" w:color="auto" w:fill="FFFFFF" w:themeFill="background1"/>
            <w:vAlign w:val="center"/>
            <w:hideMark/>
            <w:tcPrChange w:id="493" w:author="Nicol Pěčková" w:date="2026-05-13T08:28:00Z" w16du:dateUtc="2026-05-13T06:28:00Z">
              <w:tcPr>
                <w:tcW w:w="1972" w:type="dxa"/>
                <w:gridSpan w:val="2"/>
                <w:shd w:val="clear" w:color="auto" w:fill="FFFFFF" w:themeFill="background1"/>
                <w:vAlign w:val="center"/>
                <w:hideMark/>
              </w:tcPr>
            </w:tcPrChange>
          </w:tcPr>
          <w:p w14:paraId="0594728A" w14:textId="77777777" w:rsidR="00CB3DC1" w:rsidRPr="00610F5E" w:rsidRDefault="00CB3DC1" w:rsidP="00D11B26">
            <w:pPr>
              <w:jc w:val="left"/>
              <w:cnfStyle w:val="100000000000" w:firstRow="1" w:lastRow="0" w:firstColumn="0" w:lastColumn="0" w:oddVBand="0" w:evenVBand="0" w:oddHBand="0" w:evenHBand="0" w:firstRowFirstColumn="0" w:firstRowLastColumn="0" w:lastRowFirstColumn="0" w:lastRowLastColumn="0"/>
              <w:rPr>
                <w:b/>
                <w:color w:val="000000" w:themeColor="text1"/>
                <w:sz w:val="22"/>
                <w:szCs w:val="22"/>
              </w:rPr>
            </w:pPr>
            <w:r w:rsidRPr="00610F5E">
              <w:rPr>
                <w:b/>
                <w:color w:val="000000" w:themeColor="text1"/>
                <w:sz w:val="22"/>
                <w:szCs w:val="22"/>
              </w:rPr>
              <w:t>Description</w:t>
            </w:r>
          </w:p>
        </w:tc>
        <w:tc>
          <w:tcPr>
            <w:tcW w:w="1761" w:type="dxa"/>
            <w:shd w:val="clear" w:color="auto" w:fill="FFFFFF" w:themeFill="background1"/>
            <w:hideMark/>
            <w:tcPrChange w:id="494" w:author="Nicol Pěčková" w:date="2026-05-13T08:28:00Z" w16du:dateUtc="2026-05-13T06:28:00Z">
              <w:tcPr>
                <w:tcW w:w="1855" w:type="dxa"/>
                <w:gridSpan w:val="2"/>
                <w:shd w:val="clear" w:color="auto" w:fill="FFFFFF" w:themeFill="background1"/>
                <w:hideMark/>
              </w:tcPr>
            </w:tcPrChange>
          </w:tcPr>
          <w:p w14:paraId="2AFAD9EC" w14:textId="4E4099E8" w:rsidR="00CB3DC1" w:rsidRPr="00610F5E" w:rsidRDefault="00CB3DC1" w:rsidP="00D11B26">
            <w:pPr>
              <w:jc w:val="left"/>
              <w:cnfStyle w:val="100000000000" w:firstRow="1" w:lastRow="0" w:firstColumn="0" w:lastColumn="0" w:oddVBand="0" w:evenVBand="0" w:oddHBand="0" w:evenHBand="0" w:firstRowFirstColumn="0" w:firstRowLastColumn="0" w:lastRowFirstColumn="0" w:lastRowLastColumn="0"/>
              <w:rPr>
                <w:b/>
                <w:color w:val="000000" w:themeColor="text1"/>
                <w:sz w:val="22"/>
                <w:szCs w:val="22"/>
              </w:rPr>
            </w:pPr>
            <w:r w:rsidRPr="00610F5E">
              <w:rPr>
                <w:b/>
                <w:color w:val="000000" w:themeColor="text1"/>
                <w:sz w:val="22"/>
                <w:szCs w:val="22"/>
              </w:rPr>
              <w:t>Resolution date</w:t>
            </w:r>
          </w:p>
        </w:tc>
        <w:tc>
          <w:tcPr>
            <w:tcW w:w="1612" w:type="dxa"/>
            <w:shd w:val="clear" w:color="auto" w:fill="FFFFFF" w:themeFill="background1"/>
            <w:tcPrChange w:id="495" w:author="Nicol Pěčková" w:date="2026-05-13T08:28:00Z" w16du:dateUtc="2026-05-13T06:28:00Z">
              <w:tcPr>
                <w:tcW w:w="1855" w:type="dxa"/>
                <w:gridSpan w:val="2"/>
                <w:shd w:val="clear" w:color="auto" w:fill="FFFFFF" w:themeFill="background1"/>
              </w:tcPr>
            </w:tcPrChange>
          </w:tcPr>
          <w:p w14:paraId="24C193DA" w14:textId="43677DC1" w:rsidR="00CB3DC1" w:rsidRPr="00610F5E" w:rsidRDefault="00561A93">
            <w:pPr>
              <w:jc w:val="center"/>
              <w:cnfStyle w:val="100000000000" w:firstRow="1" w:lastRow="0" w:firstColumn="0" w:lastColumn="0" w:oddVBand="0" w:evenVBand="0" w:oddHBand="0" w:evenHBand="0" w:firstRowFirstColumn="0" w:firstRowLastColumn="0" w:lastRowFirstColumn="0" w:lastRowLastColumn="0"/>
              <w:rPr>
                <w:b/>
                <w:color w:val="000000" w:themeColor="text1"/>
                <w:sz w:val="22"/>
                <w:szCs w:val="22"/>
              </w:rPr>
              <w:pPrChange w:id="496" w:author="Petra Terbrová" w:date="2026-05-13T16:35:00Z" w16du:dateUtc="2026-05-13T14:35:00Z">
                <w:pPr>
                  <w:jc w:val="left"/>
                  <w:cnfStyle w:val="100000000000" w:firstRow="1" w:lastRow="0" w:firstColumn="0" w:lastColumn="0" w:oddVBand="0" w:evenVBand="0" w:oddHBand="0" w:evenHBand="0" w:firstRowFirstColumn="0" w:firstRowLastColumn="0" w:lastRowFirstColumn="0" w:lastRowLastColumn="0"/>
                </w:pPr>
              </w:pPrChange>
            </w:pPr>
            <w:ins w:id="497" w:author="Petra Terbrová" w:date="2026-05-13T12:00:00Z" w16du:dateUtc="2026-05-13T10:00:00Z">
              <w:r>
                <w:rPr>
                  <w:b/>
                  <w:color w:val="000000" w:themeColor="text1"/>
                  <w:sz w:val="22"/>
                  <w:szCs w:val="22"/>
                </w:rPr>
                <w:t>Stat</w:t>
              </w:r>
            </w:ins>
            <w:ins w:id="498" w:author="Nicol Pěčková" w:date="2026-05-13T17:37:00Z" w16du:dateUtc="2026-05-13T15:37:00Z">
              <w:r w:rsidR="00C62082">
                <w:rPr>
                  <w:b/>
                  <w:color w:val="000000" w:themeColor="text1"/>
                  <w:sz w:val="22"/>
                  <w:szCs w:val="22"/>
                </w:rPr>
                <w:t>us</w:t>
              </w:r>
            </w:ins>
            <w:ins w:id="499" w:author="Petra Terbrová" w:date="2026-05-13T12:00:00Z" w16du:dateUtc="2026-05-13T10:00:00Z">
              <w:r>
                <w:rPr>
                  <w:b/>
                  <w:color w:val="000000" w:themeColor="text1"/>
                  <w:sz w:val="22"/>
                  <w:szCs w:val="22"/>
                </w:rPr>
                <w:t xml:space="preserve"> </w:t>
              </w:r>
            </w:ins>
          </w:p>
        </w:tc>
      </w:tr>
      <w:tr w:rsidR="00CB3DC1" w:rsidRPr="003411C5" w14:paraId="5967CF6D" w14:textId="297520F6" w:rsidTr="00CB3DC1">
        <w:trPr>
          <w:trHeight w:val="300"/>
          <w:trPrChange w:id="500" w:author="Nicol Pěčková" w:date="2026-05-13T08:28:00Z" w16du:dateUtc="2026-05-13T06:28:00Z">
            <w:trPr>
              <w:trHeight w:val="300"/>
            </w:trPr>
          </w:trPrChange>
        </w:trPr>
        <w:tc>
          <w:tcPr>
            <w:tcW w:w="3816" w:type="dxa"/>
            <w:tcPrChange w:id="501" w:author="Nicol Pěčková" w:date="2026-05-13T08:28:00Z" w16du:dateUtc="2026-05-13T06:28:00Z">
              <w:tcPr>
                <w:tcW w:w="4248" w:type="dxa"/>
                <w:gridSpan w:val="2"/>
              </w:tcPr>
            </w:tcPrChange>
          </w:tcPr>
          <w:p w14:paraId="355402E3" w14:textId="77777777" w:rsidR="00CB3DC1" w:rsidRPr="00D11B26" w:rsidDel="003D6E62" w:rsidRDefault="00CB3DC1" w:rsidP="003D6E62">
            <w:pPr>
              <w:rPr>
                <w:del w:id="502" w:author="Nicol Pěčková" w:date="2026-05-13T12:36:00Z" w16du:dateUtc="2026-05-13T10:36:00Z"/>
                <w:sz w:val="22"/>
                <w:szCs w:val="22"/>
              </w:rPr>
            </w:pPr>
            <w:r w:rsidRPr="00D11B26">
              <w:rPr>
                <w:sz w:val="22"/>
                <w:szCs w:val="22"/>
              </w:rPr>
              <w:t>Prepare environment for MDG - new standalone system</w:t>
            </w:r>
          </w:p>
          <w:p w14:paraId="78FD9779" w14:textId="4E35B9EF" w:rsidR="00CB3DC1" w:rsidRPr="00610F5E" w:rsidRDefault="00CB3DC1" w:rsidP="000D6569">
            <w:pPr>
              <w:rPr>
                <w:color w:val="000000"/>
                <w:sz w:val="22"/>
                <w:szCs w:val="22"/>
              </w:rPr>
            </w:pPr>
          </w:p>
        </w:tc>
        <w:tc>
          <w:tcPr>
            <w:tcW w:w="1873" w:type="dxa"/>
            <w:tcPrChange w:id="503" w:author="Nicol Pěčková" w:date="2026-05-13T08:28:00Z" w16du:dateUtc="2026-05-13T06:28:00Z">
              <w:tcPr>
                <w:tcW w:w="1972" w:type="dxa"/>
                <w:gridSpan w:val="2"/>
              </w:tcPr>
            </w:tcPrChange>
          </w:tcPr>
          <w:p w14:paraId="33A8EC60" w14:textId="39CA468D" w:rsidR="00CB3DC1" w:rsidRPr="00610F5E" w:rsidRDefault="00CB3DC1" w:rsidP="000D6569">
            <w:pPr>
              <w:rPr>
                <w:color w:val="000000"/>
                <w:sz w:val="22"/>
                <w:szCs w:val="22"/>
              </w:rPr>
            </w:pPr>
            <w:r w:rsidRPr="00610F5E">
              <w:rPr>
                <w:color w:val="000000"/>
                <w:sz w:val="22"/>
                <w:szCs w:val="22"/>
              </w:rPr>
              <w:t xml:space="preserve">Chapter </w:t>
            </w:r>
            <w:r w:rsidRPr="00610F5E">
              <w:rPr>
                <w:color w:val="000000"/>
                <w:sz w:val="22"/>
                <w:szCs w:val="22"/>
              </w:rPr>
              <w:fldChar w:fldCharType="begin"/>
            </w:r>
            <w:r w:rsidRPr="00610F5E">
              <w:rPr>
                <w:color w:val="000000"/>
                <w:sz w:val="22"/>
                <w:szCs w:val="22"/>
              </w:rPr>
              <w:instrText xml:space="preserve"> REF _Ref228298331 \r \h </w:instrText>
            </w:r>
            <w:r>
              <w:rPr>
                <w:color w:val="000000"/>
                <w:sz w:val="22"/>
                <w:szCs w:val="22"/>
              </w:rPr>
              <w:instrText xml:space="preserve"> \* MERGEFORMAT </w:instrText>
            </w:r>
            <w:r w:rsidRPr="00610F5E">
              <w:rPr>
                <w:color w:val="000000"/>
                <w:sz w:val="22"/>
                <w:szCs w:val="22"/>
              </w:rPr>
            </w:r>
            <w:r w:rsidRPr="00610F5E">
              <w:rPr>
                <w:color w:val="000000"/>
                <w:sz w:val="22"/>
                <w:szCs w:val="22"/>
              </w:rPr>
              <w:fldChar w:fldCharType="separate"/>
            </w:r>
            <w:r w:rsidRPr="00610F5E">
              <w:rPr>
                <w:color w:val="000000"/>
                <w:sz w:val="22"/>
                <w:szCs w:val="22"/>
              </w:rPr>
              <w:t>7.1</w:t>
            </w:r>
            <w:r w:rsidRPr="00610F5E">
              <w:rPr>
                <w:color w:val="000000"/>
                <w:sz w:val="22"/>
                <w:szCs w:val="22"/>
              </w:rPr>
              <w:fldChar w:fldCharType="end"/>
            </w:r>
          </w:p>
        </w:tc>
        <w:tc>
          <w:tcPr>
            <w:tcW w:w="1761" w:type="dxa"/>
            <w:hideMark/>
            <w:tcPrChange w:id="504" w:author="Nicol Pěčková" w:date="2026-05-13T08:28:00Z" w16du:dateUtc="2026-05-13T06:28:00Z">
              <w:tcPr>
                <w:tcW w:w="1855" w:type="dxa"/>
                <w:gridSpan w:val="2"/>
                <w:hideMark/>
              </w:tcPr>
            </w:tcPrChange>
          </w:tcPr>
          <w:p w14:paraId="7280FC9C" w14:textId="1816C911" w:rsidR="00CB3DC1" w:rsidRPr="00610F5E" w:rsidRDefault="00CB3DC1" w:rsidP="006F3088">
            <w:pPr>
              <w:jc w:val="center"/>
              <w:rPr>
                <w:color w:val="000000"/>
                <w:sz w:val="22"/>
                <w:szCs w:val="22"/>
              </w:rPr>
            </w:pPr>
            <w:r w:rsidRPr="00610F5E">
              <w:rPr>
                <w:color w:val="000000"/>
                <w:sz w:val="22"/>
                <w:szCs w:val="22"/>
              </w:rPr>
              <w:t>3.5.2026</w:t>
            </w:r>
          </w:p>
        </w:tc>
        <w:tc>
          <w:tcPr>
            <w:tcW w:w="1612" w:type="dxa"/>
            <w:tcPrChange w:id="505" w:author="Nicol Pěčková" w:date="2026-05-13T08:28:00Z" w16du:dateUtc="2026-05-13T06:28:00Z">
              <w:tcPr>
                <w:tcW w:w="1855" w:type="dxa"/>
                <w:gridSpan w:val="2"/>
              </w:tcPr>
            </w:tcPrChange>
          </w:tcPr>
          <w:p w14:paraId="30964A3F" w14:textId="77777777" w:rsidR="00CB3DC1" w:rsidRDefault="00561A93" w:rsidP="006F3088">
            <w:pPr>
              <w:jc w:val="center"/>
              <w:rPr>
                <w:ins w:id="506" w:author="Nicol Pěčková" w:date="2026-05-13T12:36:00Z" w16du:dateUtc="2026-05-13T10:36:00Z"/>
                <w:color w:val="000000"/>
                <w:sz w:val="22"/>
                <w:szCs w:val="22"/>
              </w:rPr>
            </w:pPr>
            <w:ins w:id="507" w:author="Petra Terbrová" w:date="2026-05-13T12:00:00Z" w16du:dateUtc="2026-05-13T10:00:00Z">
              <w:r>
                <w:rPr>
                  <w:color w:val="000000"/>
                  <w:sz w:val="22"/>
                  <w:szCs w:val="22"/>
                </w:rPr>
                <w:t>Resolved</w:t>
              </w:r>
            </w:ins>
          </w:p>
          <w:p w14:paraId="0D7E3591" w14:textId="02E8F3FD" w:rsidR="00E633A1" w:rsidRPr="00610F5E" w:rsidRDefault="003D6E62" w:rsidP="006F3088">
            <w:pPr>
              <w:jc w:val="center"/>
              <w:rPr>
                <w:color w:val="000000"/>
                <w:sz w:val="22"/>
                <w:szCs w:val="22"/>
              </w:rPr>
            </w:pPr>
            <w:ins w:id="508" w:author="Nicol Pěčková" w:date="2026-05-13T12:36:00Z" w16du:dateUtc="2026-05-13T10:36:00Z">
              <w:r>
                <w:rPr>
                  <w:color w:val="000000"/>
                  <w:sz w:val="22"/>
                  <w:szCs w:val="22"/>
                </w:rPr>
                <w:t>3.5.2026</w:t>
              </w:r>
            </w:ins>
          </w:p>
        </w:tc>
      </w:tr>
      <w:tr w:rsidR="00CB3DC1" w:rsidRPr="003411C5" w14:paraId="1272D66A" w14:textId="619CAC97" w:rsidTr="00CB3DC1">
        <w:trPr>
          <w:trHeight w:val="300"/>
          <w:trPrChange w:id="509" w:author="Nicol Pěčková" w:date="2026-05-13T08:28:00Z" w16du:dateUtc="2026-05-13T06:28:00Z">
            <w:trPr>
              <w:trHeight w:val="300"/>
            </w:trPr>
          </w:trPrChange>
        </w:trPr>
        <w:tc>
          <w:tcPr>
            <w:tcW w:w="3816" w:type="dxa"/>
            <w:tcPrChange w:id="510" w:author="Nicol Pěčková" w:date="2026-05-13T08:28:00Z" w16du:dateUtc="2026-05-13T06:28:00Z">
              <w:tcPr>
                <w:tcW w:w="4248" w:type="dxa"/>
                <w:gridSpan w:val="2"/>
              </w:tcPr>
            </w:tcPrChange>
          </w:tcPr>
          <w:p w14:paraId="19988CAC" w14:textId="0DD5A0F3" w:rsidR="00CB3DC1" w:rsidRPr="00610F5E" w:rsidRDefault="00CB3DC1" w:rsidP="000D6569">
            <w:pPr>
              <w:rPr>
                <w:color w:val="000000"/>
                <w:sz w:val="22"/>
                <w:szCs w:val="22"/>
              </w:rPr>
            </w:pPr>
            <w:r w:rsidRPr="00D11B26">
              <w:rPr>
                <w:color w:val="000000"/>
                <w:sz w:val="22"/>
                <w:szCs w:val="22"/>
              </w:rPr>
              <w:t>Cyrillic and other alphabet</w:t>
            </w:r>
          </w:p>
        </w:tc>
        <w:tc>
          <w:tcPr>
            <w:tcW w:w="1873" w:type="dxa"/>
            <w:tcPrChange w:id="511" w:author="Nicol Pěčková" w:date="2026-05-13T08:28:00Z" w16du:dateUtc="2026-05-13T06:28:00Z">
              <w:tcPr>
                <w:tcW w:w="1972" w:type="dxa"/>
                <w:gridSpan w:val="2"/>
              </w:tcPr>
            </w:tcPrChange>
          </w:tcPr>
          <w:p w14:paraId="0C5953A4" w14:textId="4C076739" w:rsidR="00CB3DC1" w:rsidRPr="00610F5E" w:rsidRDefault="00CB3DC1" w:rsidP="000D6569">
            <w:pPr>
              <w:rPr>
                <w:color w:val="000000"/>
                <w:sz w:val="22"/>
                <w:szCs w:val="22"/>
              </w:rPr>
            </w:pPr>
            <w:r w:rsidRPr="00610F5E">
              <w:rPr>
                <w:color w:val="000000"/>
                <w:sz w:val="22"/>
                <w:szCs w:val="22"/>
              </w:rPr>
              <w:t xml:space="preserve">Chapter </w:t>
            </w:r>
            <w:r w:rsidRPr="00610F5E">
              <w:rPr>
                <w:color w:val="000000"/>
                <w:sz w:val="22"/>
                <w:szCs w:val="22"/>
              </w:rPr>
              <w:fldChar w:fldCharType="begin"/>
            </w:r>
            <w:r w:rsidRPr="00610F5E">
              <w:rPr>
                <w:color w:val="000000"/>
                <w:sz w:val="22"/>
                <w:szCs w:val="22"/>
              </w:rPr>
              <w:instrText xml:space="preserve"> REF _Ref228298357 \r \h </w:instrText>
            </w:r>
            <w:r>
              <w:rPr>
                <w:color w:val="000000"/>
                <w:sz w:val="22"/>
                <w:szCs w:val="22"/>
              </w:rPr>
              <w:instrText xml:space="preserve"> \* MERGEFORMAT </w:instrText>
            </w:r>
            <w:r w:rsidRPr="00610F5E">
              <w:rPr>
                <w:color w:val="000000"/>
                <w:sz w:val="22"/>
                <w:szCs w:val="22"/>
              </w:rPr>
            </w:r>
            <w:r w:rsidRPr="00610F5E">
              <w:rPr>
                <w:color w:val="000000"/>
                <w:sz w:val="22"/>
                <w:szCs w:val="22"/>
              </w:rPr>
              <w:fldChar w:fldCharType="separate"/>
            </w:r>
            <w:r>
              <w:rPr>
                <w:color w:val="000000"/>
                <w:sz w:val="22"/>
                <w:szCs w:val="22"/>
              </w:rPr>
              <w:t>7.2</w:t>
            </w:r>
            <w:r w:rsidRPr="00610F5E">
              <w:rPr>
                <w:color w:val="000000"/>
                <w:sz w:val="22"/>
                <w:szCs w:val="22"/>
              </w:rPr>
              <w:fldChar w:fldCharType="end"/>
            </w:r>
          </w:p>
        </w:tc>
        <w:tc>
          <w:tcPr>
            <w:tcW w:w="1761" w:type="dxa"/>
            <w:hideMark/>
            <w:tcPrChange w:id="512" w:author="Nicol Pěčková" w:date="2026-05-13T08:28:00Z" w16du:dateUtc="2026-05-13T06:28:00Z">
              <w:tcPr>
                <w:tcW w:w="1855" w:type="dxa"/>
                <w:gridSpan w:val="2"/>
                <w:hideMark/>
              </w:tcPr>
            </w:tcPrChange>
          </w:tcPr>
          <w:p w14:paraId="59EA740C" w14:textId="3FFB40AF" w:rsidR="00CB3DC1" w:rsidRPr="00610F5E" w:rsidRDefault="00CB3DC1" w:rsidP="000D6569">
            <w:pPr>
              <w:jc w:val="center"/>
              <w:rPr>
                <w:color w:val="000000"/>
                <w:sz w:val="22"/>
                <w:szCs w:val="22"/>
              </w:rPr>
            </w:pPr>
            <w:r>
              <w:rPr>
                <w:color w:val="000000"/>
                <w:sz w:val="22"/>
                <w:szCs w:val="22"/>
              </w:rPr>
              <w:t>6.5.2026</w:t>
            </w:r>
            <w:r w:rsidRPr="002963B5">
              <w:rPr>
                <w:color w:val="000000"/>
                <w:sz w:val="22"/>
                <w:szCs w:val="22"/>
              </w:rPr>
              <w:t> </w:t>
            </w:r>
            <w:r w:rsidRPr="00610F5E">
              <w:rPr>
                <w:color w:val="000000"/>
                <w:sz w:val="22"/>
                <w:szCs w:val="22"/>
              </w:rPr>
              <w:t> </w:t>
            </w:r>
          </w:p>
        </w:tc>
        <w:tc>
          <w:tcPr>
            <w:tcW w:w="1612" w:type="dxa"/>
            <w:tcPrChange w:id="513" w:author="Nicol Pěčková" w:date="2026-05-13T08:28:00Z" w16du:dateUtc="2026-05-13T06:28:00Z">
              <w:tcPr>
                <w:tcW w:w="1855" w:type="dxa"/>
                <w:gridSpan w:val="2"/>
              </w:tcPr>
            </w:tcPrChange>
          </w:tcPr>
          <w:p w14:paraId="5296174A" w14:textId="1BC840CC" w:rsidR="00CB3DC1" w:rsidRDefault="00013611" w:rsidP="000D6569">
            <w:pPr>
              <w:jc w:val="center"/>
              <w:rPr>
                <w:color w:val="000000"/>
                <w:sz w:val="22"/>
                <w:szCs w:val="22"/>
              </w:rPr>
            </w:pPr>
            <w:ins w:id="514" w:author="Petra Terbrová" w:date="2026-05-13T12:02:00Z">
              <w:r w:rsidRPr="00013611">
                <w:rPr>
                  <w:color w:val="000000"/>
                  <w:sz w:val="22"/>
                  <w:szCs w:val="22"/>
                  <w:lang w:val="en"/>
                </w:rPr>
                <w:t>Unresolved</w:t>
              </w:r>
            </w:ins>
          </w:p>
        </w:tc>
      </w:tr>
      <w:tr w:rsidR="00CB3DC1" w:rsidRPr="003411C5" w14:paraId="3FAF087B" w14:textId="63386547" w:rsidTr="00CB3DC1">
        <w:trPr>
          <w:trHeight w:val="300"/>
          <w:trPrChange w:id="515" w:author="Nicol Pěčková" w:date="2026-05-13T08:28:00Z" w16du:dateUtc="2026-05-13T06:28:00Z">
            <w:trPr>
              <w:trHeight w:val="300"/>
            </w:trPr>
          </w:trPrChange>
        </w:trPr>
        <w:tc>
          <w:tcPr>
            <w:tcW w:w="3816" w:type="dxa"/>
            <w:tcPrChange w:id="516" w:author="Nicol Pěčková" w:date="2026-05-13T08:28:00Z" w16du:dateUtc="2026-05-13T06:28:00Z">
              <w:tcPr>
                <w:tcW w:w="4248" w:type="dxa"/>
                <w:gridSpan w:val="2"/>
              </w:tcPr>
            </w:tcPrChange>
          </w:tcPr>
          <w:p w14:paraId="5A98631E" w14:textId="530FC6A1" w:rsidR="00CB3DC1" w:rsidRPr="00610F5E" w:rsidRDefault="00CB3DC1" w:rsidP="000D6569">
            <w:pPr>
              <w:rPr>
                <w:color w:val="000000"/>
                <w:sz w:val="22"/>
                <w:szCs w:val="22"/>
              </w:rPr>
            </w:pPr>
            <w:r w:rsidRPr="00136BE8">
              <w:rPr>
                <w:color w:val="000000"/>
                <w:sz w:val="22"/>
                <w:szCs w:val="22"/>
              </w:rPr>
              <w:t>MDG Attribute for TPRM</w:t>
            </w:r>
          </w:p>
        </w:tc>
        <w:tc>
          <w:tcPr>
            <w:tcW w:w="1873" w:type="dxa"/>
            <w:tcPrChange w:id="517" w:author="Nicol Pěčková" w:date="2026-05-13T08:28:00Z" w16du:dateUtc="2026-05-13T06:28:00Z">
              <w:tcPr>
                <w:tcW w:w="1972" w:type="dxa"/>
                <w:gridSpan w:val="2"/>
              </w:tcPr>
            </w:tcPrChange>
          </w:tcPr>
          <w:p w14:paraId="231F6219" w14:textId="1F43EEEC" w:rsidR="00CB3DC1" w:rsidRPr="00610F5E" w:rsidRDefault="00CB3DC1" w:rsidP="000D6569">
            <w:pPr>
              <w:rPr>
                <w:color w:val="000000"/>
                <w:sz w:val="22"/>
                <w:szCs w:val="22"/>
              </w:rPr>
            </w:pPr>
            <w:r w:rsidRPr="00610F5E">
              <w:rPr>
                <w:color w:val="000000"/>
                <w:sz w:val="22"/>
                <w:szCs w:val="22"/>
              </w:rPr>
              <w:t xml:space="preserve">Chapter </w:t>
            </w:r>
            <w:r w:rsidRPr="00610F5E">
              <w:rPr>
                <w:color w:val="000000"/>
                <w:sz w:val="22"/>
                <w:szCs w:val="22"/>
              </w:rPr>
              <w:fldChar w:fldCharType="begin"/>
            </w:r>
            <w:r w:rsidRPr="00610F5E">
              <w:rPr>
                <w:color w:val="000000"/>
                <w:sz w:val="22"/>
                <w:szCs w:val="22"/>
              </w:rPr>
              <w:instrText xml:space="preserve"> REF _Ref228298379 \r \h </w:instrText>
            </w:r>
            <w:r>
              <w:rPr>
                <w:color w:val="000000"/>
                <w:sz w:val="22"/>
                <w:szCs w:val="22"/>
              </w:rPr>
              <w:instrText xml:space="preserve"> \* MERGEFORMAT </w:instrText>
            </w:r>
            <w:r w:rsidRPr="00610F5E">
              <w:rPr>
                <w:color w:val="000000"/>
                <w:sz w:val="22"/>
                <w:szCs w:val="22"/>
              </w:rPr>
            </w:r>
            <w:r w:rsidRPr="00610F5E">
              <w:rPr>
                <w:color w:val="000000"/>
                <w:sz w:val="22"/>
                <w:szCs w:val="22"/>
              </w:rPr>
              <w:fldChar w:fldCharType="separate"/>
            </w:r>
            <w:r>
              <w:rPr>
                <w:color w:val="000000"/>
                <w:sz w:val="22"/>
                <w:szCs w:val="22"/>
              </w:rPr>
              <w:t>7.3</w:t>
            </w:r>
            <w:r w:rsidRPr="00610F5E">
              <w:rPr>
                <w:color w:val="000000"/>
                <w:sz w:val="22"/>
                <w:szCs w:val="22"/>
              </w:rPr>
              <w:fldChar w:fldCharType="end"/>
            </w:r>
          </w:p>
        </w:tc>
        <w:tc>
          <w:tcPr>
            <w:tcW w:w="1761" w:type="dxa"/>
            <w:hideMark/>
            <w:tcPrChange w:id="518" w:author="Nicol Pěčková" w:date="2026-05-13T08:28:00Z" w16du:dateUtc="2026-05-13T06:28:00Z">
              <w:tcPr>
                <w:tcW w:w="1855" w:type="dxa"/>
                <w:gridSpan w:val="2"/>
                <w:hideMark/>
              </w:tcPr>
            </w:tcPrChange>
          </w:tcPr>
          <w:p w14:paraId="060317A7" w14:textId="59D08129" w:rsidR="00CB3DC1" w:rsidRPr="00610F5E" w:rsidRDefault="00CB3DC1" w:rsidP="000D6569">
            <w:pPr>
              <w:jc w:val="center"/>
              <w:rPr>
                <w:color w:val="000000"/>
                <w:sz w:val="22"/>
                <w:szCs w:val="22"/>
              </w:rPr>
            </w:pPr>
            <w:r>
              <w:rPr>
                <w:color w:val="000000"/>
                <w:sz w:val="22"/>
                <w:szCs w:val="22"/>
              </w:rPr>
              <w:t>6.5.2026</w:t>
            </w:r>
            <w:r w:rsidRPr="002963B5">
              <w:rPr>
                <w:color w:val="000000"/>
                <w:sz w:val="22"/>
                <w:szCs w:val="22"/>
              </w:rPr>
              <w:t> </w:t>
            </w:r>
            <w:r w:rsidRPr="00610F5E">
              <w:rPr>
                <w:color w:val="000000"/>
                <w:sz w:val="22"/>
                <w:szCs w:val="22"/>
              </w:rPr>
              <w:t> </w:t>
            </w:r>
          </w:p>
        </w:tc>
        <w:tc>
          <w:tcPr>
            <w:tcW w:w="1612" w:type="dxa"/>
            <w:tcPrChange w:id="519" w:author="Nicol Pěčková" w:date="2026-05-13T08:28:00Z" w16du:dateUtc="2026-05-13T06:28:00Z">
              <w:tcPr>
                <w:tcW w:w="1855" w:type="dxa"/>
                <w:gridSpan w:val="2"/>
              </w:tcPr>
            </w:tcPrChange>
          </w:tcPr>
          <w:p w14:paraId="05924989" w14:textId="07DC8A58" w:rsidR="00CB3DC1" w:rsidRDefault="00565999" w:rsidP="000D6569">
            <w:pPr>
              <w:jc w:val="center"/>
              <w:rPr>
                <w:color w:val="000000"/>
                <w:sz w:val="22"/>
                <w:szCs w:val="22"/>
              </w:rPr>
            </w:pPr>
            <w:ins w:id="520" w:author="Petra Terbrová" w:date="2026-05-13T12:02:00Z">
              <w:r w:rsidRPr="00565999">
                <w:rPr>
                  <w:color w:val="000000"/>
                  <w:sz w:val="22"/>
                  <w:szCs w:val="22"/>
                  <w:lang w:val="en"/>
                </w:rPr>
                <w:t>Unresolved</w:t>
              </w:r>
            </w:ins>
          </w:p>
        </w:tc>
      </w:tr>
      <w:tr w:rsidR="00CB3DC1" w:rsidRPr="003411C5" w14:paraId="5EB8478B" w14:textId="4E012D8F" w:rsidTr="00CB3DC1">
        <w:trPr>
          <w:trHeight w:val="300"/>
          <w:trPrChange w:id="521" w:author="Nicol Pěčková" w:date="2026-05-13T08:28:00Z" w16du:dateUtc="2026-05-13T06:28:00Z">
            <w:trPr>
              <w:trHeight w:val="300"/>
            </w:trPr>
          </w:trPrChange>
        </w:trPr>
        <w:tc>
          <w:tcPr>
            <w:tcW w:w="3816" w:type="dxa"/>
            <w:hideMark/>
            <w:tcPrChange w:id="522" w:author="Nicol Pěčková" w:date="2026-05-13T08:28:00Z" w16du:dateUtc="2026-05-13T06:28:00Z">
              <w:tcPr>
                <w:tcW w:w="4248" w:type="dxa"/>
                <w:gridSpan w:val="2"/>
                <w:hideMark/>
              </w:tcPr>
            </w:tcPrChange>
          </w:tcPr>
          <w:p w14:paraId="38E533F8" w14:textId="262F8095" w:rsidR="00CB3DC1" w:rsidRPr="00D11B26" w:rsidRDefault="00CB3DC1" w:rsidP="000D6569">
            <w:pPr>
              <w:rPr>
                <w:color w:val="000000"/>
                <w:sz w:val="22"/>
                <w:szCs w:val="22"/>
              </w:rPr>
            </w:pPr>
            <w:r w:rsidRPr="00D11B26">
              <w:rPr>
                <w:color w:val="000000"/>
                <w:sz w:val="22"/>
                <w:szCs w:val="22"/>
              </w:rPr>
              <w:t>TPRM integration with MDG</w:t>
            </w:r>
          </w:p>
        </w:tc>
        <w:tc>
          <w:tcPr>
            <w:tcW w:w="1873" w:type="dxa"/>
            <w:hideMark/>
            <w:tcPrChange w:id="523" w:author="Nicol Pěčková" w:date="2026-05-13T08:28:00Z" w16du:dateUtc="2026-05-13T06:28:00Z">
              <w:tcPr>
                <w:tcW w:w="1972" w:type="dxa"/>
                <w:gridSpan w:val="2"/>
                <w:hideMark/>
              </w:tcPr>
            </w:tcPrChange>
          </w:tcPr>
          <w:p w14:paraId="4C079067" w14:textId="0C31A4CF" w:rsidR="00CB3DC1" w:rsidRPr="00D11B26" w:rsidRDefault="00CB3DC1" w:rsidP="000D6569">
            <w:pPr>
              <w:rPr>
                <w:color w:val="000000"/>
                <w:sz w:val="22"/>
                <w:szCs w:val="22"/>
              </w:rPr>
            </w:pPr>
            <w:r w:rsidRPr="00D11B26">
              <w:rPr>
                <w:color w:val="000000"/>
                <w:sz w:val="22"/>
                <w:szCs w:val="22"/>
              </w:rPr>
              <w:t xml:space="preserve">Chapter </w:t>
            </w:r>
            <w:r w:rsidRPr="00D11B26">
              <w:rPr>
                <w:color w:val="000000"/>
                <w:sz w:val="22"/>
                <w:szCs w:val="22"/>
              </w:rPr>
              <w:fldChar w:fldCharType="begin"/>
            </w:r>
            <w:r w:rsidRPr="00D11B26">
              <w:rPr>
                <w:color w:val="000000"/>
                <w:sz w:val="22"/>
                <w:szCs w:val="22"/>
              </w:rPr>
              <w:instrText xml:space="preserve"> REF _Ref228298388 \r \h </w:instrText>
            </w:r>
            <w:r>
              <w:rPr>
                <w:color w:val="000000"/>
                <w:sz w:val="22"/>
                <w:szCs w:val="22"/>
              </w:rPr>
              <w:instrText xml:space="preserve"> \* MERGEFORMAT </w:instrText>
            </w:r>
            <w:r w:rsidRPr="00D11B26">
              <w:rPr>
                <w:color w:val="000000"/>
                <w:sz w:val="22"/>
                <w:szCs w:val="22"/>
              </w:rPr>
            </w:r>
            <w:r w:rsidRPr="00D11B26">
              <w:rPr>
                <w:color w:val="000000"/>
                <w:sz w:val="22"/>
                <w:szCs w:val="22"/>
              </w:rPr>
              <w:fldChar w:fldCharType="separate"/>
            </w:r>
            <w:r>
              <w:rPr>
                <w:color w:val="000000"/>
                <w:sz w:val="22"/>
                <w:szCs w:val="22"/>
              </w:rPr>
              <w:t>7.4</w:t>
            </w:r>
            <w:r w:rsidRPr="00D11B26">
              <w:rPr>
                <w:color w:val="000000"/>
                <w:sz w:val="22"/>
                <w:szCs w:val="22"/>
              </w:rPr>
              <w:fldChar w:fldCharType="end"/>
            </w:r>
          </w:p>
        </w:tc>
        <w:tc>
          <w:tcPr>
            <w:tcW w:w="1761" w:type="dxa"/>
            <w:hideMark/>
            <w:tcPrChange w:id="524" w:author="Nicol Pěčková" w:date="2026-05-13T08:28:00Z" w16du:dateUtc="2026-05-13T06:28:00Z">
              <w:tcPr>
                <w:tcW w:w="1855" w:type="dxa"/>
                <w:gridSpan w:val="2"/>
                <w:hideMark/>
              </w:tcPr>
            </w:tcPrChange>
          </w:tcPr>
          <w:p w14:paraId="593B9B0E" w14:textId="622AED9A" w:rsidR="00CB3DC1" w:rsidRPr="00D11B26" w:rsidRDefault="00CB3DC1" w:rsidP="000D6569">
            <w:pPr>
              <w:jc w:val="center"/>
              <w:rPr>
                <w:color w:val="000000"/>
                <w:sz w:val="22"/>
                <w:szCs w:val="22"/>
              </w:rPr>
            </w:pPr>
            <w:r>
              <w:rPr>
                <w:color w:val="000000"/>
                <w:sz w:val="22"/>
                <w:szCs w:val="22"/>
              </w:rPr>
              <w:t>6.5.2026</w:t>
            </w:r>
            <w:r w:rsidRPr="002963B5">
              <w:rPr>
                <w:color w:val="000000"/>
                <w:sz w:val="22"/>
                <w:szCs w:val="22"/>
              </w:rPr>
              <w:t> </w:t>
            </w:r>
          </w:p>
        </w:tc>
        <w:tc>
          <w:tcPr>
            <w:tcW w:w="1612" w:type="dxa"/>
            <w:tcPrChange w:id="525" w:author="Nicol Pěčková" w:date="2026-05-13T08:28:00Z" w16du:dateUtc="2026-05-13T06:28:00Z">
              <w:tcPr>
                <w:tcW w:w="1855" w:type="dxa"/>
                <w:gridSpan w:val="2"/>
              </w:tcPr>
            </w:tcPrChange>
          </w:tcPr>
          <w:p w14:paraId="1E3D946D" w14:textId="765BBD0C" w:rsidR="00CB3DC1" w:rsidRDefault="00565999" w:rsidP="000D6569">
            <w:pPr>
              <w:jc w:val="center"/>
              <w:rPr>
                <w:color w:val="000000"/>
                <w:sz w:val="22"/>
                <w:szCs w:val="22"/>
              </w:rPr>
            </w:pPr>
            <w:ins w:id="526" w:author="Petra Terbrová" w:date="2026-05-13T12:03:00Z" w16du:dateUtc="2026-05-13T10:03:00Z">
              <w:r>
                <w:rPr>
                  <w:color w:val="000000"/>
                  <w:sz w:val="22"/>
                  <w:szCs w:val="22"/>
                </w:rPr>
                <w:t>Resolved 12.05.2026</w:t>
              </w:r>
            </w:ins>
          </w:p>
        </w:tc>
      </w:tr>
      <w:tr w:rsidR="00CB3DC1" w:rsidRPr="003411C5" w14:paraId="4C2AD76F" w14:textId="714D7E16" w:rsidTr="002945ED">
        <w:trPr>
          <w:trHeight w:val="300"/>
        </w:trPr>
        <w:tc>
          <w:tcPr>
            <w:tcW w:w="3816" w:type="dxa"/>
          </w:tcPr>
          <w:p w14:paraId="4D831478" w14:textId="5B0D2735" w:rsidR="00CB3DC1" w:rsidRPr="00D11B26" w:rsidRDefault="00CB3DC1" w:rsidP="000D6569">
            <w:pPr>
              <w:rPr>
                <w:color w:val="000000"/>
                <w:sz w:val="22"/>
                <w:szCs w:val="22"/>
              </w:rPr>
            </w:pPr>
            <w:r w:rsidRPr="00D11B26">
              <w:rPr>
                <w:color w:val="000000"/>
                <w:sz w:val="22"/>
                <w:szCs w:val="22"/>
              </w:rPr>
              <w:t>De</w:t>
            </w:r>
            <w:r w:rsidR="006B31CA">
              <w:rPr>
                <w:color w:val="000000"/>
                <w:sz w:val="22"/>
                <w:szCs w:val="22"/>
              </w:rPr>
              <w:t>duplication</w:t>
            </w:r>
            <w:r w:rsidRPr="00D11B26">
              <w:rPr>
                <w:color w:val="000000"/>
                <w:sz w:val="22"/>
                <w:szCs w:val="22"/>
              </w:rPr>
              <w:t xml:space="preserve"> and matching</w:t>
            </w:r>
          </w:p>
        </w:tc>
        <w:tc>
          <w:tcPr>
            <w:tcW w:w="1873" w:type="dxa"/>
          </w:tcPr>
          <w:p w14:paraId="38B51C95" w14:textId="678C6134" w:rsidR="00CB3DC1" w:rsidRPr="00D11B26" w:rsidRDefault="00CB3DC1" w:rsidP="000D6569">
            <w:pPr>
              <w:rPr>
                <w:color w:val="000000"/>
                <w:sz w:val="22"/>
                <w:szCs w:val="22"/>
              </w:rPr>
            </w:pPr>
            <w:r w:rsidRPr="00D11B26">
              <w:rPr>
                <w:color w:val="000000"/>
                <w:sz w:val="22"/>
                <w:szCs w:val="22"/>
              </w:rPr>
              <w:t xml:space="preserve">Chapter </w:t>
            </w:r>
            <w:r w:rsidRPr="00D11B26">
              <w:rPr>
                <w:color w:val="000000"/>
                <w:sz w:val="22"/>
                <w:szCs w:val="22"/>
              </w:rPr>
              <w:fldChar w:fldCharType="begin"/>
            </w:r>
            <w:r w:rsidRPr="00D11B26">
              <w:rPr>
                <w:color w:val="000000"/>
                <w:sz w:val="22"/>
                <w:szCs w:val="22"/>
              </w:rPr>
              <w:instrText xml:space="preserve"> REF _Ref228298397 \r \h </w:instrText>
            </w:r>
            <w:r>
              <w:rPr>
                <w:color w:val="000000"/>
                <w:sz w:val="22"/>
                <w:szCs w:val="22"/>
              </w:rPr>
              <w:instrText xml:space="preserve"> \* MERGEFORMAT </w:instrText>
            </w:r>
            <w:r w:rsidRPr="00D11B26">
              <w:rPr>
                <w:color w:val="000000"/>
                <w:sz w:val="22"/>
                <w:szCs w:val="22"/>
              </w:rPr>
            </w:r>
            <w:r w:rsidRPr="00D11B26">
              <w:rPr>
                <w:color w:val="000000"/>
                <w:sz w:val="22"/>
                <w:szCs w:val="22"/>
              </w:rPr>
              <w:fldChar w:fldCharType="separate"/>
            </w:r>
            <w:r>
              <w:rPr>
                <w:color w:val="000000"/>
                <w:sz w:val="22"/>
                <w:szCs w:val="22"/>
              </w:rPr>
              <w:t>7.5</w:t>
            </w:r>
            <w:r w:rsidRPr="00D11B26">
              <w:rPr>
                <w:color w:val="000000"/>
                <w:sz w:val="22"/>
                <w:szCs w:val="22"/>
              </w:rPr>
              <w:fldChar w:fldCharType="end"/>
            </w:r>
          </w:p>
        </w:tc>
        <w:tc>
          <w:tcPr>
            <w:tcW w:w="1761" w:type="dxa"/>
          </w:tcPr>
          <w:p w14:paraId="17164391" w14:textId="64C6D703" w:rsidR="00CB3DC1" w:rsidRPr="00D11B26" w:rsidRDefault="00CB3DC1" w:rsidP="000D6569">
            <w:pPr>
              <w:jc w:val="center"/>
              <w:rPr>
                <w:color w:val="000000"/>
                <w:sz w:val="22"/>
                <w:szCs w:val="22"/>
              </w:rPr>
            </w:pPr>
            <w:r>
              <w:rPr>
                <w:color w:val="000000"/>
                <w:sz w:val="22"/>
                <w:szCs w:val="22"/>
              </w:rPr>
              <w:t>6.5.2026</w:t>
            </w:r>
            <w:r w:rsidRPr="002963B5">
              <w:rPr>
                <w:color w:val="000000"/>
                <w:sz w:val="22"/>
                <w:szCs w:val="22"/>
              </w:rPr>
              <w:t> </w:t>
            </w:r>
          </w:p>
        </w:tc>
        <w:tc>
          <w:tcPr>
            <w:tcW w:w="1612" w:type="dxa"/>
          </w:tcPr>
          <w:p w14:paraId="44EB09BA" w14:textId="48ACEE72" w:rsidR="00CB3DC1" w:rsidRDefault="00565999" w:rsidP="000D6569">
            <w:pPr>
              <w:jc w:val="center"/>
              <w:rPr>
                <w:color w:val="000000"/>
                <w:sz w:val="22"/>
                <w:szCs w:val="22"/>
              </w:rPr>
            </w:pPr>
            <w:ins w:id="527" w:author="Petra Terbrová" w:date="2026-05-13T12:03:00Z" w16du:dateUtc="2026-05-13T10:03:00Z">
              <w:r w:rsidRPr="00013611">
                <w:rPr>
                  <w:color w:val="000000"/>
                  <w:sz w:val="22"/>
                  <w:szCs w:val="22"/>
                  <w:lang w:val="en"/>
                </w:rPr>
                <w:t>Unresolved</w:t>
              </w:r>
            </w:ins>
          </w:p>
        </w:tc>
      </w:tr>
      <w:tr w:rsidR="00CB3DC1" w:rsidRPr="003411C5" w14:paraId="6004E1A0" w14:textId="140F1373" w:rsidTr="00CB3DC1">
        <w:trPr>
          <w:trHeight w:val="300"/>
          <w:trPrChange w:id="528" w:author="Nicol Pěčková" w:date="2026-05-13T08:28:00Z" w16du:dateUtc="2026-05-13T06:28:00Z">
            <w:trPr>
              <w:trHeight w:val="300"/>
            </w:trPr>
          </w:trPrChange>
        </w:trPr>
        <w:tc>
          <w:tcPr>
            <w:tcW w:w="3816" w:type="dxa"/>
            <w:tcPrChange w:id="529" w:author="Nicol Pěčková" w:date="2026-05-13T08:28:00Z" w16du:dateUtc="2026-05-13T06:28:00Z">
              <w:tcPr>
                <w:tcW w:w="4248" w:type="dxa"/>
                <w:gridSpan w:val="2"/>
              </w:tcPr>
            </w:tcPrChange>
          </w:tcPr>
          <w:p w14:paraId="2C4A5C91" w14:textId="0F79F716" w:rsidR="00CB3DC1" w:rsidRPr="00D11B26" w:rsidRDefault="00CB3DC1" w:rsidP="000D6569">
            <w:pPr>
              <w:rPr>
                <w:color w:val="000000"/>
                <w:sz w:val="22"/>
                <w:szCs w:val="22"/>
              </w:rPr>
            </w:pPr>
            <w:r>
              <w:rPr>
                <w:color w:val="000000"/>
                <w:sz w:val="22"/>
                <w:szCs w:val="22"/>
              </w:rPr>
              <w:t>Integration SAP CZ with MDG via SOAP</w:t>
            </w:r>
            <w:r w:rsidRPr="00D11B26" w:rsidDel="00260585">
              <w:rPr>
                <w:color w:val="000000"/>
                <w:sz w:val="22"/>
                <w:szCs w:val="22"/>
              </w:rPr>
              <w:t xml:space="preserve"> </w:t>
            </w:r>
          </w:p>
        </w:tc>
        <w:tc>
          <w:tcPr>
            <w:tcW w:w="1873" w:type="dxa"/>
            <w:tcPrChange w:id="530" w:author="Nicol Pěčková" w:date="2026-05-13T08:28:00Z" w16du:dateUtc="2026-05-13T06:28:00Z">
              <w:tcPr>
                <w:tcW w:w="1972" w:type="dxa"/>
                <w:gridSpan w:val="2"/>
              </w:tcPr>
            </w:tcPrChange>
          </w:tcPr>
          <w:p w14:paraId="3BCDE458" w14:textId="5508CFBF" w:rsidR="00CB3DC1" w:rsidRPr="00D11B26" w:rsidRDefault="00CB3DC1" w:rsidP="000D6569">
            <w:pPr>
              <w:rPr>
                <w:color w:val="000000"/>
                <w:sz w:val="22"/>
                <w:szCs w:val="22"/>
              </w:rPr>
            </w:pPr>
            <w:r w:rsidRPr="00D11B26">
              <w:rPr>
                <w:color w:val="000000"/>
                <w:sz w:val="22"/>
                <w:szCs w:val="22"/>
              </w:rPr>
              <w:t xml:space="preserve">Chapter </w:t>
            </w:r>
            <w:r w:rsidRPr="00D11B26">
              <w:rPr>
                <w:color w:val="000000"/>
                <w:sz w:val="22"/>
                <w:szCs w:val="22"/>
              </w:rPr>
              <w:fldChar w:fldCharType="begin"/>
            </w:r>
            <w:r w:rsidRPr="00D11B26">
              <w:rPr>
                <w:color w:val="000000"/>
                <w:sz w:val="22"/>
                <w:szCs w:val="22"/>
              </w:rPr>
              <w:instrText xml:space="preserve"> REF _Ref228298403 \r \h </w:instrText>
            </w:r>
            <w:r>
              <w:rPr>
                <w:color w:val="000000"/>
                <w:sz w:val="22"/>
                <w:szCs w:val="22"/>
              </w:rPr>
              <w:instrText xml:space="preserve"> \* MERGEFORMAT </w:instrText>
            </w:r>
            <w:r w:rsidRPr="00D11B26">
              <w:rPr>
                <w:color w:val="000000"/>
                <w:sz w:val="22"/>
                <w:szCs w:val="22"/>
              </w:rPr>
            </w:r>
            <w:r w:rsidRPr="00D11B26">
              <w:rPr>
                <w:color w:val="000000"/>
                <w:sz w:val="22"/>
                <w:szCs w:val="22"/>
              </w:rPr>
              <w:fldChar w:fldCharType="separate"/>
            </w:r>
            <w:r>
              <w:rPr>
                <w:color w:val="000000"/>
                <w:sz w:val="22"/>
                <w:szCs w:val="22"/>
              </w:rPr>
              <w:t>7.6</w:t>
            </w:r>
            <w:r w:rsidRPr="00D11B26">
              <w:rPr>
                <w:color w:val="000000"/>
                <w:sz w:val="22"/>
                <w:szCs w:val="22"/>
              </w:rPr>
              <w:fldChar w:fldCharType="end"/>
            </w:r>
          </w:p>
        </w:tc>
        <w:tc>
          <w:tcPr>
            <w:tcW w:w="1761" w:type="dxa"/>
            <w:tcPrChange w:id="531" w:author="Nicol Pěčková" w:date="2026-05-13T08:28:00Z" w16du:dateUtc="2026-05-13T06:28:00Z">
              <w:tcPr>
                <w:tcW w:w="1855" w:type="dxa"/>
                <w:gridSpan w:val="2"/>
              </w:tcPr>
            </w:tcPrChange>
          </w:tcPr>
          <w:p w14:paraId="64BDCA40" w14:textId="2E6A6671" w:rsidR="00CB3DC1" w:rsidRPr="00D11B26" w:rsidRDefault="00CB3DC1" w:rsidP="000D6569">
            <w:pPr>
              <w:jc w:val="center"/>
              <w:rPr>
                <w:color w:val="000000"/>
                <w:sz w:val="22"/>
                <w:szCs w:val="22"/>
              </w:rPr>
            </w:pPr>
            <w:r>
              <w:rPr>
                <w:color w:val="000000"/>
                <w:sz w:val="22"/>
                <w:szCs w:val="22"/>
              </w:rPr>
              <w:t>6.5.2026</w:t>
            </w:r>
            <w:r w:rsidRPr="002963B5">
              <w:rPr>
                <w:color w:val="000000"/>
                <w:sz w:val="22"/>
                <w:szCs w:val="22"/>
              </w:rPr>
              <w:t> </w:t>
            </w:r>
          </w:p>
        </w:tc>
        <w:tc>
          <w:tcPr>
            <w:tcW w:w="1612" w:type="dxa"/>
            <w:tcPrChange w:id="532" w:author="Nicol Pěčková" w:date="2026-05-13T08:28:00Z" w16du:dateUtc="2026-05-13T06:28:00Z">
              <w:tcPr>
                <w:tcW w:w="1855" w:type="dxa"/>
                <w:gridSpan w:val="2"/>
              </w:tcPr>
            </w:tcPrChange>
          </w:tcPr>
          <w:p w14:paraId="2169D73B" w14:textId="71E49365" w:rsidR="00CB3DC1" w:rsidRDefault="002A2D00" w:rsidP="000D6569">
            <w:pPr>
              <w:jc w:val="center"/>
              <w:rPr>
                <w:color w:val="000000"/>
                <w:sz w:val="22"/>
                <w:szCs w:val="22"/>
              </w:rPr>
            </w:pPr>
            <w:ins w:id="533" w:author="Nicol Pěčková" w:date="2026-05-13T08:30:00Z" w16du:dateUtc="2026-05-13T06:30:00Z">
              <w:r>
                <w:rPr>
                  <w:color w:val="000000"/>
                  <w:sz w:val="22"/>
                  <w:szCs w:val="22"/>
                </w:rPr>
                <w:t>Resolved 12.05.2026</w:t>
              </w:r>
            </w:ins>
          </w:p>
        </w:tc>
      </w:tr>
      <w:tr w:rsidR="00CB3DC1" w:rsidRPr="003411C5" w14:paraId="4C46E3F5" w14:textId="7B1445A7" w:rsidTr="00CB3DC1">
        <w:trPr>
          <w:trHeight w:val="300"/>
          <w:trPrChange w:id="534" w:author="Nicol Pěčková" w:date="2026-05-13T08:28:00Z" w16du:dateUtc="2026-05-13T06:28:00Z">
            <w:trPr>
              <w:trHeight w:val="300"/>
            </w:trPr>
          </w:trPrChange>
        </w:trPr>
        <w:tc>
          <w:tcPr>
            <w:tcW w:w="3816" w:type="dxa"/>
            <w:tcPrChange w:id="535" w:author="Nicol Pěčková" w:date="2026-05-13T08:28:00Z" w16du:dateUtc="2026-05-13T06:28:00Z">
              <w:tcPr>
                <w:tcW w:w="4248" w:type="dxa"/>
                <w:gridSpan w:val="2"/>
              </w:tcPr>
            </w:tcPrChange>
          </w:tcPr>
          <w:p w14:paraId="2C4A52D2" w14:textId="486213B9" w:rsidR="00CB3DC1" w:rsidRPr="00D11B26" w:rsidRDefault="00CB3DC1" w:rsidP="000D6569">
            <w:pPr>
              <w:rPr>
                <w:color w:val="000000"/>
                <w:sz w:val="22"/>
                <w:szCs w:val="22"/>
              </w:rPr>
            </w:pPr>
            <w:r>
              <w:rPr>
                <w:color w:val="000000"/>
                <w:sz w:val="22"/>
                <w:szCs w:val="22"/>
              </w:rPr>
              <w:t>Central user management</w:t>
            </w:r>
          </w:p>
        </w:tc>
        <w:tc>
          <w:tcPr>
            <w:tcW w:w="1873" w:type="dxa"/>
            <w:tcPrChange w:id="536" w:author="Nicol Pěčková" w:date="2026-05-13T08:28:00Z" w16du:dateUtc="2026-05-13T06:28:00Z">
              <w:tcPr>
                <w:tcW w:w="1972" w:type="dxa"/>
                <w:gridSpan w:val="2"/>
              </w:tcPr>
            </w:tcPrChange>
          </w:tcPr>
          <w:p w14:paraId="3A57FDDC" w14:textId="4E16BA89" w:rsidR="00CB3DC1" w:rsidRPr="00D11B26" w:rsidRDefault="00CB3DC1" w:rsidP="000D6569">
            <w:pPr>
              <w:rPr>
                <w:color w:val="000000"/>
                <w:sz w:val="22"/>
                <w:szCs w:val="22"/>
              </w:rPr>
            </w:pPr>
            <w:r>
              <w:rPr>
                <w:color w:val="000000"/>
                <w:sz w:val="22"/>
                <w:szCs w:val="22"/>
              </w:rPr>
              <w:t xml:space="preserve">Chapter </w:t>
            </w:r>
            <w:r>
              <w:rPr>
                <w:color w:val="000000"/>
                <w:sz w:val="22"/>
                <w:szCs w:val="22"/>
              </w:rPr>
              <w:fldChar w:fldCharType="begin"/>
            </w:r>
            <w:r>
              <w:rPr>
                <w:color w:val="000000"/>
                <w:sz w:val="22"/>
                <w:szCs w:val="22"/>
              </w:rPr>
              <w:instrText xml:space="preserve"> REF _Ref228301136 \r \h </w:instrText>
            </w:r>
            <w:r>
              <w:rPr>
                <w:color w:val="000000"/>
                <w:sz w:val="22"/>
                <w:szCs w:val="22"/>
              </w:rPr>
            </w:r>
            <w:r>
              <w:rPr>
                <w:color w:val="000000"/>
                <w:sz w:val="22"/>
                <w:szCs w:val="22"/>
              </w:rPr>
              <w:fldChar w:fldCharType="separate"/>
            </w:r>
            <w:r>
              <w:rPr>
                <w:color w:val="000000"/>
                <w:sz w:val="22"/>
                <w:szCs w:val="22"/>
              </w:rPr>
              <w:t>7.7</w:t>
            </w:r>
            <w:r>
              <w:rPr>
                <w:color w:val="000000"/>
                <w:sz w:val="22"/>
                <w:szCs w:val="22"/>
              </w:rPr>
              <w:fldChar w:fldCharType="end"/>
            </w:r>
          </w:p>
        </w:tc>
        <w:tc>
          <w:tcPr>
            <w:tcW w:w="1761" w:type="dxa"/>
            <w:tcPrChange w:id="537" w:author="Nicol Pěčková" w:date="2026-05-13T08:28:00Z" w16du:dateUtc="2026-05-13T06:28:00Z">
              <w:tcPr>
                <w:tcW w:w="1855" w:type="dxa"/>
                <w:gridSpan w:val="2"/>
              </w:tcPr>
            </w:tcPrChange>
          </w:tcPr>
          <w:p w14:paraId="5CB2A3E8" w14:textId="10A64E3A" w:rsidR="00CB3DC1" w:rsidRPr="00D11B26" w:rsidRDefault="00CB3DC1" w:rsidP="000D6569">
            <w:pPr>
              <w:jc w:val="center"/>
              <w:rPr>
                <w:color w:val="000000"/>
                <w:sz w:val="22"/>
                <w:szCs w:val="22"/>
              </w:rPr>
            </w:pPr>
            <w:r>
              <w:rPr>
                <w:color w:val="000000"/>
                <w:sz w:val="22"/>
                <w:szCs w:val="22"/>
              </w:rPr>
              <w:t>6.5.2026</w:t>
            </w:r>
            <w:r w:rsidRPr="002963B5">
              <w:rPr>
                <w:color w:val="000000"/>
                <w:sz w:val="22"/>
                <w:szCs w:val="22"/>
              </w:rPr>
              <w:t> </w:t>
            </w:r>
          </w:p>
        </w:tc>
        <w:tc>
          <w:tcPr>
            <w:tcW w:w="1612" w:type="dxa"/>
            <w:tcPrChange w:id="538" w:author="Nicol Pěčková" w:date="2026-05-13T08:28:00Z" w16du:dateUtc="2026-05-13T06:28:00Z">
              <w:tcPr>
                <w:tcW w:w="1855" w:type="dxa"/>
                <w:gridSpan w:val="2"/>
              </w:tcPr>
            </w:tcPrChange>
          </w:tcPr>
          <w:p w14:paraId="53C11060" w14:textId="0060E2FB" w:rsidR="00CB3DC1" w:rsidRDefault="005547E1" w:rsidP="000D6569">
            <w:pPr>
              <w:jc w:val="center"/>
              <w:rPr>
                <w:color w:val="000000"/>
                <w:sz w:val="22"/>
                <w:szCs w:val="22"/>
              </w:rPr>
            </w:pPr>
            <w:ins w:id="539" w:author="Nicol Pěčková" w:date="2026-05-13T12:32:00Z" w16du:dateUtc="2026-05-13T10:32:00Z">
              <w:r>
                <w:rPr>
                  <w:color w:val="000000"/>
                  <w:sz w:val="22"/>
                  <w:szCs w:val="22"/>
                </w:rPr>
                <w:t>Unres</w:t>
              </w:r>
              <w:r w:rsidR="00B30E41">
                <w:rPr>
                  <w:color w:val="000000"/>
                  <w:sz w:val="22"/>
                  <w:szCs w:val="22"/>
                </w:rPr>
                <w:t>olved</w:t>
              </w:r>
            </w:ins>
          </w:p>
        </w:tc>
      </w:tr>
      <w:tr w:rsidR="00CB3DC1" w:rsidRPr="003411C5" w14:paraId="11292551" w14:textId="18DD0093" w:rsidTr="00CB3DC1">
        <w:trPr>
          <w:trHeight w:val="300"/>
          <w:trPrChange w:id="540" w:author="Nicol Pěčková" w:date="2026-05-13T08:28:00Z" w16du:dateUtc="2026-05-13T06:28:00Z">
            <w:trPr>
              <w:trHeight w:val="300"/>
            </w:trPr>
          </w:trPrChange>
        </w:trPr>
        <w:tc>
          <w:tcPr>
            <w:tcW w:w="3816" w:type="dxa"/>
            <w:tcPrChange w:id="541" w:author="Nicol Pěčková" w:date="2026-05-13T08:28:00Z" w16du:dateUtc="2026-05-13T06:28:00Z">
              <w:tcPr>
                <w:tcW w:w="4248" w:type="dxa"/>
                <w:gridSpan w:val="2"/>
              </w:tcPr>
            </w:tcPrChange>
          </w:tcPr>
          <w:p w14:paraId="3621438B" w14:textId="69C3F728" w:rsidR="00CB3DC1" w:rsidRDefault="00CB3DC1" w:rsidP="000D6569">
            <w:pPr>
              <w:rPr>
                <w:color w:val="000000"/>
                <w:sz w:val="22"/>
                <w:szCs w:val="22"/>
              </w:rPr>
            </w:pPr>
            <w:r w:rsidRPr="000527C1">
              <w:rPr>
                <w:color w:val="000000"/>
                <w:sz w:val="22"/>
                <w:szCs w:val="22"/>
              </w:rPr>
              <w:t>Change of BPs which are shared between CZ/SK and BE</w:t>
            </w:r>
          </w:p>
        </w:tc>
        <w:tc>
          <w:tcPr>
            <w:tcW w:w="1873" w:type="dxa"/>
            <w:tcPrChange w:id="542" w:author="Nicol Pěčková" w:date="2026-05-13T08:28:00Z" w16du:dateUtc="2026-05-13T06:28:00Z">
              <w:tcPr>
                <w:tcW w:w="1972" w:type="dxa"/>
                <w:gridSpan w:val="2"/>
              </w:tcPr>
            </w:tcPrChange>
          </w:tcPr>
          <w:p w14:paraId="3528FD2B" w14:textId="58FF060A" w:rsidR="00CB3DC1" w:rsidRDefault="00CB3DC1" w:rsidP="000D6569">
            <w:pPr>
              <w:rPr>
                <w:color w:val="000000"/>
                <w:sz w:val="22"/>
                <w:szCs w:val="22"/>
              </w:rPr>
            </w:pPr>
            <w:r>
              <w:rPr>
                <w:color w:val="000000"/>
                <w:sz w:val="22"/>
                <w:szCs w:val="22"/>
              </w:rPr>
              <w:t xml:space="preserve">Chapter </w:t>
            </w:r>
            <w:r>
              <w:rPr>
                <w:color w:val="000000"/>
                <w:sz w:val="22"/>
                <w:szCs w:val="22"/>
              </w:rPr>
              <w:fldChar w:fldCharType="begin"/>
            </w:r>
            <w:r>
              <w:rPr>
                <w:color w:val="000000"/>
                <w:sz w:val="22"/>
                <w:szCs w:val="22"/>
              </w:rPr>
              <w:instrText xml:space="preserve"> REF _Ref228444579 \r \h </w:instrText>
            </w:r>
            <w:r>
              <w:rPr>
                <w:color w:val="000000"/>
                <w:sz w:val="22"/>
                <w:szCs w:val="22"/>
              </w:rPr>
            </w:r>
            <w:r>
              <w:rPr>
                <w:color w:val="000000"/>
                <w:sz w:val="22"/>
                <w:szCs w:val="22"/>
              </w:rPr>
              <w:fldChar w:fldCharType="separate"/>
            </w:r>
            <w:r>
              <w:rPr>
                <w:color w:val="000000"/>
                <w:sz w:val="22"/>
                <w:szCs w:val="22"/>
              </w:rPr>
              <w:t>7.8</w:t>
            </w:r>
            <w:r>
              <w:rPr>
                <w:color w:val="000000"/>
                <w:sz w:val="22"/>
                <w:szCs w:val="22"/>
              </w:rPr>
              <w:fldChar w:fldCharType="end"/>
            </w:r>
          </w:p>
        </w:tc>
        <w:tc>
          <w:tcPr>
            <w:tcW w:w="1761" w:type="dxa"/>
            <w:tcPrChange w:id="543" w:author="Nicol Pěčková" w:date="2026-05-13T08:28:00Z" w16du:dateUtc="2026-05-13T06:28:00Z">
              <w:tcPr>
                <w:tcW w:w="1855" w:type="dxa"/>
                <w:gridSpan w:val="2"/>
              </w:tcPr>
            </w:tcPrChange>
          </w:tcPr>
          <w:p w14:paraId="00853404" w14:textId="071204C3" w:rsidR="00CB3DC1" w:rsidRDefault="00CB3DC1" w:rsidP="000D6569">
            <w:pPr>
              <w:jc w:val="center"/>
              <w:rPr>
                <w:color w:val="000000"/>
                <w:sz w:val="22"/>
                <w:szCs w:val="22"/>
              </w:rPr>
            </w:pPr>
            <w:r>
              <w:rPr>
                <w:color w:val="000000"/>
                <w:sz w:val="22"/>
                <w:szCs w:val="22"/>
              </w:rPr>
              <w:t>6.5.2026</w:t>
            </w:r>
          </w:p>
        </w:tc>
        <w:tc>
          <w:tcPr>
            <w:tcW w:w="1612" w:type="dxa"/>
            <w:tcPrChange w:id="544" w:author="Nicol Pěčková" w:date="2026-05-13T08:28:00Z" w16du:dateUtc="2026-05-13T06:28:00Z">
              <w:tcPr>
                <w:tcW w:w="1855" w:type="dxa"/>
                <w:gridSpan w:val="2"/>
              </w:tcPr>
            </w:tcPrChange>
          </w:tcPr>
          <w:p w14:paraId="716BB40F" w14:textId="3885B53D" w:rsidR="00CB3DC1" w:rsidRDefault="00DF222F" w:rsidP="000D6569">
            <w:pPr>
              <w:jc w:val="center"/>
              <w:rPr>
                <w:color w:val="000000"/>
                <w:sz w:val="22"/>
                <w:szCs w:val="22"/>
              </w:rPr>
            </w:pPr>
            <w:ins w:id="545" w:author="Nicol Pěčková" w:date="2026-05-13T08:31:00Z" w16du:dateUtc="2026-05-13T06:31:00Z">
              <w:r>
                <w:rPr>
                  <w:color w:val="000000"/>
                  <w:sz w:val="22"/>
                  <w:szCs w:val="22"/>
                </w:rPr>
                <w:t>Resolved 12.05.2026</w:t>
              </w:r>
            </w:ins>
          </w:p>
        </w:tc>
      </w:tr>
      <w:tr w:rsidR="00CB3DC1" w:rsidRPr="003411C5" w14:paraId="7AD51AD0" w14:textId="1E9D076A" w:rsidTr="00CB3DC1">
        <w:trPr>
          <w:trHeight w:val="300"/>
          <w:trPrChange w:id="546" w:author="Nicol Pěčková" w:date="2026-05-13T08:28:00Z" w16du:dateUtc="2026-05-13T06:28:00Z">
            <w:trPr>
              <w:trHeight w:val="300"/>
            </w:trPr>
          </w:trPrChange>
        </w:trPr>
        <w:tc>
          <w:tcPr>
            <w:tcW w:w="3816" w:type="dxa"/>
            <w:tcPrChange w:id="547" w:author="Nicol Pěčková" w:date="2026-05-13T08:28:00Z" w16du:dateUtc="2026-05-13T06:28:00Z">
              <w:tcPr>
                <w:tcW w:w="4248" w:type="dxa"/>
                <w:gridSpan w:val="2"/>
              </w:tcPr>
            </w:tcPrChange>
          </w:tcPr>
          <w:p w14:paraId="7060B24D" w14:textId="58766B88" w:rsidR="00CB3DC1" w:rsidRPr="000527C1" w:rsidRDefault="00CB3DC1" w:rsidP="000D6569">
            <w:pPr>
              <w:rPr>
                <w:color w:val="000000"/>
                <w:sz w:val="22"/>
                <w:szCs w:val="22"/>
              </w:rPr>
            </w:pPr>
            <w:r w:rsidRPr="009F4800">
              <w:rPr>
                <w:color w:val="000000"/>
                <w:sz w:val="22"/>
                <w:szCs w:val="22"/>
              </w:rPr>
              <w:t>Only vendors are in system SAP BE</w:t>
            </w:r>
          </w:p>
        </w:tc>
        <w:tc>
          <w:tcPr>
            <w:tcW w:w="1873" w:type="dxa"/>
            <w:tcPrChange w:id="548" w:author="Nicol Pěčková" w:date="2026-05-13T08:28:00Z" w16du:dateUtc="2026-05-13T06:28:00Z">
              <w:tcPr>
                <w:tcW w:w="1972" w:type="dxa"/>
                <w:gridSpan w:val="2"/>
              </w:tcPr>
            </w:tcPrChange>
          </w:tcPr>
          <w:p w14:paraId="48A51FCB" w14:textId="537636A3" w:rsidR="00CB3DC1" w:rsidRDefault="00CB3DC1" w:rsidP="000D6569">
            <w:pPr>
              <w:rPr>
                <w:color w:val="000000"/>
                <w:sz w:val="22"/>
                <w:szCs w:val="22"/>
              </w:rPr>
            </w:pPr>
            <w:r>
              <w:rPr>
                <w:color w:val="000000"/>
                <w:sz w:val="22"/>
                <w:szCs w:val="22"/>
              </w:rPr>
              <w:t xml:space="preserve">Chapter </w:t>
            </w:r>
            <w:r>
              <w:rPr>
                <w:color w:val="000000"/>
                <w:sz w:val="22"/>
                <w:szCs w:val="22"/>
              </w:rPr>
              <w:fldChar w:fldCharType="begin"/>
            </w:r>
            <w:r>
              <w:rPr>
                <w:color w:val="000000"/>
                <w:sz w:val="22"/>
                <w:szCs w:val="22"/>
              </w:rPr>
              <w:instrText xml:space="preserve"> REF _Ref228452954 \r \h </w:instrText>
            </w:r>
            <w:r>
              <w:rPr>
                <w:color w:val="000000"/>
                <w:sz w:val="22"/>
                <w:szCs w:val="22"/>
              </w:rPr>
            </w:r>
            <w:r>
              <w:rPr>
                <w:color w:val="000000"/>
                <w:sz w:val="22"/>
                <w:szCs w:val="22"/>
              </w:rPr>
              <w:fldChar w:fldCharType="separate"/>
            </w:r>
            <w:r>
              <w:rPr>
                <w:color w:val="000000"/>
                <w:sz w:val="22"/>
                <w:szCs w:val="22"/>
              </w:rPr>
              <w:t>7.9</w:t>
            </w:r>
            <w:r>
              <w:rPr>
                <w:color w:val="000000"/>
                <w:sz w:val="22"/>
                <w:szCs w:val="22"/>
              </w:rPr>
              <w:fldChar w:fldCharType="end"/>
            </w:r>
          </w:p>
        </w:tc>
        <w:tc>
          <w:tcPr>
            <w:tcW w:w="1761" w:type="dxa"/>
            <w:tcPrChange w:id="549" w:author="Nicol Pěčková" w:date="2026-05-13T08:28:00Z" w16du:dateUtc="2026-05-13T06:28:00Z">
              <w:tcPr>
                <w:tcW w:w="1855" w:type="dxa"/>
                <w:gridSpan w:val="2"/>
              </w:tcPr>
            </w:tcPrChange>
          </w:tcPr>
          <w:p w14:paraId="01C19746" w14:textId="70C78C1E" w:rsidR="00CB3DC1" w:rsidRDefault="00CB3DC1" w:rsidP="000D6569">
            <w:pPr>
              <w:jc w:val="center"/>
              <w:rPr>
                <w:color w:val="000000"/>
                <w:sz w:val="22"/>
                <w:szCs w:val="22"/>
              </w:rPr>
            </w:pPr>
            <w:r>
              <w:rPr>
                <w:color w:val="000000"/>
                <w:sz w:val="22"/>
                <w:szCs w:val="22"/>
              </w:rPr>
              <w:t>6.5.2026</w:t>
            </w:r>
          </w:p>
        </w:tc>
        <w:tc>
          <w:tcPr>
            <w:tcW w:w="1612" w:type="dxa"/>
            <w:tcPrChange w:id="550" w:author="Nicol Pěčková" w:date="2026-05-13T08:28:00Z" w16du:dateUtc="2026-05-13T06:28:00Z">
              <w:tcPr>
                <w:tcW w:w="1855" w:type="dxa"/>
                <w:gridSpan w:val="2"/>
              </w:tcPr>
            </w:tcPrChange>
          </w:tcPr>
          <w:p w14:paraId="093242B4" w14:textId="575BAC9E" w:rsidR="00CB3DC1" w:rsidRDefault="006B31CA" w:rsidP="000D6569">
            <w:pPr>
              <w:jc w:val="center"/>
              <w:rPr>
                <w:color w:val="000000"/>
                <w:sz w:val="22"/>
                <w:szCs w:val="22"/>
              </w:rPr>
            </w:pPr>
            <w:ins w:id="551" w:author="Nicol Pěčková" w:date="2026-05-13T08:31:00Z" w16du:dateUtc="2026-05-13T06:31:00Z">
              <w:r>
                <w:rPr>
                  <w:color w:val="000000"/>
                  <w:sz w:val="22"/>
                  <w:szCs w:val="22"/>
                </w:rPr>
                <w:t>Resolved 12.05.2026</w:t>
              </w:r>
            </w:ins>
          </w:p>
        </w:tc>
      </w:tr>
    </w:tbl>
    <w:p w14:paraId="2E3F5085" w14:textId="59E72926" w:rsidR="00D31D96" w:rsidRDefault="00D950B9" w:rsidP="00D950B9">
      <w:pPr>
        <w:pStyle w:val="Nadpis2"/>
        <w:rPr>
          <w:ins w:id="552" w:author="Petra Terbrová" w:date="2026-05-13T12:04:00Z" w16du:dateUtc="2026-05-13T10:04:00Z"/>
          <w:lang w:bidi="te-IN"/>
        </w:rPr>
      </w:pPr>
      <w:bookmarkStart w:id="553" w:name="_Ref228298331"/>
      <w:bookmarkStart w:id="554" w:name="_Toc229586717"/>
      <w:r w:rsidRPr="00D950B9">
        <w:rPr>
          <w:lang w:bidi="te-IN"/>
        </w:rPr>
        <w:t>Prepare environment for MDG - new standalone system</w:t>
      </w:r>
      <w:bookmarkEnd w:id="553"/>
      <w:bookmarkEnd w:id="554"/>
    </w:p>
    <w:p w14:paraId="60A39D55" w14:textId="57391339" w:rsidR="00FF46D0" w:rsidRPr="00A1461C" w:rsidRDefault="00FF46D0" w:rsidP="005176E9">
      <w:pPr>
        <w:rPr>
          <w:ins w:id="555" w:author="Nicol Pěčková" w:date="2026-05-13T12:33:00Z" w16du:dateUtc="2026-05-13T10:33:00Z"/>
          <w:b/>
          <w:bCs/>
          <w:u w:val="single"/>
          <w:rPrChange w:id="556" w:author="Nicol Pěčková" w:date="2026-05-13T12:57:00Z" w16du:dateUtc="2026-05-13T10:57:00Z">
            <w:rPr>
              <w:ins w:id="557" w:author="Nicol Pěčková" w:date="2026-05-13T12:33:00Z" w16du:dateUtc="2026-05-13T10:33:00Z"/>
            </w:rPr>
          </w:rPrChange>
        </w:rPr>
      </w:pPr>
      <w:ins w:id="558" w:author="Nicol Pěčková" w:date="2026-05-13T12:33:00Z" w16du:dateUtc="2026-05-13T10:33:00Z">
        <w:r w:rsidRPr="00A1461C">
          <w:rPr>
            <w:b/>
            <w:bCs/>
            <w:u w:val="single"/>
            <w:rPrChange w:id="559" w:author="Nicol Pěčková" w:date="2026-05-13T12:57:00Z" w16du:dateUtc="2026-05-13T10:57:00Z">
              <w:rPr/>
            </w:rPrChange>
          </w:rPr>
          <w:t>Resolution:</w:t>
        </w:r>
      </w:ins>
    </w:p>
    <w:p w14:paraId="44BBB1B9" w14:textId="351F3D59" w:rsidR="00FF46D0" w:rsidRDefault="00846056" w:rsidP="005176E9">
      <w:pPr>
        <w:rPr>
          <w:ins w:id="560" w:author="Nicol Pěčková" w:date="2026-05-13T12:33:00Z" w16du:dateUtc="2026-05-13T10:33:00Z"/>
        </w:rPr>
      </w:pPr>
      <w:ins w:id="561" w:author="Nicol Pěčková" w:date="2026-05-13T12:33:00Z" w16du:dateUtc="2026-05-13T10:33:00Z">
        <w:r>
          <w:t>KBC chose variant</w:t>
        </w:r>
        <w:r w:rsidR="00C71E9B">
          <w:t xml:space="preserve"> 1</w:t>
        </w:r>
      </w:ins>
      <w:ins w:id="562" w:author="Nicol Pěčková" w:date="2026-05-13T12:35:00Z" w16du:dateUtc="2026-05-13T10:35:00Z">
        <w:r w:rsidR="00C44445">
          <w:t xml:space="preserve"> (described below)</w:t>
        </w:r>
      </w:ins>
      <w:ins w:id="563" w:author="Nicol Pěčková" w:date="2026-05-13T12:33:00Z" w16du:dateUtc="2026-05-13T10:33:00Z">
        <w:r w:rsidR="00C71E9B">
          <w:t>.</w:t>
        </w:r>
      </w:ins>
    </w:p>
    <w:p w14:paraId="44F511C6" w14:textId="77777777" w:rsidR="00FF46D0" w:rsidRDefault="00FF46D0" w:rsidP="005176E9">
      <w:pPr>
        <w:rPr>
          <w:ins w:id="564" w:author="Nicol Pěčková" w:date="2026-05-13T13:52:00Z" w16du:dateUtc="2026-05-13T11:52:00Z"/>
        </w:rPr>
      </w:pPr>
    </w:p>
    <w:p w14:paraId="18DF3827" w14:textId="77777777" w:rsidR="001E07A9" w:rsidRDefault="001E07A9" w:rsidP="005176E9">
      <w:pPr>
        <w:rPr>
          <w:ins w:id="565" w:author="Nicol Pěčková" w:date="2026-05-13T12:33:00Z" w16du:dateUtc="2026-05-13T10:33:00Z"/>
        </w:rPr>
      </w:pPr>
    </w:p>
    <w:p w14:paraId="4814B435" w14:textId="6DEB32EB" w:rsidR="005176E9" w:rsidRDefault="00D53BD7" w:rsidP="005176E9">
      <w:r w:rsidRPr="00D53BD7">
        <w:t>MDG was to be implemented in a separate client</w:t>
      </w:r>
      <w:r w:rsidR="00306258">
        <w:t xml:space="preserve"> in SAP CZ system</w:t>
      </w:r>
      <w:r w:rsidRPr="00D53BD7">
        <w:t>. The con4PAS proposal for implementing the functionality also took this environment into account.</w:t>
      </w:r>
    </w:p>
    <w:p w14:paraId="07C9E658" w14:textId="77777777" w:rsidR="00D53BD7" w:rsidRDefault="00D53BD7" w:rsidP="005176E9"/>
    <w:p w14:paraId="56972A34" w14:textId="2A8F639A" w:rsidR="007351E0" w:rsidRDefault="007351E0" w:rsidP="007351E0">
      <w:r w:rsidRPr="000A5598">
        <w:t>On 23.04.2026 was announced by KBC</w:t>
      </w:r>
      <w:r>
        <w:t xml:space="preserve"> BE</w:t>
      </w:r>
      <w:r w:rsidRPr="000A5598">
        <w:t xml:space="preserve"> that MDG should have a separate system for MDG.</w:t>
      </w:r>
    </w:p>
    <w:p w14:paraId="0CEB9D96" w14:textId="77777777" w:rsidR="00D9646E" w:rsidRDefault="00D9646E" w:rsidP="005176E9"/>
    <w:p w14:paraId="5D523B3B" w14:textId="77777777" w:rsidR="005176E9" w:rsidRPr="00610F5E" w:rsidRDefault="005176E9" w:rsidP="005176E9">
      <w:pPr>
        <w:rPr>
          <w:b/>
          <w:bCs/>
          <w:u w:val="single"/>
        </w:rPr>
      </w:pPr>
      <w:r w:rsidRPr="00610F5E">
        <w:rPr>
          <w:b/>
          <w:bCs/>
          <w:u w:val="single"/>
        </w:rPr>
        <w:t>Variant 1: MDG will be in a separate client within the SAP CZ system</w:t>
      </w:r>
    </w:p>
    <w:p w14:paraId="36B73614" w14:textId="77777777" w:rsidR="005176E9" w:rsidRPr="00610F5E" w:rsidRDefault="005176E9" w:rsidP="005176E9">
      <w:pPr>
        <w:rPr>
          <w:b/>
          <w:bCs/>
        </w:rPr>
      </w:pPr>
      <w:r w:rsidRPr="00610F5E">
        <w:rPr>
          <w:b/>
          <w:bCs/>
        </w:rPr>
        <w:t xml:space="preserve">Advantages: </w:t>
      </w:r>
    </w:p>
    <w:p w14:paraId="2DA26978" w14:textId="77777777" w:rsidR="005176E9" w:rsidRDefault="005176E9" w:rsidP="005176E9">
      <w:pPr>
        <w:pStyle w:val="Odstavecseseznamem"/>
        <w:numPr>
          <w:ilvl w:val="0"/>
          <w:numId w:val="142"/>
        </w:numPr>
        <w:textAlignment w:val="center"/>
      </w:pPr>
      <w:r>
        <w:t>Can be transferred to another SAP environment with no additional effort by copying the client.</w:t>
      </w:r>
    </w:p>
    <w:p w14:paraId="4AB4F004" w14:textId="77777777" w:rsidR="005176E9" w:rsidRDefault="005176E9" w:rsidP="005176E9">
      <w:pPr>
        <w:pStyle w:val="Odstavecseseznamem"/>
        <w:numPr>
          <w:ilvl w:val="0"/>
          <w:numId w:val="142"/>
        </w:numPr>
        <w:textAlignment w:val="center"/>
      </w:pPr>
      <w:r w:rsidRPr="00D238E3">
        <w:t>A separate, independent environment from SAP CZ</w:t>
      </w:r>
      <w:r>
        <w:t>.</w:t>
      </w:r>
    </w:p>
    <w:p w14:paraId="1A68B7FA" w14:textId="77777777" w:rsidR="005176E9" w:rsidRDefault="005176E9" w:rsidP="005176E9">
      <w:pPr>
        <w:ind w:left="720"/>
      </w:pPr>
    </w:p>
    <w:p w14:paraId="3E66A239" w14:textId="77777777" w:rsidR="005176E9" w:rsidRPr="00610F5E" w:rsidRDefault="005176E9" w:rsidP="005176E9">
      <w:pPr>
        <w:rPr>
          <w:b/>
          <w:bCs/>
        </w:rPr>
      </w:pPr>
      <w:r w:rsidRPr="00610F5E">
        <w:rPr>
          <w:b/>
          <w:bCs/>
        </w:rPr>
        <w:t xml:space="preserve">Disadvantages: </w:t>
      </w:r>
    </w:p>
    <w:p w14:paraId="026A4B96" w14:textId="77777777" w:rsidR="005176E9" w:rsidRDefault="005176E9" w:rsidP="005176E9">
      <w:pPr>
        <w:pStyle w:val="Odstavecseseznamem"/>
        <w:numPr>
          <w:ilvl w:val="0"/>
          <w:numId w:val="142"/>
        </w:numPr>
        <w:textAlignment w:val="center"/>
      </w:pPr>
      <w:r>
        <w:t>Managing two clients, user maintenance.</w:t>
      </w:r>
    </w:p>
    <w:p w14:paraId="42E27C07" w14:textId="77777777" w:rsidR="005176E9" w:rsidRDefault="005176E9" w:rsidP="005176E9"/>
    <w:p w14:paraId="3E606E9F" w14:textId="77777777" w:rsidR="005176E9" w:rsidRDefault="005176E9" w:rsidP="005176E9"/>
    <w:p w14:paraId="14808D80" w14:textId="77777777" w:rsidR="005176E9" w:rsidRPr="00610F5E" w:rsidRDefault="005176E9" w:rsidP="005176E9">
      <w:pPr>
        <w:rPr>
          <w:b/>
          <w:bCs/>
          <w:u w:val="single"/>
        </w:rPr>
      </w:pPr>
      <w:r w:rsidRPr="00610F5E">
        <w:rPr>
          <w:b/>
          <w:bCs/>
          <w:u w:val="single"/>
        </w:rPr>
        <w:lastRenderedPageBreak/>
        <w:t>Variant 2: MDG will be deployed in the same client within the SAP CZ system</w:t>
      </w:r>
    </w:p>
    <w:p w14:paraId="22C122C5" w14:textId="77777777" w:rsidR="005176E9" w:rsidRPr="00610F5E" w:rsidRDefault="005176E9" w:rsidP="005176E9">
      <w:pPr>
        <w:rPr>
          <w:b/>
          <w:bCs/>
        </w:rPr>
      </w:pPr>
      <w:r w:rsidRPr="00610F5E">
        <w:rPr>
          <w:b/>
          <w:bCs/>
        </w:rPr>
        <w:t xml:space="preserve">Advantages:  </w:t>
      </w:r>
    </w:p>
    <w:p w14:paraId="665FAD0A" w14:textId="77777777" w:rsidR="005176E9" w:rsidRDefault="005176E9" w:rsidP="005176E9">
      <w:pPr>
        <w:pStyle w:val="Odstavecseseznamem"/>
        <w:numPr>
          <w:ilvl w:val="0"/>
          <w:numId w:val="142"/>
        </w:numPr>
        <w:textAlignment w:val="center"/>
      </w:pPr>
      <w:r w:rsidRPr="0080784F">
        <w:t>Management of a single client,</w:t>
      </w:r>
      <w:r w:rsidRPr="00CC71A3">
        <w:t xml:space="preserve"> </w:t>
      </w:r>
      <w:r>
        <w:t>user maintenance, no additional resources.</w:t>
      </w:r>
    </w:p>
    <w:p w14:paraId="7F7E51CA" w14:textId="77777777" w:rsidR="005176E9" w:rsidRPr="0080784F" w:rsidRDefault="005176E9" w:rsidP="005176E9">
      <w:pPr>
        <w:ind w:left="720"/>
        <w:rPr>
          <w:rFonts w:eastAsia="Calibri"/>
        </w:rPr>
      </w:pPr>
    </w:p>
    <w:p w14:paraId="2C14A792" w14:textId="77777777" w:rsidR="005176E9" w:rsidRPr="00610F5E" w:rsidRDefault="005176E9" w:rsidP="005176E9">
      <w:pPr>
        <w:rPr>
          <w:b/>
          <w:bCs/>
        </w:rPr>
      </w:pPr>
      <w:r w:rsidRPr="00610F5E">
        <w:rPr>
          <w:b/>
          <w:bCs/>
        </w:rPr>
        <w:t xml:space="preserve">Disadvantages:  </w:t>
      </w:r>
    </w:p>
    <w:p w14:paraId="2F6D692D" w14:textId="77777777" w:rsidR="005176E9" w:rsidRDefault="005176E9" w:rsidP="005176E9">
      <w:pPr>
        <w:pStyle w:val="Odstavecseseznamem"/>
        <w:numPr>
          <w:ilvl w:val="0"/>
          <w:numId w:val="142"/>
        </w:numPr>
        <w:textAlignment w:val="center"/>
      </w:pPr>
      <w:r>
        <w:t>Transfer to a separate system is complex; after copying the client to the new system, data outside of MDG must be deleted.</w:t>
      </w:r>
    </w:p>
    <w:p w14:paraId="1368B4B9" w14:textId="77777777" w:rsidR="005176E9" w:rsidRDefault="005176E9" w:rsidP="005176E9">
      <w:pPr>
        <w:pStyle w:val="Odstavecseseznamem"/>
        <w:numPr>
          <w:ilvl w:val="0"/>
          <w:numId w:val="142"/>
        </w:numPr>
        <w:textAlignment w:val="center"/>
      </w:pPr>
      <w:r>
        <w:t>Environment depends on the SAP CZ client, which contains other modules and functionalities.</w:t>
      </w:r>
    </w:p>
    <w:p w14:paraId="32E9DAB9" w14:textId="77777777" w:rsidR="005176E9" w:rsidRDefault="005176E9" w:rsidP="005176E9">
      <w:pPr>
        <w:pStyle w:val="Odstavecseseznamem"/>
        <w:numPr>
          <w:ilvl w:val="0"/>
          <w:numId w:val="142"/>
        </w:numPr>
        <w:textAlignment w:val="center"/>
      </w:pPr>
      <w:r>
        <w:t>In SAP CZ data remains from MDG.</w:t>
      </w:r>
    </w:p>
    <w:p w14:paraId="5078C9EA" w14:textId="77777777" w:rsidR="005176E9" w:rsidRDefault="005176E9" w:rsidP="005176E9"/>
    <w:p w14:paraId="44E706A0" w14:textId="77777777" w:rsidR="005176E9" w:rsidRPr="00610F5E" w:rsidRDefault="005176E9" w:rsidP="005176E9">
      <w:pPr>
        <w:rPr>
          <w:b/>
          <w:bCs/>
          <w:u w:val="single"/>
        </w:rPr>
      </w:pPr>
      <w:r w:rsidRPr="00610F5E">
        <w:rPr>
          <w:b/>
          <w:bCs/>
          <w:u w:val="single"/>
        </w:rPr>
        <w:t>Variant 3: New Environment for MDG</w:t>
      </w:r>
    </w:p>
    <w:p w14:paraId="6DF60230" w14:textId="77777777" w:rsidR="005176E9" w:rsidRPr="00610F5E" w:rsidRDefault="005176E9" w:rsidP="005176E9">
      <w:pPr>
        <w:rPr>
          <w:b/>
          <w:bCs/>
        </w:rPr>
      </w:pPr>
      <w:r w:rsidRPr="00610F5E">
        <w:rPr>
          <w:b/>
          <w:bCs/>
        </w:rPr>
        <w:t xml:space="preserve">Advantages:   </w:t>
      </w:r>
    </w:p>
    <w:p w14:paraId="11BED204" w14:textId="77777777" w:rsidR="005176E9" w:rsidRDefault="005176E9" w:rsidP="005176E9">
      <w:pPr>
        <w:pStyle w:val="Odstavecseseznamem"/>
        <w:numPr>
          <w:ilvl w:val="0"/>
          <w:numId w:val="142"/>
        </w:numPr>
        <w:textAlignment w:val="center"/>
      </w:pPr>
      <w:r>
        <w:t>A standalone, independent system</w:t>
      </w:r>
    </w:p>
    <w:p w14:paraId="608BB08D" w14:textId="77777777" w:rsidR="005176E9" w:rsidRDefault="005176E9" w:rsidP="005176E9"/>
    <w:p w14:paraId="6A010DE7" w14:textId="77777777" w:rsidR="005176E9" w:rsidRPr="00610F5E" w:rsidRDefault="005176E9" w:rsidP="005176E9">
      <w:pPr>
        <w:rPr>
          <w:b/>
          <w:bCs/>
        </w:rPr>
      </w:pPr>
      <w:r w:rsidRPr="00610F5E">
        <w:rPr>
          <w:b/>
          <w:bCs/>
        </w:rPr>
        <w:t xml:space="preserve">Disadvantages: </w:t>
      </w:r>
    </w:p>
    <w:p w14:paraId="457F3A59" w14:textId="77777777" w:rsidR="005176E9" w:rsidRPr="00EE6205" w:rsidRDefault="005176E9" w:rsidP="005176E9">
      <w:pPr>
        <w:pStyle w:val="Odstavecseseznamem"/>
        <w:numPr>
          <w:ilvl w:val="0"/>
          <w:numId w:val="142"/>
        </w:numPr>
        <w:textAlignment w:val="center"/>
      </w:pPr>
      <w:r w:rsidRPr="00EE6205">
        <w:t xml:space="preserve">The environment is not ready for the start of the implementation phase.  </w:t>
      </w:r>
    </w:p>
    <w:p w14:paraId="3CEE4398" w14:textId="77777777" w:rsidR="005176E9" w:rsidRPr="00EE6205" w:rsidRDefault="005176E9" w:rsidP="005176E9">
      <w:pPr>
        <w:pStyle w:val="Odstavecseseznamem"/>
        <w:numPr>
          <w:ilvl w:val="0"/>
          <w:numId w:val="142"/>
        </w:numPr>
        <w:textAlignment w:val="center"/>
      </w:pPr>
      <w:r w:rsidRPr="00EE6205">
        <w:t>Additional work within the project (integration, migration of the MDG solution)</w:t>
      </w:r>
    </w:p>
    <w:p w14:paraId="1BA40134" w14:textId="77777777" w:rsidR="005176E9" w:rsidRDefault="005176E9" w:rsidP="005176E9"/>
    <w:p w14:paraId="6CCC371E" w14:textId="77777777" w:rsidR="00002BFF" w:rsidRDefault="00FD6646" w:rsidP="00FD6646">
      <w:pPr>
        <w:rPr>
          <w:b/>
          <w:bCs/>
          <w:lang w:bidi="te-IN"/>
        </w:rPr>
      </w:pPr>
      <w:r w:rsidRPr="00610F5E">
        <w:rPr>
          <w:b/>
          <w:bCs/>
          <w:lang w:bidi="te-IN"/>
        </w:rPr>
        <w:t xml:space="preserve">Task on KBC side: </w:t>
      </w:r>
    </w:p>
    <w:p w14:paraId="57413483" w14:textId="0368F6AF" w:rsidR="00FD6646" w:rsidRDefault="00FD6646" w:rsidP="00002BFF">
      <w:pPr>
        <w:pStyle w:val="Odstavecseseznamem"/>
        <w:numPr>
          <w:ilvl w:val="0"/>
          <w:numId w:val="143"/>
        </w:numPr>
        <w:rPr>
          <w:lang w:bidi="te-IN"/>
        </w:rPr>
      </w:pPr>
      <w:r w:rsidRPr="00002BFF">
        <w:rPr>
          <w:lang w:bidi="te-IN"/>
        </w:rPr>
        <w:t>Make decision about variant</w:t>
      </w:r>
      <w:r w:rsidR="00002BFF" w:rsidRPr="00002BFF">
        <w:rPr>
          <w:lang w:bidi="te-IN"/>
        </w:rPr>
        <w:t>s</w:t>
      </w:r>
      <w:r w:rsidRPr="00002BFF">
        <w:rPr>
          <w:lang w:bidi="te-IN"/>
        </w:rPr>
        <w:t xml:space="preserve"> till 3.5.2026</w:t>
      </w:r>
    </w:p>
    <w:p w14:paraId="4D90E06F" w14:textId="298D0BC5" w:rsidR="00BD4F49" w:rsidRPr="005F0556" w:rsidRDefault="007C5FAA" w:rsidP="00343AC7">
      <w:pPr>
        <w:pStyle w:val="Odstavecseseznamem"/>
        <w:numPr>
          <w:ilvl w:val="0"/>
          <w:numId w:val="143"/>
        </w:numPr>
        <w:rPr>
          <w:lang w:bidi="te-IN"/>
        </w:rPr>
      </w:pPr>
      <w:r w:rsidRPr="007C5FAA">
        <w:rPr>
          <w:lang w:bidi="te-IN"/>
        </w:rPr>
        <w:t xml:space="preserve">If </w:t>
      </w:r>
      <w:r w:rsidR="00441174">
        <w:rPr>
          <w:lang w:bidi="te-IN"/>
        </w:rPr>
        <w:t>v</w:t>
      </w:r>
      <w:r w:rsidR="00B02C9E">
        <w:rPr>
          <w:lang w:bidi="te-IN"/>
        </w:rPr>
        <w:t>ariant</w:t>
      </w:r>
      <w:r w:rsidRPr="007C5FAA">
        <w:rPr>
          <w:lang w:bidi="te-IN"/>
        </w:rPr>
        <w:t xml:space="preserve"> 3 is selected, reschedule the project timeline</w:t>
      </w:r>
    </w:p>
    <w:p w14:paraId="6B84D079" w14:textId="49338D9B" w:rsidR="00D950B9" w:rsidRDefault="00D950B9" w:rsidP="00D950B9">
      <w:pPr>
        <w:pStyle w:val="Nadpis2"/>
        <w:rPr>
          <w:ins w:id="566" w:author="Petra Terbrová" w:date="2026-05-13T16:51:00Z" w16du:dateUtc="2026-05-13T14:51:00Z"/>
          <w:lang w:bidi="te-IN"/>
        </w:rPr>
      </w:pPr>
      <w:bookmarkStart w:id="567" w:name="_Cyrillic_and_other"/>
      <w:bookmarkStart w:id="568" w:name="_Ref228298357"/>
      <w:bookmarkStart w:id="569" w:name="_Toc229586718"/>
      <w:bookmarkStart w:id="570" w:name="_Ref229586849"/>
      <w:bookmarkEnd w:id="567"/>
      <w:r w:rsidRPr="00D950B9">
        <w:rPr>
          <w:lang w:bidi="te-IN"/>
        </w:rPr>
        <w:t xml:space="preserve">Cyrillic and other </w:t>
      </w:r>
      <w:bookmarkEnd w:id="568"/>
      <w:r w:rsidRPr="00D950B9">
        <w:rPr>
          <w:lang w:bidi="te-IN"/>
        </w:rPr>
        <w:t>alphabet</w:t>
      </w:r>
      <w:r w:rsidR="00440D1F">
        <w:rPr>
          <w:lang w:bidi="te-IN"/>
        </w:rPr>
        <w:t>s</w:t>
      </w:r>
      <w:bookmarkEnd w:id="569"/>
      <w:bookmarkEnd w:id="570"/>
    </w:p>
    <w:p w14:paraId="2BF6A774" w14:textId="77777777" w:rsidR="004A26DB" w:rsidRDefault="004A26DB" w:rsidP="004A26DB">
      <w:pPr>
        <w:rPr>
          <w:ins w:id="571" w:author="Petra Terbrová" w:date="2026-05-13T16:51:00Z" w16du:dateUtc="2026-05-13T14:51:00Z"/>
          <w:lang w:bidi="te-IN"/>
        </w:rPr>
      </w:pPr>
    </w:p>
    <w:p w14:paraId="6F15F29B" w14:textId="77777777" w:rsidR="004A26DB" w:rsidRDefault="004A26DB" w:rsidP="004A26DB">
      <w:pPr>
        <w:textAlignment w:val="center"/>
        <w:rPr>
          <w:ins w:id="572" w:author="Petra Terbrová" w:date="2026-05-13T16:51:00Z" w16du:dateUtc="2026-05-13T14:51:00Z"/>
          <w:b/>
          <w:bCs/>
          <w:lang w:bidi="te-IN"/>
        </w:rPr>
      </w:pPr>
      <w:ins w:id="573" w:author="Petra Terbrová" w:date="2026-05-13T16:51:00Z" w16du:dateUtc="2026-05-13T14:51:00Z">
        <w:r>
          <w:rPr>
            <w:b/>
            <w:bCs/>
            <w:lang w:bidi="te-IN"/>
          </w:rPr>
          <w:t>Follow up from 12.05.2026:</w:t>
        </w:r>
      </w:ins>
    </w:p>
    <w:p w14:paraId="122CA6B5" w14:textId="77777777" w:rsidR="004A26DB" w:rsidRPr="004A26DB" w:rsidRDefault="004A26DB">
      <w:pPr>
        <w:rPr>
          <w:ins w:id="574" w:author="Petra Terbrová" w:date="2026-05-13T16:50:00Z" w16du:dateUtc="2026-05-13T14:50:00Z"/>
          <w:lang w:bidi="te-IN"/>
        </w:rPr>
        <w:pPrChange w:id="575" w:author="Petra Terbrová" w:date="2026-05-13T16:51:00Z" w16du:dateUtc="2026-05-13T14:51:00Z">
          <w:pPr>
            <w:pStyle w:val="Nadpis2"/>
          </w:pPr>
        </w:pPrChange>
      </w:pPr>
    </w:p>
    <w:p w14:paraId="1B3BEB18" w14:textId="61E68114" w:rsidR="006B0961" w:rsidRDefault="006B0961" w:rsidP="004A26DB">
      <w:pPr>
        <w:pStyle w:val="Odstavecseseznamem"/>
        <w:numPr>
          <w:ilvl w:val="0"/>
          <w:numId w:val="143"/>
        </w:numPr>
        <w:rPr>
          <w:ins w:id="576" w:author="Petra Terbrová" w:date="2026-05-13T17:07:00Z" w16du:dateUtc="2026-05-13T15:07:00Z"/>
          <w:lang w:bidi="te-IN"/>
        </w:rPr>
      </w:pPr>
      <w:ins w:id="577" w:author="Petra Terbrová" w:date="2026-05-13T17:07:00Z">
        <w:r w:rsidRPr="006B0961">
          <w:rPr>
            <w:lang w:val="en" w:bidi="te-IN"/>
          </w:rPr>
          <w:t xml:space="preserve">TPRM demands the </w:t>
        </w:r>
      </w:ins>
      <w:ins w:id="578" w:author="Nicol Pěčková" w:date="2026-05-13T18:04:00Z" w16du:dateUtc="2026-05-13T16:04:00Z">
        <w:r w:rsidR="00A00E6D">
          <w:rPr>
            <w:lang w:val="en" w:bidi="te-IN"/>
          </w:rPr>
          <w:t>maint</w:t>
        </w:r>
      </w:ins>
      <w:ins w:id="579" w:author="Nicol Pěčková" w:date="2026-05-14T09:03:00Z" w16du:dateUtc="2026-05-14T07:03:00Z">
        <w:r w:rsidR="006256DD">
          <w:rPr>
            <w:lang w:val="en" w:bidi="te-IN"/>
          </w:rPr>
          <w:t>e</w:t>
        </w:r>
      </w:ins>
      <w:ins w:id="580" w:author="Nicol Pěčková" w:date="2026-05-13T18:04:00Z" w16du:dateUtc="2026-05-13T16:04:00Z">
        <w:r w:rsidR="00A00E6D">
          <w:rPr>
            <w:lang w:val="en" w:bidi="te-IN"/>
          </w:rPr>
          <w:t>nance</w:t>
        </w:r>
      </w:ins>
      <w:ins w:id="581" w:author="Petra Terbrová" w:date="2026-05-13T17:07:00Z">
        <w:r w:rsidRPr="006B0961">
          <w:rPr>
            <w:lang w:val="en" w:bidi="te-IN"/>
          </w:rPr>
          <w:t xml:space="preserve"> of BG BP in both Cyrillic and Latin alphabets, as well as BP names in alphabets according to the state of the company</w:t>
        </w:r>
      </w:ins>
      <w:ins w:id="582" w:author="Nicol Pěčková" w:date="2026-05-13T17:30:00Z" w16du:dateUtc="2026-05-13T15:30:00Z">
        <w:r w:rsidR="00F8489D">
          <w:rPr>
            <w:lang w:val="en" w:bidi="te-IN"/>
          </w:rPr>
          <w:t>.</w:t>
        </w:r>
      </w:ins>
    </w:p>
    <w:p w14:paraId="72F32B15" w14:textId="43652B53" w:rsidR="004A26DB" w:rsidRPr="004A26DB" w:rsidRDefault="00164E10">
      <w:pPr>
        <w:pStyle w:val="Odstavecseseznamem"/>
        <w:numPr>
          <w:ilvl w:val="0"/>
          <w:numId w:val="143"/>
        </w:numPr>
        <w:rPr>
          <w:ins w:id="583" w:author="Petra Terbrová" w:date="2026-05-13T16:51:00Z" w16du:dateUtc="2026-05-13T14:51:00Z"/>
          <w:lang w:bidi="te-IN"/>
          <w:rPrChange w:id="584" w:author="Petra Terbrová" w:date="2026-05-13T16:52:00Z" w16du:dateUtc="2026-05-13T14:52:00Z">
            <w:rPr>
              <w:ins w:id="585" w:author="Petra Terbrová" w:date="2026-05-13T16:51:00Z" w16du:dateUtc="2026-05-13T14:51:00Z"/>
              <w:lang w:val="en" w:bidi="te-IN"/>
            </w:rPr>
          </w:rPrChange>
        </w:rPr>
        <w:pPrChange w:id="586" w:author="Petra Terbrová" w:date="2026-05-13T16:52:00Z" w16du:dateUtc="2026-05-13T14:52:00Z">
          <w:pPr>
            <w:pStyle w:val="cpNormal1"/>
          </w:pPr>
        </w:pPrChange>
      </w:pPr>
      <w:ins w:id="587" w:author="Petra Terbrová" w:date="2026-05-13T16:50:00Z">
        <w:r w:rsidRPr="004A26DB">
          <w:rPr>
            <w:lang w:bidi="te-IN"/>
            <w:rPrChange w:id="588" w:author="Petra Terbrová" w:date="2026-05-13T16:52:00Z" w16du:dateUtc="2026-05-13T14:52:00Z">
              <w:rPr>
                <w:lang w:val="en" w:bidi="te-IN"/>
              </w:rPr>
            </w:rPrChange>
          </w:rPr>
          <w:t xml:space="preserve">MDG will be prepared to maintain multiple alphabets according to the SAP standard. KBC must be able to process the alphabets provided by MDG. </w:t>
        </w:r>
      </w:ins>
    </w:p>
    <w:p w14:paraId="39FCB7DF" w14:textId="5B8E3E65" w:rsidR="004A26DB" w:rsidRPr="004A26DB" w:rsidRDefault="00164E10">
      <w:pPr>
        <w:pStyle w:val="Odstavecseseznamem"/>
        <w:numPr>
          <w:ilvl w:val="0"/>
          <w:numId w:val="143"/>
        </w:numPr>
        <w:rPr>
          <w:ins w:id="589" w:author="Petra Terbrová" w:date="2026-05-13T16:51:00Z" w16du:dateUtc="2026-05-13T14:51:00Z"/>
          <w:lang w:bidi="te-IN"/>
          <w:rPrChange w:id="590" w:author="Petra Terbrová" w:date="2026-05-13T16:52:00Z" w16du:dateUtc="2026-05-13T14:52:00Z">
            <w:rPr>
              <w:ins w:id="591" w:author="Petra Terbrová" w:date="2026-05-13T16:51:00Z" w16du:dateUtc="2026-05-13T14:51:00Z"/>
              <w:lang w:val="en" w:bidi="te-IN"/>
            </w:rPr>
          </w:rPrChange>
        </w:rPr>
        <w:pPrChange w:id="592" w:author="Petra Terbrová" w:date="2026-05-13T16:52:00Z" w16du:dateUtc="2026-05-13T14:52:00Z">
          <w:pPr>
            <w:pStyle w:val="cpNormal1"/>
          </w:pPr>
        </w:pPrChange>
      </w:pPr>
      <w:ins w:id="593" w:author="Petra Terbrová" w:date="2026-05-13T16:50:00Z">
        <w:r w:rsidRPr="004A26DB">
          <w:rPr>
            <w:lang w:bidi="te-IN"/>
            <w:rPrChange w:id="594" w:author="Petra Terbrová" w:date="2026-05-13T16:52:00Z" w16du:dateUtc="2026-05-13T14:52:00Z">
              <w:rPr>
                <w:lang w:val="en" w:bidi="te-IN"/>
              </w:rPr>
            </w:rPrChange>
          </w:rPr>
          <w:t>SAP BE will not be able to provide separate records in Cyrillic and Latin for BG BP. In Nation ( _)</w:t>
        </w:r>
        <w:del w:id="595" w:author="Nicol Pěčková" w:date="2026-05-13T18:01:00Z" w16du:dateUtc="2026-05-13T16:01:00Z">
          <w:r w:rsidRPr="004A26DB" w:rsidDel="00323154">
            <w:rPr>
              <w:lang w:bidi="te-IN"/>
              <w:rPrChange w:id="596" w:author="Petra Terbrová" w:date="2026-05-13T16:52:00Z" w16du:dateUtc="2026-05-13T14:52:00Z">
                <w:rPr>
                  <w:lang w:val="en" w:bidi="te-IN"/>
                </w:rPr>
              </w:rPrChange>
            </w:rPr>
            <w:delText xml:space="preserve"> </w:delText>
          </w:r>
        </w:del>
        <w:r w:rsidRPr="004A26DB">
          <w:rPr>
            <w:lang w:bidi="te-IN"/>
            <w:rPrChange w:id="597" w:author="Petra Terbrová" w:date="2026-05-13T16:52:00Z" w16du:dateUtc="2026-05-13T14:52:00Z">
              <w:rPr>
                <w:lang w:val="en" w:bidi="te-IN"/>
              </w:rPr>
            </w:rPrChange>
          </w:rPr>
          <w:t xml:space="preserve">, where BP is maintained in Latin, some BPs will have a record in Cyrillic. </w:t>
        </w:r>
      </w:ins>
    </w:p>
    <w:p w14:paraId="5AABB23F" w14:textId="47AABFCD" w:rsidR="004A26DB" w:rsidRDefault="00164E10" w:rsidP="004A26DB">
      <w:pPr>
        <w:pStyle w:val="Odstavecseseznamem"/>
        <w:numPr>
          <w:ilvl w:val="0"/>
          <w:numId w:val="143"/>
        </w:numPr>
        <w:rPr>
          <w:ins w:id="598" w:author="Petra Terbrová" w:date="2026-05-13T16:52:00Z" w16du:dateUtc="2026-05-13T14:52:00Z"/>
          <w:lang w:bidi="te-IN"/>
        </w:rPr>
      </w:pPr>
      <w:ins w:id="599" w:author="Petra Terbrová" w:date="2026-05-13T16:50:00Z">
        <w:r w:rsidRPr="004A26DB">
          <w:rPr>
            <w:lang w:bidi="te-IN"/>
            <w:rPrChange w:id="600" w:author="Petra Terbrová" w:date="2026-05-13T16:52:00Z" w16du:dateUtc="2026-05-13T14:52:00Z">
              <w:rPr>
                <w:lang w:val="en" w:bidi="te-IN"/>
              </w:rPr>
            </w:rPrChange>
          </w:rPr>
          <w:t xml:space="preserve">KBC proposed the following process change requirements: </w:t>
        </w:r>
      </w:ins>
      <w:ins w:id="601" w:author="Petra Terbrová" w:date="2026-05-13T16:54:00Z" w16du:dateUtc="2026-05-13T14:54:00Z">
        <w:r w:rsidR="00A22DDE">
          <w:rPr>
            <w:lang w:bidi="te-IN"/>
          </w:rPr>
          <w:t>T</w:t>
        </w:r>
      </w:ins>
      <w:ins w:id="602" w:author="Petra Terbrová" w:date="2026-05-13T16:50:00Z">
        <w:r w:rsidRPr="004A26DB">
          <w:rPr>
            <w:lang w:bidi="te-IN"/>
            <w:rPrChange w:id="603" w:author="Petra Terbrová" w:date="2026-05-13T16:52:00Z" w16du:dateUtc="2026-05-13T14:52:00Z">
              <w:rPr>
                <w:lang w:val="en" w:bidi="te-IN"/>
              </w:rPr>
            </w:rPrChange>
          </w:rPr>
          <w:t xml:space="preserve">he BP record will be sent to MDG in Cyrillic, but with an indicator that it is in Latin. In MDG, the request for BP creation/change is to be suspended. Subsequently, the data will be supplemented by a competent person. </w:t>
        </w:r>
      </w:ins>
    </w:p>
    <w:p w14:paraId="14F44976" w14:textId="77777777" w:rsidR="004A26DB" w:rsidRPr="004A26DB" w:rsidRDefault="004A26DB">
      <w:pPr>
        <w:rPr>
          <w:ins w:id="604" w:author="Petra Terbrová" w:date="2026-05-13T16:51:00Z" w16du:dateUtc="2026-05-13T14:51:00Z"/>
          <w:rPrChange w:id="605" w:author="Petra Terbrová" w:date="2026-05-13T16:51:00Z" w16du:dateUtc="2026-05-13T14:51:00Z">
            <w:rPr>
              <w:ins w:id="606" w:author="Petra Terbrová" w:date="2026-05-13T16:51:00Z" w16du:dateUtc="2026-05-13T14:51:00Z"/>
              <w:lang w:val="en" w:bidi="te-IN"/>
            </w:rPr>
          </w:rPrChange>
        </w:rPr>
        <w:pPrChange w:id="607" w:author="Petra Terbrová" w:date="2026-05-13T16:52:00Z" w16du:dateUtc="2026-05-13T14:52:00Z">
          <w:pPr>
            <w:pStyle w:val="cpNormal1"/>
            <w:numPr>
              <w:numId w:val="169"/>
            </w:numPr>
            <w:ind w:left="720" w:hanging="360"/>
          </w:pPr>
        </w:pPrChange>
      </w:pPr>
    </w:p>
    <w:p w14:paraId="7691D2CC" w14:textId="1811691E" w:rsidR="00164E10" w:rsidRPr="008A0EAD" w:rsidRDefault="00164E10" w:rsidP="004A26DB">
      <w:pPr>
        <w:rPr>
          <w:ins w:id="608" w:author="Petra Terbrová" w:date="2026-05-13T16:53:00Z" w16du:dateUtc="2026-05-13T14:53:00Z"/>
          <w:lang w:bidi="te-IN"/>
        </w:rPr>
      </w:pPr>
      <w:ins w:id="609" w:author="Petra Terbrová" w:date="2026-05-13T16:50:00Z">
        <w:r w:rsidRPr="008A0EAD">
          <w:rPr>
            <w:rPrChange w:id="610" w:author="Petra Terbrová" w:date="2026-05-13T17:08:00Z" w16du:dateUtc="2026-05-13T15:08:00Z">
              <w:rPr>
                <w:lang w:val="en" w:bidi="te-IN"/>
              </w:rPr>
            </w:rPrChange>
          </w:rPr>
          <w:t xml:space="preserve">From the project perspective, this is a </w:t>
        </w:r>
        <w:r w:rsidRPr="008A0EAD">
          <w:rPr>
            <w:b/>
            <w:bCs/>
            <w:rPrChange w:id="611" w:author="Petra Terbrová" w:date="2026-05-13T17:08:00Z" w16du:dateUtc="2026-05-13T15:08:00Z">
              <w:rPr>
                <w:lang w:val="en" w:bidi="te-IN"/>
              </w:rPr>
            </w:rPrChange>
          </w:rPr>
          <w:t>change request</w:t>
        </w:r>
      </w:ins>
      <w:ins w:id="612" w:author="Petra Terbrová" w:date="2026-05-13T16:56:00Z" w16du:dateUtc="2026-05-13T14:56:00Z">
        <w:r w:rsidR="00611867" w:rsidRPr="008A0EAD">
          <w:rPr>
            <w:b/>
            <w:bCs/>
          </w:rPr>
          <w:t xml:space="preserve"> </w:t>
        </w:r>
      </w:ins>
      <w:ins w:id="613" w:author="Nicol Pěčková" w:date="2026-05-13T17:53:00Z" w16du:dateUtc="2026-05-13T15:53:00Z">
        <w:r w:rsidR="00385E2D" w:rsidRPr="002743D7">
          <w:rPr>
            <w:rPrChange w:id="614" w:author="Nicol Pěčková" w:date="2026-05-13T17:57:00Z" w16du:dateUtc="2026-05-13T15:57:00Z">
              <w:rPr>
                <w:b/>
                <w:bCs/>
              </w:rPr>
            </w:rPrChange>
          </w:rPr>
          <w:fldChar w:fldCharType="begin"/>
        </w:r>
        <w:r w:rsidR="00385E2D" w:rsidRPr="002743D7">
          <w:rPr>
            <w:rPrChange w:id="615" w:author="Nicol Pěčková" w:date="2026-05-13T17:57:00Z" w16du:dateUtc="2026-05-13T15:57:00Z">
              <w:rPr>
                <w:b/>
                <w:bCs/>
              </w:rPr>
            </w:rPrChange>
          </w:rPr>
          <w:instrText>HYPERLINK  \l "_Change_request"</w:instrText>
        </w:r>
        <w:r w:rsidR="00385E2D" w:rsidRPr="002743D7">
          <w:rPr>
            <w:rPrChange w:id="616" w:author="Nicol Pěčková" w:date="2026-05-13T17:57:00Z" w16du:dateUtc="2026-05-13T15:57:00Z">
              <w:rPr>
                <w:b/>
                <w:bCs/>
              </w:rPr>
            </w:rPrChange>
          </w:rPr>
          <w:fldChar w:fldCharType="separate"/>
        </w:r>
        <w:r w:rsidR="00611867" w:rsidRPr="002743D7">
          <w:rPr>
            <w:rStyle w:val="Hypertextovodkaz"/>
            <w:rPrChange w:id="617" w:author="Nicol Pěčková" w:date="2026-05-13T17:57:00Z" w16du:dateUtc="2026-05-13T15:57:00Z">
              <w:rPr>
                <w:rStyle w:val="Hypertextovodkaz"/>
                <w:b/>
                <w:bCs/>
              </w:rPr>
            </w:rPrChange>
          </w:rPr>
          <w:t>CHR01</w:t>
        </w:r>
        <w:r w:rsidR="00385E2D" w:rsidRPr="002743D7">
          <w:rPr>
            <w:rPrChange w:id="618" w:author="Nicol Pěčková" w:date="2026-05-13T17:57:00Z" w16du:dateUtc="2026-05-13T15:57:00Z">
              <w:rPr>
                <w:b/>
                <w:bCs/>
              </w:rPr>
            </w:rPrChange>
          </w:rPr>
          <w:fldChar w:fldCharType="end"/>
        </w:r>
      </w:ins>
      <w:ins w:id="619" w:author="Petra Terbrová" w:date="2026-05-13T16:50:00Z">
        <w:r w:rsidRPr="008A0EAD">
          <w:rPr>
            <w:rPrChange w:id="620" w:author="Petra Terbrová" w:date="2026-05-13T17:08:00Z" w16du:dateUtc="2026-05-13T15:08:00Z">
              <w:rPr>
                <w:lang w:val="en" w:bidi="te-IN"/>
              </w:rPr>
            </w:rPrChange>
          </w:rPr>
          <w:t>, within which a detailed analysis of the conditions for suspending the request in MDG and determining the process for supplementing data must be carried out.</w:t>
        </w:r>
      </w:ins>
    </w:p>
    <w:p w14:paraId="374C5F22" w14:textId="77777777" w:rsidR="00872F55" w:rsidRPr="004A26DB" w:rsidRDefault="00872F55">
      <w:pPr>
        <w:pPrChange w:id="621" w:author="Petra Terbrová" w:date="2026-05-13T16:52:00Z" w16du:dateUtc="2026-05-13T14:52:00Z">
          <w:pPr>
            <w:pStyle w:val="Nadpis2"/>
          </w:pPr>
        </w:pPrChange>
      </w:pPr>
    </w:p>
    <w:p w14:paraId="3B470373" w14:textId="1FFFE080" w:rsidR="00C733E0" w:rsidRPr="00AA2E73" w:rsidRDefault="00C733E0" w:rsidP="00610F5E">
      <w:pPr>
        <w:pStyle w:val="Nadpis3"/>
        <w:rPr>
          <w:lang w:val="en-US" w:bidi="te-IN"/>
        </w:rPr>
      </w:pPr>
      <w:r>
        <w:rPr>
          <w:lang w:bidi="te-IN"/>
        </w:rPr>
        <w:t xml:space="preserve"> </w:t>
      </w:r>
      <w:bookmarkStart w:id="622" w:name="_Toc229586719"/>
      <w:r w:rsidRPr="00AA2E73">
        <w:rPr>
          <w:lang w:val="en-US" w:bidi="te-IN"/>
        </w:rPr>
        <w:t>Using alphabet</w:t>
      </w:r>
      <w:bookmarkEnd w:id="622"/>
    </w:p>
    <w:p w14:paraId="3225415C" w14:textId="187BB5AD" w:rsidR="0082368A" w:rsidRPr="00EC22F6" w:rsidRDefault="0082368A" w:rsidP="0082368A">
      <w:pPr>
        <w:rPr>
          <w:ins w:id="623" w:author="Nicol Pěčková" w:date="2026-05-13T17:40:00Z" w16du:dateUtc="2026-05-13T15:40:00Z"/>
          <w:b/>
          <w:bCs/>
        </w:rPr>
      </w:pPr>
      <w:ins w:id="624" w:author="Nicol Pěčková" w:date="2026-05-13T17:40:00Z" w16du:dateUtc="2026-05-13T15:40:00Z">
        <w:r w:rsidRPr="00EC22F6">
          <w:rPr>
            <w:b/>
            <w:bCs/>
          </w:rPr>
          <w:t>Stat</w:t>
        </w:r>
        <w:r>
          <w:rPr>
            <w:b/>
            <w:bCs/>
          </w:rPr>
          <w:t>e</w:t>
        </w:r>
        <w:r w:rsidRPr="00EC22F6">
          <w:rPr>
            <w:b/>
            <w:bCs/>
          </w:rPr>
          <w:t xml:space="preserve"> </w:t>
        </w:r>
        <w:r>
          <w:rPr>
            <w:b/>
            <w:bCs/>
          </w:rPr>
          <w:t>as of</w:t>
        </w:r>
        <w:r w:rsidRPr="00EC22F6">
          <w:rPr>
            <w:b/>
            <w:bCs/>
          </w:rPr>
          <w:t xml:space="preserve"> 30.4.2026</w:t>
        </w:r>
        <w:r>
          <w:rPr>
            <w:b/>
            <w:bCs/>
          </w:rPr>
          <w:t>:</w:t>
        </w:r>
      </w:ins>
    </w:p>
    <w:p w14:paraId="2255ED05" w14:textId="77777777" w:rsidR="009F3C3B" w:rsidRPr="00610F5E" w:rsidRDefault="009F3C3B" w:rsidP="009F3C3B">
      <w:r w:rsidRPr="00610F5E">
        <w:lastRenderedPageBreak/>
        <w:t>The TPRM requires the use of both the Latin and Cyrillic alphabets in cases where the BP record was in Cyrillic only.</w:t>
      </w:r>
    </w:p>
    <w:p w14:paraId="55728C5E" w14:textId="77777777" w:rsidR="009F3C3B" w:rsidRPr="009F3C3B" w:rsidRDefault="009F3C3B" w:rsidP="009F3C3B">
      <w:r w:rsidRPr="009F3C3B">
        <w:t>In connection with this, con4PAS presented how this can be handled as standard in SAP.</w:t>
      </w:r>
    </w:p>
    <w:p w14:paraId="267FCACA" w14:textId="77777777" w:rsidR="009F3C3B" w:rsidRPr="009F3C3B" w:rsidRDefault="009F3C3B" w:rsidP="009F3C3B"/>
    <w:p w14:paraId="0F937CA8" w14:textId="77777777" w:rsidR="009F3C3B" w:rsidRPr="009F3C3B" w:rsidRDefault="009F3C3B" w:rsidP="009F3C3B">
      <w:r w:rsidRPr="009F3C3B">
        <w:t xml:space="preserve">During the meeting on April 23, KBC requested MDG to be able to send the </w:t>
      </w:r>
      <w:r w:rsidRPr="00610F5E">
        <w:t>Greek</w:t>
      </w:r>
      <w:r w:rsidRPr="009F3C3B">
        <w:t xml:space="preserve"> alphabet (for Greece company) to TPRM and for MDG to be prepared for </w:t>
      </w:r>
      <w:r w:rsidRPr="00610F5E">
        <w:t>all possible alphabets</w:t>
      </w:r>
      <w:r w:rsidRPr="009F3C3B">
        <w:t>.</w:t>
      </w:r>
    </w:p>
    <w:p w14:paraId="2821E145" w14:textId="77777777" w:rsidR="009F3C3B" w:rsidRPr="009F3C3B" w:rsidRDefault="009F3C3B" w:rsidP="009F3C3B"/>
    <w:p w14:paraId="36CBDC4C" w14:textId="77777777" w:rsidR="009F3C3B" w:rsidRPr="009F3C3B" w:rsidRDefault="009F3C3B" w:rsidP="009F3C3B">
      <w:r w:rsidRPr="00610F5E">
        <w:t>Information from Belgium:</w:t>
      </w:r>
      <w:r w:rsidRPr="009F3C3B">
        <w:t xml:space="preserve"> They will not use both Cyrillic and Latin character sets in the SAP system in accordance with the SAP standard. They will use only one character set, either Cyrillic or Latin in one record.</w:t>
      </w:r>
    </w:p>
    <w:p w14:paraId="45CF2D58" w14:textId="77777777" w:rsidR="009F3C3B" w:rsidRPr="009F3C3B" w:rsidRDefault="009F3C3B" w:rsidP="009F3C3B"/>
    <w:p w14:paraId="380B6BBA" w14:textId="77777777" w:rsidR="009F3C3B" w:rsidRPr="009F3C3B" w:rsidRDefault="009F3C3B" w:rsidP="009F3C3B">
      <w:r w:rsidRPr="00610F5E">
        <w:t>Information from the Czech Republic/Slovakia</w:t>
      </w:r>
      <w:r w:rsidRPr="009F3C3B">
        <w:t>: They will use only the Latin character set in the SAP system but will enter both alphabets in the MDG system.</w:t>
      </w:r>
    </w:p>
    <w:p w14:paraId="2930817C" w14:textId="77777777" w:rsidR="009F3C3B" w:rsidRDefault="009F3C3B" w:rsidP="009F3C3B"/>
    <w:p w14:paraId="44E42D64" w14:textId="77777777" w:rsidR="009F3C3B" w:rsidRPr="009A315C" w:rsidRDefault="009F3C3B" w:rsidP="009F3C3B">
      <w:r>
        <w:t xml:space="preserve">con4PAS highlighted the goals of MDG, which were established at the beginning of the project: the creation of a GID (golden record), the synchronization of selected attributes to connected systems, and the deduplication process. Currently, KBC requires the use of multiple alphabets, for which local systems are not yet prepared, nor is the CLM system in MDG first phase.  </w:t>
      </w:r>
    </w:p>
    <w:p w14:paraId="00AE29C7" w14:textId="77777777" w:rsidR="009F3C3B" w:rsidRDefault="009F3C3B" w:rsidP="009F3C3B">
      <w:pPr>
        <w:textAlignment w:val="center"/>
        <w:rPr>
          <w:bCs/>
        </w:rPr>
      </w:pPr>
    </w:p>
    <w:p w14:paraId="34855F9B" w14:textId="77777777" w:rsidR="009F3C3B" w:rsidRDefault="009F3C3B" w:rsidP="009F3C3B">
      <w:pPr>
        <w:rPr>
          <w:b/>
        </w:rPr>
      </w:pPr>
      <w:r>
        <w:rPr>
          <w:b/>
        </w:rPr>
        <w:t>Open issues:</w:t>
      </w:r>
    </w:p>
    <w:p w14:paraId="7BB18C81" w14:textId="77777777" w:rsidR="009F3C3B" w:rsidRDefault="009F3C3B" w:rsidP="009F3C3B">
      <w:pPr>
        <w:pStyle w:val="Odstavecseseznamem"/>
        <w:numPr>
          <w:ilvl w:val="0"/>
          <w:numId w:val="142"/>
        </w:numPr>
        <w:textAlignment w:val="center"/>
      </w:pPr>
      <w:r>
        <w:t>Inconsistent opinions and the need to use multiple alphabets in addition to the TPRM system.</w:t>
      </w:r>
    </w:p>
    <w:p w14:paraId="65683C57" w14:textId="77777777" w:rsidR="009F3C3B" w:rsidRDefault="009F3C3B" w:rsidP="009F3C3B">
      <w:pPr>
        <w:pStyle w:val="Odstavecseseznamem"/>
        <w:numPr>
          <w:ilvl w:val="0"/>
          <w:numId w:val="142"/>
        </w:numPr>
        <w:textAlignment w:val="center"/>
      </w:pPr>
      <w:r>
        <w:t>Inconsistent opinions on whether it is mandatory to have a record of a single BP in both Latin and Cyrillic, or whether using a single alphabet is sufficient.</w:t>
      </w:r>
    </w:p>
    <w:p w14:paraId="6ADFC76B" w14:textId="77777777" w:rsidR="009F3C3B" w:rsidRDefault="009F3C3B" w:rsidP="009F3C3B">
      <w:pPr>
        <w:pStyle w:val="Odstavecseseznamem"/>
        <w:numPr>
          <w:ilvl w:val="0"/>
          <w:numId w:val="142"/>
        </w:numPr>
        <w:textAlignment w:val="center"/>
      </w:pPr>
      <w:r w:rsidRPr="00146182">
        <w:t>There is no established process for determining who would be responsible for ensuring accurate translations and transcriptions into languages such as Greek, Japanese, etc.</w:t>
      </w:r>
    </w:p>
    <w:p w14:paraId="4DBFEFA7" w14:textId="68D4F59C" w:rsidR="008F41FB" w:rsidRDefault="008F41FB" w:rsidP="009F3C3B">
      <w:pPr>
        <w:pStyle w:val="Odstavecseseznamem"/>
        <w:numPr>
          <w:ilvl w:val="0"/>
          <w:numId w:val="142"/>
        </w:numPr>
        <w:textAlignment w:val="center"/>
      </w:pPr>
      <w:r w:rsidRPr="008F41FB">
        <w:t>If Belgium uses only one alphabet and character set—either Cyrillic or Latin—in a single record, and the Czech Republic/Slovakia uses the Latin alphabet, data overwriting may occur; see the image.</w:t>
      </w:r>
    </w:p>
    <w:p w14:paraId="25F250B4" w14:textId="77777777" w:rsidR="009F3C3B" w:rsidRDefault="009F3C3B" w:rsidP="009F3C3B">
      <w:pPr>
        <w:rPr>
          <w:b/>
        </w:rPr>
      </w:pPr>
    </w:p>
    <w:p w14:paraId="393F8FEE" w14:textId="77777777" w:rsidR="00525B92" w:rsidRDefault="00AC14CE" w:rsidP="00624940">
      <w:pPr>
        <w:keepNext/>
      </w:pPr>
      <w:r>
        <w:rPr>
          <w:b/>
          <w:noProof/>
        </w:rPr>
        <w:drawing>
          <wp:inline distT="0" distB="0" distL="0" distR="0" wp14:anchorId="13694FCA" wp14:editId="786BC7CA">
            <wp:extent cx="6266017" cy="2207832"/>
            <wp:effectExtent l="0" t="0" r="0" b="2540"/>
            <wp:docPr id="1969066189"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78627" cy="2212275"/>
                    </a:xfrm>
                    <a:prstGeom prst="rect">
                      <a:avLst/>
                    </a:prstGeom>
                    <a:noFill/>
                  </pic:spPr>
                </pic:pic>
              </a:graphicData>
            </a:graphic>
          </wp:inline>
        </w:drawing>
      </w:r>
    </w:p>
    <w:p w14:paraId="17804BC0" w14:textId="27F5B6C7" w:rsidR="003A4024" w:rsidRDefault="00525B92" w:rsidP="00624940">
      <w:pPr>
        <w:pStyle w:val="Titulek"/>
        <w:jc w:val="both"/>
        <w:rPr>
          <w:b/>
        </w:rPr>
      </w:pPr>
      <w:r>
        <w:t xml:space="preserve">Figure </w:t>
      </w:r>
      <w:r>
        <w:fldChar w:fldCharType="begin"/>
      </w:r>
      <w:r>
        <w:instrText xml:space="preserve"> SEQ Figure \* ARABIC </w:instrText>
      </w:r>
      <w:r>
        <w:fldChar w:fldCharType="separate"/>
      </w:r>
      <w:r>
        <w:rPr>
          <w:noProof/>
        </w:rPr>
        <w:t>31</w:t>
      </w:r>
      <w:r>
        <w:fldChar w:fldCharType="end"/>
      </w:r>
      <w:r>
        <w:t xml:space="preserve">: Example </w:t>
      </w:r>
      <w:r w:rsidR="00D767E5">
        <w:t xml:space="preserve">of change </w:t>
      </w:r>
      <w:r>
        <w:t xml:space="preserve">when BP is </w:t>
      </w:r>
      <w:r w:rsidR="00D767E5">
        <w:t>in</w:t>
      </w:r>
      <w:r>
        <w:t xml:space="preserve"> SAP CZ in Latin and in SAP BE in Cyrillic</w:t>
      </w:r>
    </w:p>
    <w:p w14:paraId="15285A5B" w14:textId="77777777" w:rsidR="00E210D7" w:rsidRDefault="00E210D7" w:rsidP="009F3C3B">
      <w:pPr>
        <w:rPr>
          <w:b/>
        </w:rPr>
      </w:pPr>
    </w:p>
    <w:p w14:paraId="5C0ED48B" w14:textId="46C1D580" w:rsidR="009F3C3B" w:rsidRDefault="009F3C3B" w:rsidP="009F3C3B">
      <w:pPr>
        <w:rPr>
          <w:b/>
        </w:rPr>
      </w:pPr>
      <w:r w:rsidRPr="00F357AB">
        <w:rPr>
          <w:b/>
        </w:rPr>
        <w:t xml:space="preserve">Impact on the project: </w:t>
      </w:r>
      <w:r w:rsidRPr="007B5DBB">
        <w:rPr>
          <w:b/>
        </w:rPr>
        <w:t>Data inconsistencies between systems</w:t>
      </w:r>
    </w:p>
    <w:p w14:paraId="3FFCB974" w14:textId="77777777" w:rsidR="009F3C3B" w:rsidRDefault="009F3C3B" w:rsidP="009F3C3B">
      <w:pPr>
        <w:rPr>
          <w:b/>
        </w:rPr>
      </w:pPr>
    </w:p>
    <w:p w14:paraId="1D71DB8F" w14:textId="77777777" w:rsidR="009F3C3B" w:rsidRDefault="009F3C3B" w:rsidP="009F3C3B">
      <w:pPr>
        <w:rPr>
          <w:b/>
          <w:bCs/>
          <w:lang w:bidi="te-IN"/>
        </w:rPr>
      </w:pPr>
      <w:r w:rsidRPr="00523777">
        <w:rPr>
          <w:b/>
          <w:bCs/>
          <w:lang w:bidi="te-IN"/>
        </w:rPr>
        <w:t xml:space="preserve">Task on KBC side: </w:t>
      </w:r>
    </w:p>
    <w:p w14:paraId="62EDF4F3" w14:textId="5A9C087E" w:rsidR="0043267D" w:rsidRPr="00610F5E" w:rsidRDefault="0043267D" w:rsidP="0043267D">
      <w:pPr>
        <w:pStyle w:val="Odstavecseseznamem"/>
        <w:numPr>
          <w:ilvl w:val="0"/>
          <w:numId w:val="142"/>
        </w:numPr>
        <w:textAlignment w:val="center"/>
        <w:rPr>
          <w:lang w:bidi="te-IN"/>
        </w:rPr>
      </w:pPr>
      <w:r w:rsidRPr="00610F5E">
        <w:rPr>
          <w:lang w:bidi="te-IN"/>
        </w:rPr>
        <w:t>Solve the open issues mentioned above</w:t>
      </w:r>
    </w:p>
    <w:p w14:paraId="7EF289CE" w14:textId="3E828543" w:rsidR="003630F6" w:rsidRDefault="002B2F6E" w:rsidP="001445F5">
      <w:pPr>
        <w:pStyle w:val="Odstavecseseznamem"/>
        <w:numPr>
          <w:ilvl w:val="0"/>
          <w:numId w:val="142"/>
        </w:numPr>
        <w:textAlignment w:val="center"/>
        <w:rPr>
          <w:ins w:id="625" w:author="Petra Terbrová" w:date="2026-05-13T17:07:00Z" w16du:dateUtc="2026-05-13T15:07:00Z"/>
          <w:lang w:bidi="te-IN"/>
        </w:rPr>
      </w:pPr>
      <w:r w:rsidRPr="00610F5E">
        <w:rPr>
          <w:lang w:bidi="te-IN"/>
        </w:rPr>
        <w:lastRenderedPageBreak/>
        <w:t>Solve the task 78</w:t>
      </w:r>
      <w:r>
        <w:rPr>
          <w:lang w:bidi="te-IN"/>
        </w:rPr>
        <w:t xml:space="preserve"> from </w:t>
      </w:r>
      <w:hyperlink r:id="rId46" w:history="1">
        <w:r w:rsidRPr="00D44DB1">
          <w:rPr>
            <w:rStyle w:val="Hypertextovodkaz"/>
          </w:rPr>
          <w:t>CSOB_task_list.xlsx</w:t>
        </w:r>
      </w:hyperlink>
    </w:p>
    <w:p w14:paraId="127F3B5B" w14:textId="08D88F60" w:rsidR="006B0961" w:rsidRPr="00610F5E" w:rsidRDefault="006B0961" w:rsidP="001445F5">
      <w:pPr>
        <w:pStyle w:val="Odstavecseseznamem"/>
        <w:numPr>
          <w:ilvl w:val="0"/>
          <w:numId w:val="142"/>
        </w:numPr>
        <w:textAlignment w:val="center"/>
        <w:rPr>
          <w:lang w:bidi="te-IN"/>
        </w:rPr>
      </w:pPr>
      <w:ins w:id="626" w:author="Petra Terbrová" w:date="2026-05-13T17:07:00Z" w16du:dateUtc="2026-05-13T15:07:00Z">
        <w:r>
          <w:t>Decide about CHR01</w:t>
        </w:r>
      </w:ins>
    </w:p>
    <w:p w14:paraId="385C0928" w14:textId="77777777" w:rsidR="001445F5" w:rsidRPr="00610F5E" w:rsidRDefault="001445F5" w:rsidP="00610F5E">
      <w:pPr>
        <w:textAlignment w:val="center"/>
        <w:rPr>
          <w:b/>
          <w:bCs/>
          <w:lang w:bidi="te-IN"/>
        </w:rPr>
      </w:pPr>
    </w:p>
    <w:p w14:paraId="64E4DD86" w14:textId="1CFB8FC3" w:rsidR="00BE17E3" w:rsidRPr="00712ABE" w:rsidRDefault="00BD4F49" w:rsidP="006C6BF4">
      <w:pPr>
        <w:pStyle w:val="Nadpis3"/>
      </w:pPr>
      <w:bookmarkStart w:id="627" w:name="_Toc227858055"/>
      <w:r>
        <w:t xml:space="preserve"> </w:t>
      </w:r>
      <w:bookmarkStart w:id="628" w:name="_Toc229586720"/>
      <w:r w:rsidRPr="00744E94">
        <w:rPr>
          <w:lang w:val="en-US"/>
        </w:rPr>
        <w:t>Cyrillic</w:t>
      </w:r>
      <w:r w:rsidR="0009738B">
        <w:t xml:space="preserve"> in SAP BE</w:t>
      </w:r>
      <w:bookmarkEnd w:id="627"/>
      <w:bookmarkEnd w:id="628"/>
    </w:p>
    <w:p w14:paraId="6E8D1A73" w14:textId="530CF02A" w:rsidR="0082368A" w:rsidRPr="0082368A" w:rsidRDefault="0082368A">
      <w:pPr>
        <w:rPr>
          <w:ins w:id="629" w:author="Nicol Pěčková" w:date="2026-05-13T17:40:00Z" w16du:dateUtc="2026-05-13T15:40:00Z"/>
          <w:b/>
          <w:bCs/>
          <w:rPrChange w:id="630" w:author="Nicol Pěčková" w:date="2026-05-13T17:40:00Z" w16du:dateUtc="2026-05-13T15:40:00Z">
            <w:rPr>
              <w:ins w:id="631" w:author="Nicol Pěčková" w:date="2026-05-13T17:40:00Z" w16du:dateUtc="2026-05-13T15:40:00Z"/>
              <w:bCs/>
            </w:rPr>
          </w:rPrChange>
        </w:rPr>
        <w:pPrChange w:id="632" w:author="Nicol Pěčková" w:date="2026-05-13T17:40:00Z" w16du:dateUtc="2026-05-13T15:40:00Z">
          <w:pPr>
            <w:textAlignment w:val="center"/>
          </w:pPr>
        </w:pPrChange>
      </w:pPr>
      <w:ins w:id="633" w:author="Nicol Pěčková" w:date="2026-05-13T17:40:00Z" w16du:dateUtc="2026-05-13T15:40:00Z">
        <w:r w:rsidRPr="00EC22F6">
          <w:rPr>
            <w:b/>
            <w:bCs/>
          </w:rPr>
          <w:t>Stat</w:t>
        </w:r>
        <w:r>
          <w:rPr>
            <w:b/>
            <w:bCs/>
          </w:rPr>
          <w:t>e</w:t>
        </w:r>
        <w:r w:rsidRPr="00EC22F6">
          <w:rPr>
            <w:b/>
            <w:bCs/>
          </w:rPr>
          <w:t xml:space="preserve"> </w:t>
        </w:r>
        <w:r>
          <w:rPr>
            <w:b/>
            <w:bCs/>
          </w:rPr>
          <w:t>as of</w:t>
        </w:r>
        <w:r w:rsidRPr="00EC22F6">
          <w:rPr>
            <w:b/>
            <w:bCs/>
          </w:rPr>
          <w:t xml:space="preserve"> 30.4.2026</w:t>
        </w:r>
        <w:r>
          <w:rPr>
            <w:b/>
            <w:bCs/>
          </w:rPr>
          <w:t>:</w:t>
        </w:r>
      </w:ins>
    </w:p>
    <w:p w14:paraId="04AE96B2" w14:textId="58B9E8B8" w:rsidR="0009738B" w:rsidRDefault="0009738B" w:rsidP="0009738B">
      <w:pPr>
        <w:textAlignment w:val="center"/>
      </w:pPr>
      <w:r w:rsidRPr="00D30E65">
        <w:rPr>
          <w:bCs/>
        </w:rPr>
        <w:t>Use of the Cyrillic alphabet</w:t>
      </w:r>
      <w:r w:rsidRPr="00E318F2">
        <w:t xml:space="preserve"> – SAP BE uses the Latin alphabet in the BP field Name 1 and the </w:t>
      </w:r>
      <w:r>
        <w:t xml:space="preserve">Cyrillic </w:t>
      </w:r>
      <w:r w:rsidRPr="00E318F2">
        <w:t>alphabet in fields Name 2, 3, and 4</w:t>
      </w:r>
      <w:r>
        <w:t xml:space="preserve"> for BG companies.</w:t>
      </w:r>
    </w:p>
    <w:p w14:paraId="38D7EEED" w14:textId="77777777" w:rsidR="0009738B" w:rsidRDefault="0009738B" w:rsidP="0009738B">
      <w:pPr>
        <w:textAlignment w:val="center"/>
      </w:pPr>
    </w:p>
    <w:p w14:paraId="4EF5BFC8" w14:textId="77777777" w:rsidR="0009738B" w:rsidRPr="00461CD9" w:rsidRDefault="0009738B" w:rsidP="0009738B">
      <w:r w:rsidRPr="00F357AB">
        <w:rPr>
          <w:b/>
        </w:rPr>
        <w:t xml:space="preserve">Impact on the project: </w:t>
      </w:r>
      <w:r w:rsidRPr="00461CD9">
        <w:t>Incorrect data</w:t>
      </w:r>
      <w:r>
        <w:t xml:space="preserve"> and its </w:t>
      </w:r>
      <w:r w:rsidRPr="00461CD9">
        <w:t>replicat</w:t>
      </w:r>
      <w:r>
        <w:t>ion from MDG</w:t>
      </w:r>
      <w:r w:rsidRPr="00461CD9">
        <w:t xml:space="preserve"> to CLM, TPRM a</w:t>
      </w:r>
      <w:r>
        <w:t>nd</w:t>
      </w:r>
      <w:r w:rsidRPr="00461CD9">
        <w:t xml:space="preserve"> SAP CZ (when the BP is shared)</w:t>
      </w:r>
    </w:p>
    <w:p w14:paraId="44CB32A6" w14:textId="77777777" w:rsidR="0009738B" w:rsidRDefault="0009738B" w:rsidP="0009738B"/>
    <w:p w14:paraId="4262DFB9" w14:textId="77777777" w:rsidR="0009738B" w:rsidRPr="00754DCF" w:rsidRDefault="0009738B" w:rsidP="0009738B">
      <w:r w:rsidRPr="00380653">
        <w:rPr>
          <w:b/>
          <w:bCs/>
        </w:rPr>
        <w:t>Task on KBC side</w:t>
      </w:r>
      <w:r w:rsidRPr="00E318F2">
        <w:t xml:space="preserve">: </w:t>
      </w:r>
    </w:p>
    <w:p w14:paraId="662D98BE" w14:textId="189EDBCD" w:rsidR="0009738B" w:rsidRDefault="0009738B" w:rsidP="0009738B">
      <w:pPr>
        <w:pStyle w:val="Odstavecseseznamem"/>
        <w:numPr>
          <w:ilvl w:val="0"/>
          <w:numId w:val="142"/>
        </w:numPr>
        <w:textAlignment w:val="center"/>
      </w:pPr>
      <w:r w:rsidRPr="002A6BD5">
        <w:t>Clean up the data in advance (August 31, 2026); all fields of a single BP record must use a single alphabet</w:t>
      </w:r>
      <w:r w:rsidR="007B1D9B">
        <w:t xml:space="preserve"> </w:t>
      </w:r>
      <w:r w:rsidR="001A6D3B">
        <w:t>–</w:t>
      </w:r>
      <w:r w:rsidR="007B1D9B">
        <w:t xml:space="preserve"> prerequisite</w:t>
      </w:r>
      <w:r w:rsidR="001A6D3B">
        <w:t xml:space="preserve"> number 15</w:t>
      </w:r>
    </w:p>
    <w:p w14:paraId="7E49975F" w14:textId="77777777" w:rsidR="0009738B" w:rsidRDefault="0009738B" w:rsidP="0009738B">
      <w:pPr>
        <w:pStyle w:val="Odstavecseseznamem"/>
        <w:numPr>
          <w:ilvl w:val="0"/>
          <w:numId w:val="142"/>
        </w:numPr>
        <w:textAlignment w:val="center"/>
      </w:pPr>
      <w:r w:rsidRPr="00E71877">
        <w:t xml:space="preserve">Verify </w:t>
      </w:r>
      <w:r w:rsidRPr="000C134D">
        <w:t>the impact of data cleansing on BE processes and systems</w:t>
      </w:r>
      <w:r>
        <w:t>.</w:t>
      </w:r>
    </w:p>
    <w:p w14:paraId="2657EFF7" w14:textId="1FE60F8E" w:rsidR="001D6FA7" w:rsidRDefault="001D6FA7" w:rsidP="0009738B">
      <w:pPr>
        <w:pStyle w:val="Odstavecseseznamem"/>
        <w:numPr>
          <w:ilvl w:val="0"/>
          <w:numId w:val="142"/>
        </w:numPr>
        <w:textAlignment w:val="center"/>
      </w:pPr>
      <w:r>
        <w:t>C</w:t>
      </w:r>
      <w:r w:rsidRPr="001D6FA7">
        <w:t>onsider rescheduling the project timeline</w:t>
      </w:r>
      <w:r w:rsidR="005A7A16">
        <w:t xml:space="preserve">, </w:t>
      </w:r>
      <w:r w:rsidR="005A7A16" w:rsidRPr="005A7A16">
        <w:t>if the data cannot be cleaned in time</w:t>
      </w:r>
    </w:p>
    <w:p w14:paraId="1EC0036C" w14:textId="77777777" w:rsidR="006C6BF4" w:rsidRDefault="006C6BF4" w:rsidP="0009738B">
      <w:pPr>
        <w:ind w:left="720"/>
        <w:rPr>
          <w:ins w:id="634" w:author="Nicol Pěčková" w:date="2026-05-13T14:56:00Z" w16du:dateUtc="2026-05-13T12:56:00Z"/>
        </w:rPr>
      </w:pPr>
    </w:p>
    <w:p w14:paraId="057BC9FD" w14:textId="597C6906" w:rsidR="00D950B9" w:rsidRDefault="00CD3DE0" w:rsidP="00D950B9">
      <w:pPr>
        <w:pStyle w:val="Nadpis2"/>
        <w:rPr>
          <w:lang w:bidi="te-IN"/>
        </w:rPr>
      </w:pPr>
      <w:bookmarkStart w:id="635" w:name="_Toc229586721"/>
      <w:bookmarkStart w:id="636" w:name="_Toc229586722"/>
      <w:bookmarkStart w:id="637" w:name="_MDG_Attribute_for"/>
      <w:bookmarkStart w:id="638" w:name="_Ref228298379"/>
      <w:bookmarkStart w:id="639" w:name="_Toc229586723"/>
      <w:bookmarkStart w:id="640" w:name="_Ref229586901"/>
      <w:bookmarkStart w:id="641" w:name="_Ref229586908"/>
      <w:bookmarkEnd w:id="635"/>
      <w:bookmarkEnd w:id="636"/>
      <w:bookmarkEnd w:id="637"/>
      <w:r>
        <w:rPr>
          <w:lang w:bidi="te-IN"/>
        </w:rPr>
        <w:t xml:space="preserve">MDG </w:t>
      </w:r>
      <w:r w:rsidR="001E607E">
        <w:rPr>
          <w:lang w:bidi="te-IN"/>
        </w:rPr>
        <w:t>Attribute</w:t>
      </w:r>
      <w:r>
        <w:rPr>
          <w:lang w:bidi="te-IN"/>
        </w:rPr>
        <w:t xml:space="preserve"> for </w:t>
      </w:r>
      <w:bookmarkEnd w:id="638"/>
      <w:r>
        <w:rPr>
          <w:lang w:bidi="te-IN"/>
        </w:rPr>
        <w:t>TPRM</w:t>
      </w:r>
      <w:bookmarkEnd w:id="639"/>
      <w:bookmarkEnd w:id="640"/>
      <w:bookmarkEnd w:id="641"/>
    </w:p>
    <w:p w14:paraId="6453BE88" w14:textId="77777777" w:rsidR="008D3D8F" w:rsidRDefault="008D3D8F" w:rsidP="008D3D8F">
      <w:pPr>
        <w:textAlignment w:val="center"/>
        <w:rPr>
          <w:b/>
          <w:bCs/>
          <w:lang w:bidi="te-IN"/>
        </w:rPr>
      </w:pPr>
      <w:r>
        <w:rPr>
          <w:b/>
          <w:bCs/>
          <w:lang w:bidi="te-IN"/>
        </w:rPr>
        <w:t>Follow up from 12.05.2026:</w:t>
      </w:r>
    </w:p>
    <w:p w14:paraId="7BC14404" w14:textId="0215021B" w:rsidR="008D3D8F" w:rsidRPr="005665BE" w:rsidRDefault="008D3D8F" w:rsidP="008D3D8F">
      <w:pPr>
        <w:pStyle w:val="Odstavecseseznamem"/>
        <w:numPr>
          <w:ilvl w:val="0"/>
          <w:numId w:val="167"/>
        </w:numPr>
        <w:textAlignment w:val="center"/>
        <w:rPr>
          <w:ins w:id="642" w:author="Petra Terbrová" w:date="2026-05-13T17:02:00Z" w16du:dateUtc="2026-05-13T15:02:00Z"/>
          <w:lang w:val="cs-CZ" w:bidi="te-IN"/>
          <w:rPrChange w:id="643" w:author="Petra Terbrová" w:date="2026-05-13T17:02:00Z" w16du:dateUtc="2026-05-13T15:02:00Z">
            <w:rPr>
              <w:ins w:id="644" w:author="Petra Terbrová" w:date="2026-05-13T17:02:00Z" w16du:dateUtc="2026-05-13T15:02:00Z"/>
              <w:lang w:bidi="te-IN"/>
            </w:rPr>
          </w:rPrChange>
        </w:rPr>
      </w:pPr>
      <w:r>
        <w:rPr>
          <w:lang w:bidi="te-IN"/>
        </w:rPr>
        <w:t xml:space="preserve">KBC provided </w:t>
      </w:r>
      <w:del w:id="645" w:author="Nicol Pěčková" w:date="2026-05-14T09:57:00Z" w16du:dateUtc="2026-05-14T07:57:00Z">
        <w:r w:rsidDel="00017072">
          <w:rPr>
            <w:lang w:bidi="te-IN"/>
          </w:rPr>
          <w:delText xml:space="preserve">process change </w:delText>
        </w:r>
      </w:del>
      <w:r>
        <w:rPr>
          <w:lang w:bidi="te-IN"/>
        </w:rPr>
        <w:t xml:space="preserve">requests for additional attributes required in MDG for TPRM: </w:t>
      </w:r>
      <w:hyperlink r:id="rId47" w:history="1">
        <w:r w:rsidRPr="005C090D">
          <w:rPr>
            <w:rStyle w:val="Hypertextovodkaz"/>
            <w:lang w:val="cs-CZ" w:bidi="te-IN"/>
          </w:rPr>
          <w:t>TPRM Reg requirements for MDG v1.01.docx</w:t>
        </w:r>
      </w:hyperlink>
    </w:p>
    <w:p w14:paraId="6C8ECB5F" w14:textId="77777777" w:rsidR="005665BE" w:rsidRPr="005665BE" w:rsidRDefault="005665BE">
      <w:pPr>
        <w:pStyle w:val="Odstavecseseznamem"/>
        <w:textAlignment w:val="center"/>
        <w:rPr>
          <w:ins w:id="646" w:author="Petra Terbrová" w:date="2026-05-13T17:02:00Z" w16du:dateUtc="2026-05-13T15:02:00Z"/>
          <w:lang w:val="cs-CZ" w:bidi="te-IN"/>
          <w:rPrChange w:id="647" w:author="Petra Terbrová" w:date="2026-05-13T17:02:00Z" w16du:dateUtc="2026-05-13T15:02:00Z">
            <w:rPr>
              <w:ins w:id="648" w:author="Petra Terbrová" w:date="2026-05-13T17:02:00Z" w16du:dateUtc="2026-05-13T15:02:00Z"/>
              <w:lang w:bidi="te-IN"/>
            </w:rPr>
          </w:rPrChange>
        </w:rPr>
        <w:pPrChange w:id="649" w:author="Petra Terbrová" w:date="2026-05-13T17:02:00Z" w16du:dateUtc="2026-05-13T15:02:00Z">
          <w:pPr>
            <w:pStyle w:val="Odstavecseseznamem"/>
            <w:numPr>
              <w:numId w:val="167"/>
            </w:numPr>
            <w:ind w:hanging="360"/>
            <w:textAlignment w:val="center"/>
          </w:pPr>
        </w:pPrChange>
      </w:pPr>
    </w:p>
    <w:p w14:paraId="2BD18249" w14:textId="3CFFDB61" w:rsidR="005665BE" w:rsidRPr="005665BE" w:rsidRDefault="005665BE">
      <w:pPr>
        <w:textAlignment w:val="center"/>
        <w:rPr>
          <w:lang w:val="cs-CZ" w:bidi="te-IN"/>
        </w:rPr>
        <w:pPrChange w:id="650" w:author="Petra Terbrová" w:date="2026-05-13T17:02:00Z" w16du:dateUtc="2026-05-13T15:02:00Z">
          <w:pPr>
            <w:pStyle w:val="Odstavecseseznamem"/>
            <w:numPr>
              <w:numId w:val="167"/>
            </w:numPr>
            <w:ind w:hanging="360"/>
            <w:textAlignment w:val="center"/>
          </w:pPr>
        </w:pPrChange>
      </w:pPr>
      <w:ins w:id="651" w:author="Petra Terbrová" w:date="2026-05-13T17:02:00Z">
        <w:r w:rsidRPr="005665BE">
          <w:rPr>
            <w:lang w:val="en" w:bidi="te-IN"/>
          </w:rPr>
          <w:t xml:space="preserve">Requested changes may have a fundamental impact on the MDG and the proposed processes. Requested changes must be addressed as a </w:t>
        </w:r>
        <w:r w:rsidRPr="00385E2D">
          <w:rPr>
            <w:b/>
            <w:bCs/>
            <w:lang w:val="en" w:bidi="te-IN"/>
            <w:rPrChange w:id="652" w:author="Nicol Pěčková" w:date="2026-05-13T17:54:00Z" w16du:dateUtc="2026-05-13T15:54:00Z">
              <w:rPr>
                <w:lang w:val="en" w:bidi="te-IN"/>
              </w:rPr>
            </w:rPrChange>
          </w:rPr>
          <w:t xml:space="preserve">Change request </w:t>
        </w:r>
      </w:ins>
      <w:ins w:id="653" w:author="Nicol Pěčková" w:date="2026-05-13T17:54:00Z" w16du:dateUtc="2026-05-13T15:54:00Z">
        <w:r w:rsidR="00385E2D" w:rsidRPr="002743D7">
          <w:rPr>
            <w:lang w:val="en" w:bidi="te-IN"/>
          </w:rPr>
          <w:fldChar w:fldCharType="begin"/>
        </w:r>
        <w:r w:rsidR="00385E2D" w:rsidRPr="002743D7">
          <w:rPr>
            <w:lang w:val="en" w:bidi="te-IN"/>
          </w:rPr>
          <w:instrText>HYPERLINK  \l "_Change_request"</w:instrText>
        </w:r>
        <w:r w:rsidR="00385E2D" w:rsidRPr="002743D7">
          <w:rPr>
            <w:lang w:val="en" w:bidi="te-IN"/>
          </w:rPr>
        </w:r>
        <w:r w:rsidR="00385E2D" w:rsidRPr="002743D7">
          <w:rPr>
            <w:lang w:val="en" w:bidi="te-IN"/>
          </w:rPr>
          <w:fldChar w:fldCharType="separate"/>
        </w:r>
        <w:r w:rsidRPr="002743D7">
          <w:rPr>
            <w:rStyle w:val="Hypertextovodkaz"/>
            <w:lang w:val="en" w:bidi="te-IN"/>
          </w:rPr>
          <w:t>CHR02</w:t>
        </w:r>
        <w:r w:rsidR="00385E2D" w:rsidRPr="002743D7">
          <w:rPr>
            <w:lang w:val="en" w:bidi="te-IN"/>
          </w:rPr>
          <w:fldChar w:fldCharType="end"/>
        </w:r>
      </w:ins>
      <w:ins w:id="654" w:author="Nicol Pěčková" w:date="2026-05-13T17:40:00Z" w16du:dateUtc="2026-05-13T15:40:00Z">
        <w:r w:rsidR="0082368A" w:rsidRPr="002743D7">
          <w:rPr>
            <w:lang w:val="en" w:bidi="te-IN"/>
          </w:rPr>
          <w:t>.</w:t>
        </w:r>
      </w:ins>
    </w:p>
    <w:p w14:paraId="0188987E" w14:textId="77777777" w:rsidR="00DF7643" w:rsidRDefault="00DF7643" w:rsidP="00AA6340">
      <w:pPr>
        <w:rPr>
          <w:ins w:id="655" w:author="Petra Terbrová" w:date="2026-05-13T16:59:00Z" w16du:dateUtc="2026-05-13T14:59:00Z"/>
        </w:rPr>
      </w:pPr>
    </w:p>
    <w:p w14:paraId="263A6B87" w14:textId="2D9D4C81" w:rsidR="00DF7643" w:rsidRPr="00DC52CB" w:rsidRDefault="008D3D8F" w:rsidP="00AA6340">
      <w:pPr>
        <w:rPr>
          <w:ins w:id="656" w:author="Petra Terbrová" w:date="2026-05-13T16:59:00Z" w16du:dateUtc="2026-05-13T14:59:00Z"/>
          <w:b/>
          <w:bCs/>
          <w:rPrChange w:id="657" w:author="Nicol Pěčková" w:date="2026-05-13T17:38:00Z" w16du:dateUtc="2026-05-13T15:38:00Z">
            <w:rPr>
              <w:ins w:id="658" w:author="Petra Terbrová" w:date="2026-05-13T16:59:00Z" w16du:dateUtc="2026-05-13T14:59:00Z"/>
            </w:rPr>
          </w:rPrChange>
        </w:rPr>
      </w:pPr>
      <w:ins w:id="659" w:author="Petra Terbrová" w:date="2026-05-13T16:59:00Z" w16du:dateUtc="2026-05-13T14:59:00Z">
        <w:r w:rsidRPr="00DC52CB">
          <w:rPr>
            <w:b/>
            <w:bCs/>
            <w:rPrChange w:id="660" w:author="Nicol Pěčková" w:date="2026-05-13T17:38:00Z" w16du:dateUtc="2026-05-13T15:38:00Z">
              <w:rPr/>
            </w:rPrChange>
          </w:rPr>
          <w:t>Stat</w:t>
        </w:r>
      </w:ins>
      <w:ins w:id="661" w:author="Nicol Pěčková" w:date="2026-05-13T17:38:00Z" w16du:dateUtc="2026-05-13T15:38:00Z">
        <w:r w:rsidR="00DC52CB">
          <w:rPr>
            <w:b/>
            <w:bCs/>
          </w:rPr>
          <w:t>e</w:t>
        </w:r>
      </w:ins>
      <w:ins w:id="662" w:author="Petra Terbrová" w:date="2026-05-13T16:59:00Z" w16du:dateUtc="2026-05-13T14:59:00Z">
        <w:r w:rsidRPr="00DC52CB">
          <w:rPr>
            <w:b/>
            <w:bCs/>
            <w:rPrChange w:id="663" w:author="Nicol Pěčková" w:date="2026-05-13T17:38:00Z" w16du:dateUtc="2026-05-13T15:38:00Z">
              <w:rPr/>
            </w:rPrChange>
          </w:rPr>
          <w:t xml:space="preserve"> </w:t>
        </w:r>
      </w:ins>
      <w:ins w:id="664" w:author="Nicol Pěčková" w:date="2026-05-13T17:39:00Z" w16du:dateUtc="2026-05-13T15:39:00Z">
        <w:r w:rsidR="007F4E09">
          <w:rPr>
            <w:b/>
            <w:bCs/>
          </w:rPr>
          <w:t>as of</w:t>
        </w:r>
      </w:ins>
      <w:ins w:id="665" w:author="Petra Terbrová" w:date="2026-05-13T16:59:00Z" w16du:dateUtc="2026-05-13T14:59:00Z">
        <w:r w:rsidRPr="00DC52CB">
          <w:rPr>
            <w:b/>
            <w:bCs/>
            <w:rPrChange w:id="666" w:author="Nicol Pěčková" w:date="2026-05-13T17:38:00Z" w16du:dateUtc="2026-05-13T15:38:00Z">
              <w:rPr/>
            </w:rPrChange>
          </w:rPr>
          <w:t xml:space="preserve"> 30.4.2026</w:t>
        </w:r>
      </w:ins>
      <w:ins w:id="667" w:author="Nicol Pěčková" w:date="2026-05-13T17:38:00Z" w16du:dateUtc="2026-05-13T15:38:00Z">
        <w:r w:rsidR="00DC52CB">
          <w:rPr>
            <w:b/>
            <w:bCs/>
          </w:rPr>
          <w:t>:</w:t>
        </w:r>
      </w:ins>
    </w:p>
    <w:p w14:paraId="379F3561" w14:textId="52E1AB04" w:rsidR="00AA6340" w:rsidRDefault="00AA6340" w:rsidP="00AA6340">
      <w:r>
        <w:t xml:space="preserve">From KBC side the </w:t>
      </w:r>
      <w:r w:rsidR="001E607E">
        <w:rPr>
          <w:lang w:bidi="te-IN"/>
        </w:rPr>
        <w:t>Attribute for TPRM</w:t>
      </w:r>
      <w:r w:rsidR="00C61452">
        <w:rPr>
          <w:lang w:bidi="te-IN"/>
        </w:rPr>
        <w:t xml:space="preserve">, </w:t>
      </w:r>
      <w:r>
        <w:t xml:space="preserve">process and </w:t>
      </w:r>
      <w:r w:rsidRPr="001E6E0C">
        <w:t>purpose</w:t>
      </w:r>
      <w:r>
        <w:t xml:space="preserve"> are not completely</w:t>
      </w:r>
      <w:r w:rsidRPr="002256C6">
        <w:t xml:space="preserve"> </w:t>
      </w:r>
      <w:r>
        <w:t xml:space="preserve">defined. Task to KBC was created </w:t>
      </w:r>
      <w:r w:rsidRPr="006C7951">
        <w:t xml:space="preserve">on 26.02.2026, number in task list is </w:t>
      </w:r>
      <w:r>
        <w:t>39.</w:t>
      </w:r>
    </w:p>
    <w:p w14:paraId="71CF964A" w14:textId="77777777" w:rsidR="00AA6340" w:rsidRDefault="00AA6340" w:rsidP="00AA6340"/>
    <w:p w14:paraId="4DC61524" w14:textId="77777777" w:rsidR="00AA6340" w:rsidRPr="005463B3" w:rsidRDefault="00AA6340" w:rsidP="00AA6340">
      <w:pPr>
        <w:rPr>
          <w:i/>
          <w:iCs/>
        </w:rPr>
      </w:pPr>
      <w:r>
        <w:t>con4PAS highlighted that f</w:t>
      </w:r>
      <w:r w:rsidRPr="00D215B1">
        <w:t xml:space="preserve">rom the MDG perspective, it does not make sense to maintain data that </w:t>
      </w:r>
      <w:r>
        <w:t>are</w:t>
      </w:r>
      <w:r w:rsidRPr="00D215B1">
        <w:t xml:space="preserve"> relevant only to TPRM and not to other connected systems</w:t>
      </w:r>
      <w:r>
        <w:t xml:space="preserve"> in MDG.  </w:t>
      </w:r>
      <w:r w:rsidRPr="005463B3">
        <w:rPr>
          <w:i/>
          <w:iCs/>
        </w:rPr>
        <w:t xml:space="preserve">The </w:t>
      </w:r>
      <w:r>
        <w:rPr>
          <w:i/>
          <w:iCs/>
        </w:rPr>
        <w:t xml:space="preserve">goals </w:t>
      </w:r>
      <w:r w:rsidRPr="005463B3">
        <w:rPr>
          <w:i/>
          <w:iCs/>
        </w:rPr>
        <w:t xml:space="preserve">of MDG, which </w:t>
      </w:r>
      <w:r>
        <w:rPr>
          <w:i/>
          <w:iCs/>
        </w:rPr>
        <w:t>were</w:t>
      </w:r>
      <w:r w:rsidRPr="005463B3">
        <w:rPr>
          <w:i/>
          <w:iCs/>
        </w:rPr>
        <w:t xml:space="preserve"> established at the beginning of the project: the creation of a GID (golden record), the synchronization of selected attributes to connected systems, and the deduplication process. </w:t>
      </w:r>
    </w:p>
    <w:p w14:paraId="4325E084" w14:textId="77777777" w:rsidR="00AA6340" w:rsidRDefault="00AA6340" w:rsidP="00AA6340"/>
    <w:p w14:paraId="1F230B03" w14:textId="77777777" w:rsidR="00AA6340" w:rsidRDefault="00AA6340" w:rsidP="00AA6340">
      <w:pPr>
        <w:rPr>
          <w:bCs/>
        </w:rPr>
      </w:pPr>
      <w:r w:rsidRPr="00F357AB">
        <w:rPr>
          <w:b/>
        </w:rPr>
        <w:t>Impact on the project:</w:t>
      </w:r>
      <w:r>
        <w:rPr>
          <w:b/>
        </w:rPr>
        <w:t xml:space="preserve"> </w:t>
      </w:r>
      <w:r w:rsidRPr="001D3100">
        <w:rPr>
          <w:bCs/>
        </w:rPr>
        <w:t>Process is not confirmed; task is not solved from</w:t>
      </w:r>
      <w:r>
        <w:rPr>
          <w:bCs/>
        </w:rPr>
        <w:t xml:space="preserve"> 26.2.2026</w:t>
      </w:r>
    </w:p>
    <w:p w14:paraId="1E6A2A83" w14:textId="77777777" w:rsidR="00AA6340" w:rsidRDefault="00AA6340" w:rsidP="00AA6340">
      <w:pPr>
        <w:rPr>
          <w:b/>
        </w:rPr>
      </w:pPr>
    </w:p>
    <w:p w14:paraId="70C38E1B" w14:textId="77777777" w:rsidR="00BB245E" w:rsidRDefault="00AA6340" w:rsidP="00AA6340">
      <w:pPr>
        <w:rPr>
          <w:b/>
        </w:rPr>
      </w:pPr>
      <w:r w:rsidRPr="00B20BE5">
        <w:rPr>
          <w:b/>
        </w:rPr>
        <w:t>Task on KBC side:</w:t>
      </w:r>
      <w:r>
        <w:rPr>
          <w:b/>
        </w:rPr>
        <w:t xml:space="preserve"> </w:t>
      </w:r>
    </w:p>
    <w:p w14:paraId="69EDB4CF" w14:textId="18FA61EE" w:rsidR="00AA6340" w:rsidRDefault="00AA6340" w:rsidP="00BB245E">
      <w:pPr>
        <w:pStyle w:val="Odstavecseseznamem"/>
        <w:numPr>
          <w:ilvl w:val="0"/>
          <w:numId w:val="142"/>
        </w:numPr>
        <w:textAlignment w:val="center"/>
      </w:pPr>
      <w:r w:rsidRPr="00BB245E">
        <w:t>Confirm the requirement on process</w:t>
      </w:r>
    </w:p>
    <w:p w14:paraId="6158FF01" w14:textId="31F891D6" w:rsidR="004B4645" w:rsidRDefault="004B4645" w:rsidP="004B4645">
      <w:pPr>
        <w:pStyle w:val="Odstavecseseznamem"/>
        <w:numPr>
          <w:ilvl w:val="0"/>
          <w:numId w:val="142"/>
        </w:numPr>
        <w:textAlignment w:val="center"/>
        <w:rPr>
          <w:ins w:id="668" w:author="Nicol Pěčková" w:date="2026-05-13T13:00:00Z" w16du:dateUtc="2026-05-13T11:00:00Z"/>
          <w:lang w:bidi="te-IN"/>
        </w:rPr>
      </w:pPr>
      <w:r w:rsidRPr="00523777">
        <w:rPr>
          <w:lang w:bidi="te-IN"/>
        </w:rPr>
        <w:t xml:space="preserve">Solve the task </w:t>
      </w:r>
      <w:r>
        <w:rPr>
          <w:lang w:bidi="te-IN"/>
        </w:rPr>
        <w:t xml:space="preserve">39 from </w:t>
      </w:r>
      <w:hyperlink r:id="rId48" w:history="1">
        <w:r w:rsidRPr="00D44DB1">
          <w:rPr>
            <w:rStyle w:val="Hypertextovodkaz"/>
          </w:rPr>
          <w:t>CSOB_task_list.xlsx</w:t>
        </w:r>
      </w:hyperlink>
      <w:ins w:id="669" w:author="Petra Terbrová" w:date="2026-05-14T08:37:00Z" w16du:dateUtc="2026-05-14T06:37:00Z">
        <w:r w:rsidR="00095380">
          <w:t xml:space="preserve"> – Solved.</w:t>
        </w:r>
      </w:ins>
    </w:p>
    <w:p w14:paraId="754A2D56" w14:textId="77777777" w:rsidR="00F8571F" w:rsidRDefault="00F8571F">
      <w:pPr>
        <w:textAlignment w:val="center"/>
        <w:rPr>
          <w:lang w:bidi="te-IN"/>
        </w:rPr>
        <w:pPrChange w:id="670" w:author="Nicol Pěčková" w:date="2026-05-13T17:27:00Z" w16du:dateUtc="2026-05-13T15:27:00Z">
          <w:pPr>
            <w:pStyle w:val="Odstavecseseznamem"/>
            <w:numPr>
              <w:numId w:val="142"/>
            </w:numPr>
            <w:ind w:hanging="360"/>
            <w:textAlignment w:val="center"/>
          </w:pPr>
        </w:pPrChange>
      </w:pPr>
    </w:p>
    <w:p w14:paraId="7E65869C" w14:textId="60F1B4F6" w:rsidR="00D950B9" w:rsidRDefault="00D950B9" w:rsidP="00D950B9">
      <w:pPr>
        <w:pStyle w:val="Nadpis2"/>
        <w:rPr>
          <w:lang w:bidi="te-IN"/>
        </w:rPr>
      </w:pPr>
      <w:bookmarkStart w:id="671" w:name="_Ref228298388"/>
      <w:bookmarkStart w:id="672" w:name="_Toc229586724"/>
      <w:r w:rsidRPr="00D950B9">
        <w:rPr>
          <w:lang w:bidi="te-IN"/>
        </w:rPr>
        <w:t>TPRM integration with MDG</w:t>
      </w:r>
      <w:bookmarkEnd w:id="671"/>
      <w:bookmarkEnd w:id="672"/>
    </w:p>
    <w:p w14:paraId="6B7F012C" w14:textId="5337FF66" w:rsidR="00562CDB" w:rsidRPr="00562CDB" w:rsidRDefault="00562CDB" w:rsidP="001E2807">
      <w:pPr>
        <w:rPr>
          <w:ins w:id="673" w:author="Nicol Pěčková" w:date="2026-05-13T13:10:00Z" w16du:dateUtc="2026-05-13T11:10:00Z"/>
          <w:b/>
          <w:bCs/>
          <w:u w:val="single"/>
          <w:rPrChange w:id="674" w:author="Nicol Pěčková" w:date="2026-05-13T13:10:00Z" w16du:dateUtc="2026-05-13T11:10:00Z">
            <w:rPr>
              <w:ins w:id="675" w:author="Nicol Pěčková" w:date="2026-05-13T13:10:00Z" w16du:dateUtc="2026-05-13T11:10:00Z"/>
            </w:rPr>
          </w:rPrChange>
        </w:rPr>
      </w:pPr>
      <w:ins w:id="676" w:author="Nicol Pěčková" w:date="2026-05-13T13:10:00Z" w16du:dateUtc="2026-05-13T11:10:00Z">
        <w:r w:rsidRPr="00562CDB">
          <w:rPr>
            <w:b/>
            <w:bCs/>
            <w:u w:val="single"/>
            <w:rPrChange w:id="677" w:author="Nicol Pěčková" w:date="2026-05-13T13:10:00Z" w16du:dateUtc="2026-05-13T11:10:00Z">
              <w:rPr/>
            </w:rPrChange>
          </w:rPr>
          <w:t>Resolution:</w:t>
        </w:r>
      </w:ins>
    </w:p>
    <w:p w14:paraId="21563F83" w14:textId="773CD691" w:rsidR="00562CDB" w:rsidRDefault="008968AD" w:rsidP="001E2807">
      <w:pPr>
        <w:rPr>
          <w:ins w:id="678" w:author="Nicol Pěčková" w:date="2026-05-13T13:20:00Z" w16du:dateUtc="2026-05-13T11:20:00Z"/>
          <w:color w:val="0000FF"/>
          <w:u w:val="single"/>
        </w:rPr>
      </w:pPr>
      <w:ins w:id="679" w:author="Nicol Pěčková" w:date="2026-05-13T13:12:00Z" w16du:dateUtc="2026-05-13T11:12:00Z">
        <w:r>
          <w:lastRenderedPageBreak/>
          <w:t xml:space="preserve">KBC chose variant 3 </w:t>
        </w:r>
        <w:r w:rsidR="009836F1">
          <w:t>proposed by con4PAS</w:t>
        </w:r>
        <w:r w:rsidR="005F7533">
          <w:t xml:space="preserve">. </w:t>
        </w:r>
      </w:ins>
      <w:ins w:id="680" w:author="Nicol Pěčková" w:date="2026-05-13T13:16:00Z" w16du:dateUtc="2026-05-13T11:16:00Z">
        <w:r w:rsidR="00DE648A">
          <w:t xml:space="preserve">All </w:t>
        </w:r>
        <w:del w:id="681" w:author="Tomáš Wiedermann" w:date="2026-05-13T13:43:00Z" w16du:dateUtc="2026-05-13T11:43:00Z">
          <w:r w:rsidR="00B32589">
            <w:delText>data</w:delText>
          </w:r>
        </w:del>
      </w:ins>
      <w:ins w:id="682" w:author="Tomáš Wiedermann" w:date="2026-05-13T13:43:00Z" w16du:dateUtc="2026-05-13T11:43:00Z">
        <w:r w:rsidR="003F3AD7">
          <w:t>BP records</w:t>
        </w:r>
      </w:ins>
      <w:ins w:id="683" w:author="Nicol Pěčková" w:date="2026-05-13T13:16:00Z" w16du:dateUtc="2026-05-13T11:16:00Z">
        <w:r w:rsidR="00B32589">
          <w:t xml:space="preserve"> will be sen</w:t>
        </w:r>
        <w:r w:rsidR="00131ABC">
          <w:t>t</w:t>
        </w:r>
        <w:r w:rsidR="00B32589">
          <w:t xml:space="preserve"> from MDG to </w:t>
        </w:r>
        <w:r w:rsidR="00BF6EB1">
          <w:t>TPRM via API</w:t>
        </w:r>
      </w:ins>
      <w:ins w:id="684" w:author="Tomáš Wiedermann" w:date="2026-05-13T13:44:00Z" w16du:dateUtc="2026-05-13T11:44:00Z">
        <w:r w:rsidR="00AF5A37">
          <w:t xml:space="preserve"> </w:t>
        </w:r>
        <w:r w:rsidR="00583390">
          <w:t>integrated in SAP BTP</w:t>
        </w:r>
      </w:ins>
      <w:ins w:id="685" w:author="Nicol Pěčková" w:date="2026-05-13T13:17:00Z" w16du:dateUtc="2026-05-13T11:17:00Z">
        <w:r w:rsidR="00AF5A37">
          <w:t xml:space="preserve"> (similar approach as </w:t>
        </w:r>
        <w:r w:rsidR="005B4C0E">
          <w:t xml:space="preserve">for </w:t>
        </w:r>
      </w:ins>
      <w:ins w:id="686" w:author="Tomáš Wiedermann" w:date="2026-05-13T13:41:00Z" w16du:dateUtc="2026-05-13T11:41:00Z">
        <w:r w:rsidR="00431C0F">
          <w:t>CLM</w:t>
        </w:r>
        <w:r w:rsidR="00B20D65">
          <w:t xml:space="preserve"> and </w:t>
        </w:r>
      </w:ins>
      <w:ins w:id="687" w:author="Nicol Pěčková" w:date="2026-05-13T13:17:00Z" w16du:dateUtc="2026-05-13T11:17:00Z">
        <w:r w:rsidR="005B4C0E">
          <w:t>SAP BE).</w:t>
        </w:r>
        <w:r w:rsidR="00383AD1">
          <w:t xml:space="preserve"> Initial load will be full scope of data</w:t>
        </w:r>
      </w:ins>
      <w:ins w:id="688" w:author="Tomáš Wiedermann" w:date="2026-05-13T13:41:00Z" w16du:dateUtc="2026-05-13T11:41:00Z">
        <w:r w:rsidR="00B13242">
          <w:t xml:space="preserve"> in MDG</w:t>
        </w:r>
      </w:ins>
      <w:ins w:id="689" w:author="Tomáš Wiedermann" w:date="2026-05-13T13:42:00Z" w16du:dateUtc="2026-05-13T11:42:00Z">
        <w:r w:rsidR="00D76ACA">
          <w:t xml:space="preserve"> reusing </w:t>
        </w:r>
        <w:r w:rsidR="00C152D1">
          <w:t xml:space="preserve">integration API with </w:t>
        </w:r>
        <w:r w:rsidR="0013065A">
          <w:t>special indicator for initial load</w:t>
        </w:r>
      </w:ins>
      <w:ins w:id="690" w:author="Nicol Pěčková" w:date="2026-05-13T13:18:00Z" w16du:dateUtc="2026-05-13T11:18:00Z">
        <w:r w:rsidR="004773A2">
          <w:t>. A</w:t>
        </w:r>
        <w:r w:rsidR="00D31191">
          <w:t>fter initial load</w:t>
        </w:r>
        <w:r w:rsidR="004773A2">
          <w:t xml:space="preserve">, </w:t>
        </w:r>
      </w:ins>
      <w:ins w:id="691" w:author="Nicol Pěčková" w:date="2026-05-13T13:19:00Z" w16du:dateUtc="2026-05-13T11:19:00Z">
        <w:r w:rsidR="0046428E">
          <w:t>MDG wil</w:t>
        </w:r>
        <w:r w:rsidR="00673D1E">
          <w:t>l send data only after change has been performed</w:t>
        </w:r>
      </w:ins>
      <w:ins w:id="692" w:author="Nicol Pěčková" w:date="2026-05-13T13:20:00Z" w16du:dateUtc="2026-05-13T11:20:00Z">
        <w:r w:rsidR="00673D1E">
          <w:t xml:space="preserve"> in MDG</w:t>
        </w:r>
      </w:ins>
      <w:ins w:id="693" w:author="Nicol Pěčková" w:date="2026-05-13T13:19:00Z" w16du:dateUtc="2026-05-13T11:19:00Z">
        <w:r w:rsidR="00673D1E">
          <w:t xml:space="preserve">. Details described in chapter </w:t>
        </w:r>
        <w:r w:rsidR="00673D1E" w:rsidRPr="00673D1E">
          <w:rPr>
            <w:color w:val="0000FF"/>
            <w:u w:val="single"/>
            <w:rPrChange w:id="694" w:author="Nicol Pěčková" w:date="2026-05-13T13:19:00Z" w16du:dateUtc="2026-05-13T11:19:00Z">
              <w:rPr/>
            </w:rPrChange>
          </w:rPr>
          <w:fldChar w:fldCharType="begin"/>
        </w:r>
        <w:r w:rsidR="00673D1E" w:rsidRPr="00673D1E">
          <w:rPr>
            <w:color w:val="0000FF"/>
            <w:u w:val="single"/>
            <w:rPrChange w:id="695" w:author="Nicol Pěčková" w:date="2026-05-13T13:19:00Z" w16du:dateUtc="2026-05-13T11:19:00Z">
              <w:rPr/>
            </w:rPrChange>
          </w:rPr>
          <w:instrText xml:space="preserve"> REF _Ref229570796 \r \h </w:instrText>
        </w:r>
      </w:ins>
      <w:r w:rsidR="00673D1E">
        <w:rPr>
          <w:color w:val="0000FF"/>
          <w:u w:val="single"/>
        </w:rPr>
        <w:instrText xml:space="preserve"> \* MERGEFORMAT </w:instrText>
      </w:r>
      <w:r w:rsidR="00673D1E" w:rsidRPr="00017072">
        <w:rPr>
          <w:color w:val="0000FF"/>
          <w:u w:val="single"/>
        </w:rPr>
      </w:r>
      <w:r w:rsidR="00673D1E" w:rsidRPr="00673D1E">
        <w:rPr>
          <w:color w:val="0000FF"/>
          <w:u w:val="single"/>
          <w:rPrChange w:id="696" w:author="Nicol Pěčková" w:date="2026-05-13T13:19:00Z" w16du:dateUtc="2026-05-13T11:19:00Z">
            <w:rPr/>
          </w:rPrChange>
        </w:rPr>
        <w:fldChar w:fldCharType="separate"/>
      </w:r>
      <w:ins w:id="697" w:author="Nicol Pěčková" w:date="2026-05-13T13:19:00Z" w16du:dateUtc="2026-05-13T11:19:00Z">
        <w:r w:rsidR="00673D1E" w:rsidRPr="00673D1E">
          <w:rPr>
            <w:color w:val="0000FF"/>
            <w:u w:val="single"/>
            <w:rPrChange w:id="698" w:author="Nicol Pěčková" w:date="2026-05-13T13:19:00Z" w16du:dateUtc="2026-05-13T11:19:00Z">
              <w:rPr/>
            </w:rPrChange>
          </w:rPr>
          <w:t>5.6</w:t>
        </w:r>
        <w:r w:rsidR="00673D1E" w:rsidRPr="00673D1E">
          <w:rPr>
            <w:color w:val="0000FF"/>
            <w:u w:val="single"/>
            <w:rPrChange w:id="699" w:author="Nicol Pěčková" w:date="2026-05-13T13:19:00Z" w16du:dateUtc="2026-05-13T11:19:00Z">
              <w:rPr/>
            </w:rPrChange>
          </w:rPr>
          <w:fldChar w:fldCharType="end"/>
        </w:r>
        <w:r w:rsidR="00673D1E">
          <w:rPr>
            <w:color w:val="0000FF"/>
            <w:u w:val="single"/>
          </w:rPr>
          <w:t>.</w:t>
        </w:r>
      </w:ins>
    </w:p>
    <w:p w14:paraId="68E3C0FB" w14:textId="321582AE" w:rsidR="00673D1E" w:rsidRPr="00673D1E" w:rsidRDefault="00673D1E" w:rsidP="001E2807">
      <w:pPr>
        <w:rPr>
          <w:ins w:id="700" w:author="Nicol Pěčková" w:date="2026-05-13T13:10:00Z" w16du:dateUtc="2026-05-13T11:10:00Z"/>
          <w:del w:id="701" w:author="Tomáš Wiedermann" w:date="2026-05-13T13:43:00Z" w16du:dateUtc="2026-05-13T11:43:00Z"/>
          <w:color w:val="0000FF"/>
          <w:u w:val="single"/>
          <w:rPrChange w:id="702" w:author="Nicol Pěčková" w:date="2026-05-13T13:19:00Z" w16du:dateUtc="2026-05-13T11:19:00Z">
            <w:rPr>
              <w:ins w:id="703" w:author="Nicol Pěčková" w:date="2026-05-13T13:10:00Z" w16du:dateUtc="2026-05-13T11:10:00Z"/>
              <w:del w:id="704" w:author="Tomáš Wiedermann" w:date="2026-05-13T13:43:00Z" w16du:dateUtc="2026-05-13T11:43:00Z"/>
            </w:rPr>
          </w:rPrChange>
        </w:rPr>
      </w:pPr>
    </w:p>
    <w:p w14:paraId="2DAF4101" w14:textId="7E430897" w:rsidR="00562CDB" w:rsidRDefault="00562CDB" w:rsidP="001E2807">
      <w:pPr>
        <w:rPr>
          <w:ins w:id="705" w:author="Nicol Pěčková" w:date="2026-05-13T13:10:00Z" w16du:dateUtc="2026-05-13T11:10:00Z"/>
          <w:del w:id="706" w:author="Tomáš Wiedermann" w:date="2026-05-13T13:43:00Z" w16du:dateUtc="2026-05-13T11:43:00Z"/>
        </w:rPr>
      </w:pPr>
    </w:p>
    <w:p w14:paraId="04DE22E7" w14:textId="5546AA90" w:rsidR="001E2807" w:rsidRDefault="001E2807" w:rsidP="001E2807">
      <w:pPr>
        <w:rPr>
          <w:del w:id="707" w:author="Tomáš Wiedermann" w:date="2026-05-13T13:43:00Z" w16du:dateUtc="2026-05-13T11:43:00Z"/>
        </w:rPr>
      </w:pPr>
      <w:del w:id="708" w:author="Tomáš Wiedermann" w:date="2026-05-13T13:43:00Z" w16du:dateUtc="2026-05-13T11:43:00Z">
        <w:r w:rsidRPr="00D44DB1">
          <w:delText xml:space="preserve">TPRM should be integrated directly from MDG with daily load of full scope. </w:delText>
        </w:r>
      </w:del>
    </w:p>
    <w:p w14:paraId="12F3CCE0" w14:textId="77777777" w:rsidR="001E2807" w:rsidRDefault="001E2807" w:rsidP="001E2807">
      <w:pPr>
        <w:rPr>
          <w:b/>
        </w:rPr>
      </w:pPr>
    </w:p>
    <w:p w14:paraId="5ECBF477" w14:textId="6122E68E" w:rsidR="001E2807" w:rsidRDefault="001E2807" w:rsidP="001E2807">
      <w:pPr>
        <w:rPr>
          <w:b/>
        </w:rPr>
      </w:pPr>
      <w:r w:rsidRPr="00B20BE5">
        <w:rPr>
          <w:b/>
        </w:rPr>
        <w:t>Task on KBC side:</w:t>
      </w:r>
      <w:r>
        <w:rPr>
          <w:b/>
        </w:rPr>
        <w:t xml:space="preserve"> </w:t>
      </w:r>
    </w:p>
    <w:p w14:paraId="243EF013" w14:textId="27C13704" w:rsidR="001E2807" w:rsidRDefault="001E2807" w:rsidP="00593D03">
      <w:pPr>
        <w:pStyle w:val="Odstavecseseznamem"/>
        <w:numPr>
          <w:ilvl w:val="0"/>
          <w:numId w:val="155"/>
        </w:numPr>
      </w:pPr>
      <w:r w:rsidRPr="00523777">
        <w:rPr>
          <w:lang w:bidi="te-IN"/>
        </w:rPr>
        <w:t>Solve the task</w:t>
      </w:r>
      <w:r>
        <w:rPr>
          <w:lang w:bidi="te-IN"/>
        </w:rPr>
        <w:t xml:space="preserve"> 70</w:t>
      </w:r>
      <w:r w:rsidR="00332956">
        <w:rPr>
          <w:lang w:bidi="te-IN"/>
        </w:rPr>
        <w:t xml:space="preserve"> </w:t>
      </w:r>
      <w:r w:rsidR="00332956" w:rsidRPr="00D44DB1">
        <w:t>from</w:t>
      </w:r>
      <w:r w:rsidR="00332956">
        <w:rPr>
          <w:lang w:bidi="te-IN"/>
        </w:rPr>
        <w:t xml:space="preserve"> </w:t>
      </w:r>
      <w:hyperlink r:id="rId49" w:history="1">
        <w:r w:rsidR="00332956" w:rsidRPr="00D44DB1">
          <w:rPr>
            <w:rStyle w:val="Hypertextovodkaz"/>
          </w:rPr>
          <w:t>CSOB_task_list.xlsx</w:t>
        </w:r>
      </w:hyperlink>
      <w:ins w:id="709" w:author="Nicol Pěčková" w:date="2026-05-13T13:11:00Z" w16du:dateUtc="2026-05-13T11:11:00Z">
        <w:r w:rsidR="000B1509">
          <w:t xml:space="preserve"> – Solved.</w:t>
        </w:r>
      </w:ins>
    </w:p>
    <w:p w14:paraId="45AE00C0" w14:textId="08D2F8F3" w:rsidR="00D950B9" w:rsidRDefault="00D950B9" w:rsidP="00D950B9">
      <w:pPr>
        <w:pStyle w:val="Nadpis2"/>
        <w:rPr>
          <w:lang w:bidi="te-IN"/>
        </w:rPr>
      </w:pPr>
      <w:bookmarkStart w:id="710" w:name="_Ref228298397"/>
      <w:bookmarkStart w:id="711" w:name="_Toc229586725"/>
      <w:r w:rsidRPr="00D950B9">
        <w:rPr>
          <w:lang w:bidi="te-IN"/>
        </w:rPr>
        <w:t>De</w:t>
      </w:r>
      <w:r w:rsidR="00677097">
        <w:rPr>
          <w:lang w:bidi="te-IN"/>
        </w:rPr>
        <w:t>duplication</w:t>
      </w:r>
      <w:r w:rsidRPr="00D950B9">
        <w:rPr>
          <w:lang w:bidi="te-IN"/>
        </w:rPr>
        <w:t xml:space="preserve"> and matching</w:t>
      </w:r>
      <w:bookmarkEnd w:id="710"/>
      <w:bookmarkEnd w:id="711"/>
    </w:p>
    <w:p w14:paraId="1DDF166E" w14:textId="77777777" w:rsidR="0082368A" w:rsidRDefault="0082368A" w:rsidP="0082368A">
      <w:pPr>
        <w:textAlignment w:val="center"/>
        <w:rPr>
          <w:ins w:id="712" w:author="Nicol Pěčková" w:date="2026-05-13T17:41:00Z" w16du:dateUtc="2026-05-13T15:41:00Z"/>
          <w:b/>
          <w:bCs/>
          <w:lang w:bidi="te-IN"/>
        </w:rPr>
      </w:pPr>
      <w:ins w:id="713" w:author="Nicol Pěčková" w:date="2026-05-13T17:41:00Z" w16du:dateUtc="2026-05-13T15:41:00Z">
        <w:r>
          <w:rPr>
            <w:b/>
            <w:bCs/>
            <w:lang w:bidi="te-IN"/>
          </w:rPr>
          <w:t>Follow up from 12.05.2026:</w:t>
        </w:r>
      </w:ins>
    </w:p>
    <w:p w14:paraId="3C4AF508" w14:textId="01AE1A4A" w:rsidR="0082368A" w:rsidRPr="0082368A" w:rsidRDefault="0082368A">
      <w:pPr>
        <w:pStyle w:val="Odstavecseseznamem"/>
        <w:numPr>
          <w:ilvl w:val="0"/>
          <w:numId w:val="168"/>
        </w:numPr>
        <w:textAlignment w:val="center"/>
        <w:rPr>
          <w:ins w:id="714" w:author="Nicol Pěčková" w:date="2026-05-13T17:41:00Z" w16du:dateUtc="2026-05-13T15:41:00Z"/>
        </w:rPr>
        <w:pPrChange w:id="715" w:author="Nicol Pěčková" w:date="2026-05-13T17:41:00Z" w16du:dateUtc="2026-05-13T15:41:00Z">
          <w:pPr/>
        </w:pPrChange>
      </w:pPr>
      <w:ins w:id="716" w:author="Nicol Pěčková" w:date="2026-05-13T17:41:00Z" w16du:dateUtc="2026-05-13T15:41:00Z">
        <w:r>
          <w:t>CZ proposed to follow variant 2 but still must be reviewed and approved by BE.</w:t>
        </w:r>
      </w:ins>
    </w:p>
    <w:p w14:paraId="3010912A" w14:textId="77777777" w:rsidR="0082368A" w:rsidRDefault="0082368A" w:rsidP="00677097">
      <w:pPr>
        <w:rPr>
          <w:ins w:id="717" w:author="Nicol Pěčková" w:date="2026-05-13T17:41:00Z" w16du:dateUtc="2026-05-13T15:41:00Z"/>
          <w:b/>
          <w:bCs/>
        </w:rPr>
      </w:pPr>
    </w:p>
    <w:p w14:paraId="4FC5C406" w14:textId="269B54CA" w:rsidR="0082368A" w:rsidRPr="0082368A" w:rsidRDefault="0082368A" w:rsidP="00677097">
      <w:pPr>
        <w:rPr>
          <w:ins w:id="718" w:author="Nicol Pěčková" w:date="2026-05-13T17:41:00Z" w16du:dateUtc="2026-05-13T15:41:00Z"/>
          <w:b/>
          <w:bCs/>
          <w:rPrChange w:id="719" w:author="Nicol Pěčková" w:date="2026-05-13T17:41:00Z" w16du:dateUtc="2026-05-13T15:41:00Z">
            <w:rPr>
              <w:ins w:id="720" w:author="Nicol Pěčková" w:date="2026-05-13T17:41:00Z" w16du:dateUtc="2026-05-13T15:41:00Z"/>
            </w:rPr>
          </w:rPrChange>
        </w:rPr>
      </w:pPr>
      <w:ins w:id="721" w:author="Nicol Pěčková" w:date="2026-05-13T17:41:00Z" w16du:dateUtc="2026-05-13T15:41:00Z">
        <w:r w:rsidRPr="00EC22F6">
          <w:rPr>
            <w:b/>
            <w:bCs/>
          </w:rPr>
          <w:t>Stat</w:t>
        </w:r>
        <w:r>
          <w:rPr>
            <w:b/>
            <w:bCs/>
          </w:rPr>
          <w:t>e</w:t>
        </w:r>
        <w:r w:rsidRPr="00EC22F6">
          <w:rPr>
            <w:b/>
            <w:bCs/>
          </w:rPr>
          <w:t xml:space="preserve"> </w:t>
        </w:r>
        <w:r>
          <w:rPr>
            <w:b/>
            <w:bCs/>
          </w:rPr>
          <w:t>as of</w:t>
        </w:r>
        <w:r w:rsidRPr="00EC22F6">
          <w:rPr>
            <w:b/>
            <w:bCs/>
          </w:rPr>
          <w:t xml:space="preserve"> 30.4.2026</w:t>
        </w:r>
        <w:r>
          <w:rPr>
            <w:b/>
            <w:bCs/>
          </w:rPr>
          <w:t>:</w:t>
        </w:r>
      </w:ins>
    </w:p>
    <w:p w14:paraId="4AD950FB" w14:textId="70643803" w:rsidR="00677097" w:rsidRDefault="00677097" w:rsidP="00677097">
      <w:r>
        <w:t>Deduplication and matching will require preparation on KBC side. Data cleansing on local systems prior to testing.</w:t>
      </w:r>
    </w:p>
    <w:p w14:paraId="0E048035" w14:textId="77777777" w:rsidR="00677097" w:rsidRDefault="00677097" w:rsidP="00677097"/>
    <w:p w14:paraId="43F38EB1" w14:textId="77777777" w:rsidR="0081259A" w:rsidRDefault="0081259A" w:rsidP="0081259A">
      <w:pPr>
        <w:rPr>
          <w:b/>
        </w:rPr>
      </w:pPr>
      <w:r w:rsidRPr="00B20BE5">
        <w:rPr>
          <w:b/>
        </w:rPr>
        <w:t>Task on KBC side:</w:t>
      </w:r>
      <w:r>
        <w:rPr>
          <w:b/>
        </w:rPr>
        <w:t xml:space="preserve"> </w:t>
      </w:r>
    </w:p>
    <w:p w14:paraId="5DB72E9E" w14:textId="17795665" w:rsidR="00677097" w:rsidRDefault="00677097" w:rsidP="00610F5E">
      <w:pPr>
        <w:pStyle w:val="Odstavecseseznamem"/>
        <w:numPr>
          <w:ilvl w:val="0"/>
          <w:numId w:val="142"/>
        </w:numPr>
        <w:textAlignment w:val="center"/>
      </w:pPr>
      <w:r>
        <w:t>Establish processes for BP management –</w:t>
      </w:r>
      <w:r w:rsidR="0074543A">
        <w:t xml:space="preserve"> </w:t>
      </w:r>
      <w:r>
        <w:t>responsible team for data cleansing on local systems.</w:t>
      </w:r>
    </w:p>
    <w:p w14:paraId="0B920C45" w14:textId="77777777" w:rsidR="00677097" w:rsidRDefault="00677097" w:rsidP="00610F5E">
      <w:pPr>
        <w:pStyle w:val="Odstavecseseznamem"/>
        <w:numPr>
          <w:ilvl w:val="0"/>
          <w:numId w:val="142"/>
        </w:numPr>
        <w:textAlignment w:val="center"/>
      </w:pPr>
      <w:r>
        <w:t>Responsible team for deduplication and matching within MDG (in test phase test and production prepare /deploy phase).</w:t>
      </w:r>
    </w:p>
    <w:p w14:paraId="2F97F7E1" w14:textId="77777777" w:rsidR="00376ABC" w:rsidRDefault="00677097" w:rsidP="00376ABC">
      <w:pPr>
        <w:pStyle w:val="Odstavecseseznamem"/>
        <w:numPr>
          <w:ilvl w:val="0"/>
          <w:numId w:val="142"/>
        </w:numPr>
        <w:textAlignment w:val="center"/>
      </w:pPr>
      <w:r>
        <w:t>Approval of data discrepancies between BE and CZ – set the process</w:t>
      </w:r>
    </w:p>
    <w:p w14:paraId="3D229FBB" w14:textId="37E68D23" w:rsidR="00560395" w:rsidRDefault="00376ABC">
      <w:pPr>
        <w:pStyle w:val="Odstavecseseznamem"/>
        <w:numPr>
          <w:ilvl w:val="0"/>
          <w:numId w:val="142"/>
        </w:numPr>
        <w:textAlignment w:val="center"/>
        <w:rPr>
          <w:ins w:id="722" w:author="Nicol Pěčková" w:date="2026-05-13T13:20:00Z" w16du:dateUtc="2026-05-13T11:20:00Z"/>
        </w:rPr>
        <w:pPrChange w:id="723" w:author="Nicol Pěčková" w:date="2026-05-13T17:41:00Z" w16du:dateUtc="2026-05-13T15:41:00Z">
          <w:pPr>
            <w:textAlignment w:val="center"/>
          </w:pPr>
        </w:pPrChange>
      </w:pPr>
      <w:r w:rsidRPr="00523777">
        <w:rPr>
          <w:lang w:bidi="te-IN"/>
        </w:rPr>
        <w:t xml:space="preserve">Solve the task </w:t>
      </w:r>
      <w:r w:rsidR="00B3575E">
        <w:rPr>
          <w:lang w:bidi="te-IN"/>
        </w:rPr>
        <w:t>74</w:t>
      </w:r>
      <w:r>
        <w:rPr>
          <w:lang w:bidi="te-IN"/>
        </w:rPr>
        <w:t xml:space="preserve"> from </w:t>
      </w:r>
      <w:r>
        <w:fldChar w:fldCharType="begin"/>
      </w:r>
      <w:r>
        <w:instrText>HYPERLINK "https://kbcgroup.sharepoint.com/:x:/r/sites/259729/Shared%20Documents/General/Tasks/CSOB_task_list.xlsx?d=w8768701d710547e78d2d3e60218ad398&amp;csf=1&amp;web=1&amp;e=wCwWfp"</w:instrText>
      </w:r>
      <w:r>
        <w:fldChar w:fldCharType="separate"/>
      </w:r>
      <w:r w:rsidRPr="00D44DB1">
        <w:rPr>
          <w:rStyle w:val="Hypertextovodkaz"/>
        </w:rPr>
        <w:t>CSOB_task_list.xlsx</w:t>
      </w:r>
      <w:r>
        <w:fldChar w:fldCharType="end"/>
      </w:r>
      <w:r>
        <w:t xml:space="preserve">  </w:t>
      </w:r>
      <w:r w:rsidR="00476E77">
        <w:t>–</w:t>
      </w:r>
      <w:r w:rsidR="00FB6C87">
        <w:t xml:space="preserve"> </w:t>
      </w:r>
      <w:r>
        <w:t>c</w:t>
      </w:r>
      <w:r w:rsidR="00677097">
        <w:t xml:space="preserve">hoose recommended variant 1 or variant 2 according to </w:t>
      </w:r>
      <w:r w:rsidR="00677097">
        <w:fldChar w:fldCharType="begin"/>
      </w:r>
      <w:r w:rsidR="00677097">
        <w:instrText>HYPERLINK "https://kbcgroup.sharepoint.com/:b:/r/sites/259729/Shared%20Documents/General/Presentations/CSOB__Master_Data_Governace__deduplication_matchingWS8.pdf?csf=1&amp;web=1&amp;e=DnhZT8"</w:instrText>
      </w:r>
      <w:r w:rsidR="00677097">
        <w:fldChar w:fldCharType="separate"/>
      </w:r>
      <w:r w:rsidR="00677097" w:rsidRPr="00376ABC">
        <w:rPr>
          <w:rStyle w:val="Hypertextovodkaz"/>
          <w:lang w:val="cs-CZ"/>
        </w:rPr>
        <w:t>CSOB__Master_Data_Governace__deduplication_matchingWS8.pdf</w:t>
      </w:r>
      <w:r w:rsidR="00677097">
        <w:fldChar w:fldCharType="end"/>
      </w:r>
      <w:r>
        <w:t xml:space="preserve"> </w:t>
      </w:r>
      <w:del w:id="724" w:author="Nicol Pěčková" w:date="2026-05-13T13:20:00Z" w16du:dateUtc="2026-05-13T11:20:00Z">
        <w:r w:rsidDel="00560395">
          <w:delText>-</w:delText>
        </w:r>
      </w:del>
      <w:del w:id="725" w:author="Nicol Pěčková" w:date="2026-05-13T17:55:00Z" w16du:dateUtc="2026-05-13T15:55:00Z">
        <w:r w:rsidDel="00BE09B5">
          <w:delText xml:space="preserve"> </w:delText>
        </w:r>
      </w:del>
    </w:p>
    <w:p w14:paraId="1AEB8851" w14:textId="2B1D2F67" w:rsidR="00560395" w:rsidRPr="00DA1C43" w:rsidDel="0082368A" w:rsidRDefault="00560395">
      <w:pPr>
        <w:pStyle w:val="Odstavecseseznamem"/>
        <w:numPr>
          <w:ilvl w:val="0"/>
          <w:numId w:val="168"/>
        </w:numPr>
        <w:textAlignment w:val="center"/>
        <w:rPr>
          <w:del w:id="726" w:author="Nicol Pěčková" w:date="2026-05-13T17:41:00Z" w16du:dateUtc="2026-05-13T15:41:00Z"/>
        </w:rPr>
        <w:pPrChange w:id="727" w:author="Nicol Pěčková" w:date="2026-05-13T13:20:00Z" w16du:dateUtc="2026-05-13T11:20:00Z">
          <w:pPr>
            <w:pStyle w:val="Odstavecseseznamem"/>
            <w:numPr>
              <w:numId w:val="142"/>
            </w:numPr>
            <w:ind w:hanging="360"/>
            <w:textAlignment w:val="center"/>
          </w:pPr>
        </w:pPrChange>
      </w:pPr>
      <w:bookmarkStart w:id="728" w:name="_Toc229586726"/>
      <w:bookmarkEnd w:id="728"/>
    </w:p>
    <w:p w14:paraId="6957BC83" w14:textId="1D5B4191" w:rsidR="00D950B9" w:rsidRDefault="000527C1" w:rsidP="00D950B9">
      <w:pPr>
        <w:pStyle w:val="Nadpis2"/>
        <w:rPr>
          <w:lang w:bidi="te-IN"/>
        </w:rPr>
      </w:pPr>
      <w:bookmarkStart w:id="729" w:name="_Toc229586727"/>
      <w:bookmarkStart w:id="730" w:name="_Ref228298403"/>
      <w:r w:rsidRPr="00624940">
        <w:rPr>
          <w:lang w:bidi="te-IN"/>
        </w:rPr>
        <w:t>Integration SAP CZ with MDG via SOAP</w:t>
      </w:r>
      <w:bookmarkEnd w:id="729"/>
      <w:r w:rsidRPr="00624940" w:rsidDel="00260585">
        <w:rPr>
          <w:lang w:bidi="te-IN"/>
        </w:rPr>
        <w:t xml:space="preserve"> </w:t>
      </w:r>
      <w:bookmarkEnd w:id="730"/>
    </w:p>
    <w:p w14:paraId="4440F19B" w14:textId="77777777" w:rsidR="00DE31DA" w:rsidRDefault="00DE31DA" w:rsidP="00DE31DA">
      <w:pPr>
        <w:rPr>
          <w:ins w:id="731" w:author="Nicol Pěčková" w:date="2026-05-13T13:22:00Z" w16du:dateUtc="2026-05-13T11:22:00Z"/>
          <w:b/>
          <w:bCs/>
          <w:lang w:bidi="te-IN"/>
        </w:rPr>
      </w:pPr>
      <w:ins w:id="732" w:author="Nicol Pěčková" w:date="2026-05-13T13:22:00Z" w16du:dateUtc="2026-05-13T11:22:00Z">
        <w:r w:rsidRPr="00EC22F6">
          <w:rPr>
            <w:b/>
            <w:bCs/>
            <w:lang w:bidi="te-IN"/>
          </w:rPr>
          <w:t>Resolution</w:t>
        </w:r>
        <w:r>
          <w:rPr>
            <w:b/>
            <w:bCs/>
            <w:lang w:bidi="te-IN"/>
          </w:rPr>
          <w:t xml:space="preserve"> on 12.05.2026:</w:t>
        </w:r>
      </w:ins>
    </w:p>
    <w:p w14:paraId="0A81AAD1" w14:textId="59A3B383" w:rsidR="00DE31DA" w:rsidRPr="00EC22F6" w:rsidRDefault="00DE31DA" w:rsidP="00DE31DA">
      <w:pPr>
        <w:pStyle w:val="Odstavecseseznamem"/>
        <w:numPr>
          <w:ilvl w:val="0"/>
          <w:numId w:val="143"/>
        </w:numPr>
        <w:rPr>
          <w:ins w:id="733" w:author="Nicol Pěčková" w:date="2026-05-13T13:22:00Z" w16du:dateUtc="2026-05-13T11:22:00Z"/>
          <w:b/>
          <w:bCs/>
          <w:lang w:bidi="te-IN"/>
        </w:rPr>
      </w:pPr>
      <w:ins w:id="734" w:author="Nicol Pěčková" w:date="2026-05-13T13:22:00Z" w16du:dateUtc="2026-05-13T11:22:00Z">
        <w:r>
          <w:rPr>
            <w:lang w:bidi="te-IN"/>
          </w:rPr>
          <w:t xml:space="preserve">CZ will use only Web services (SOAP). </w:t>
        </w:r>
        <w:r w:rsidRPr="007831B3">
          <w:rPr>
            <w:lang w:bidi="te-IN"/>
          </w:rPr>
          <w:t>RFC integration will not be implemented</w:t>
        </w:r>
      </w:ins>
      <w:ins w:id="735" w:author="Nicol Pěčková" w:date="2026-05-13T14:43:00Z" w16du:dateUtc="2026-05-13T12:43:00Z">
        <w:r w:rsidR="00A952C4">
          <w:rPr>
            <w:lang w:bidi="te-IN"/>
          </w:rPr>
          <w:t>.</w:t>
        </w:r>
      </w:ins>
      <w:ins w:id="736" w:author="Nicol Pěčková" w:date="2026-05-13T13:22:00Z" w16du:dateUtc="2026-05-13T11:22:00Z">
        <w:r>
          <w:rPr>
            <w:lang w:bidi="te-IN"/>
          </w:rPr>
          <w:t xml:space="preserve"> Described in chapter </w:t>
        </w:r>
        <w:r w:rsidRPr="00A952C4">
          <w:rPr>
            <w:color w:val="0000FF"/>
            <w:u w:val="single"/>
            <w:lang w:bidi="te-IN"/>
            <w:rPrChange w:id="737" w:author="Nicol Pěčková" w:date="2026-05-13T14:44:00Z" w16du:dateUtc="2026-05-13T12:44:00Z">
              <w:rPr>
                <w:color w:val="0000FF"/>
                <w:highlight w:val="cyan"/>
                <w:u w:val="single"/>
                <w:lang w:bidi="te-IN"/>
              </w:rPr>
            </w:rPrChange>
          </w:rPr>
          <w:fldChar w:fldCharType="begin"/>
        </w:r>
        <w:r w:rsidRPr="00A952C4">
          <w:rPr>
            <w:color w:val="0000FF"/>
            <w:u w:val="single"/>
            <w:lang w:bidi="te-IN"/>
            <w:rPrChange w:id="738" w:author="Nicol Pěčková" w:date="2026-05-13T14:44:00Z" w16du:dateUtc="2026-05-13T12:44:00Z">
              <w:rPr>
                <w:color w:val="0000FF"/>
                <w:highlight w:val="cyan"/>
                <w:u w:val="single"/>
                <w:lang w:bidi="te-IN"/>
              </w:rPr>
            </w:rPrChange>
          </w:rPr>
          <w:instrText xml:space="preserve"> REF _Ref229554099 \r \h  \* MERGEFORMAT </w:instrText>
        </w:r>
      </w:ins>
      <w:r w:rsidRPr="00017072">
        <w:rPr>
          <w:color w:val="0000FF"/>
          <w:u w:val="single"/>
          <w:lang w:bidi="te-IN"/>
        </w:rPr>
      </w:r>
      <w:ins w:id="739" w:author="Nicol Pěčková" w:date="2026-05-13T13:22:00Z" w16du:dateUtc="2026-05-13T11:22:00Z">
        <w:r w:rsidRPr="00A952C4">
          <w:rPr>
            <w:color w:val="0000FF"/>
            <w:u w:val="single"/>
            <w:lang w:bidi="te-IN"/>
            <w:rPrChange w:id="740" w:author="Nicol Pěčková" w:date="2026-05-13T14:44:00Z" w16du:dateUtc="2026-05-13T12:44:00Z">
              <w:rPr>
                <w:color w:val="0000FF"/>
                <w:highlight w:val="cyan"/>
                <w:u w:val="single"/>
                <w:lang w:bidi="te-IN"/>
              </w:rPr>
            </w:rPrChange>
          </w:rPr>
          <w:fldChar w:fldCharType="separate"/>
        </w:r>
        <w:r w:rsidRPr="00A952C4">
          <w:rPr>
            <w:color w:val="0000FF"/>
            <w:u w:val="single"/>
            <w:lang w:bidi="te-IN"/>
            <w:rPrChange w:id="741" w:author="Nicol Pěčková" w:date="2026-05-13T14:44:00Z" w16du:dateUtc="2026-05-13T12:44:00Z">
              <w:rPr>
                <w:color w:val="0000FF"/>
                <w:highlight w:val="cyan"/>
                <w:u w:val="single"/>
                <w:lang w:bidi="te-IN"/>
              </w:rPr>
            </w:rPrChange>
          </w:rPr>
          <w:t>5.1.1</w:t>
        </w:r>
        <w:r w:rsidRPr="00A952C4">
          <w:rPr>
            <w:color w:val="0000FF"/>
            <w:u w:val="single"/>
            <w:lang w:bidi="te-IN"/>
            <w:rPrChange w:id="742" w:author="Nicol Pěčková" w:date="2026-05-13T14:44:00Z" w16du:dateUtc="2026-05-13T12:44:00Z">
              <w:rPr>
                <w:color w:val="0000FF"/>
                <w:highlight w:val="cyan"/>
                <w:u w:val="single"/>
                <w:lang w:bidi="te-IN"/>
              </w:rPr>
            </w:rPrChange>
          </w:rPr>
          <w:fldChar w:fldCharType="end"/>
        </w:r>
        <w:r w:rsidRPr="00A952C4">
          <w:rPr>
            <w:color w:val="0000FF"/>
            <w:u w:val="single"/>
            <w:lang w:bidi="te-IN"/>
            <w:rPrChange w:id="743" w:author="Nicol Pěčková" w:date="2026-05-13T14:44:00Z" w16du:dateUtc="2026-05-13T12:44:00Z">
              <w:rPr>
                <w:color w:val="0000FF"/>
                <w:highlight w:val="cyan"/>
                <w:u w:val="single"/>
                <w:lang w:bidi="te-IN"/>
              </w:rPr>
            </w:rPrChange>
          </w:rPr>
          <w:t>.</w:t>
        </w:r>
      </w:ins>
      <w:ins w:id="744" w:author="Nicol Pěčková" w:date="2026-05-13T14:43:00Z" w16du:dateUtc="2026-05-13T12:43:00Z">
        <w:r w:rsidR="00A952C4" w:rsidRPr="00A952C4">
          <w:rPr>
            <w:lang w:bidi="te-IN"/>
            <w:rPrChange w:id="745" w:author="Nicol Pěčková" w:date="2026-05-13T14:44:00Z" w16du:dateUtc="2026-05-13T12:44:00Z">
              <w:rPr>
                <w:color w:val="0000FF"/>
                <w:u w:val="single"/>
                <w:lang w:bidi="te-IN"/>
              </w:rPr>
            </w:rPrChange>
          </w:rPr>
          <w:t xml:space="preserve"> and </w:t>
        </w:r>
      </w:ins>
      <w:ins w:id="746" w:author="Nicol Pěčková" w:date="2026-05-13T14:44:00Z" w16du:dateUtc="2026-05-13T12:44:00Z">
        <w:r w:rsidR="00A952C4">
          <w:rPr>
            <w:color w:val="0000FF"/>
            <w:highlight w:val="cyan"/>
            <w:u w:val="single"/>
            <w:lang w:bidi="te-IN"/>
          </w:rPr>
          <w:fldChar w:fldCharType="begin"/>
        </w:r>
        <w:r w:rsidR="00A952C4">
          <w:rPr>
            <w:color w:val="0000FF"/>
            <w:u w:val="single"/>
            <w:lang w:bidi="te-IN"/>
          </w:rPr>
          <w:instrText xml:space="preserve"> REF _Ref229575862 \r \h </w:instrText>
        </w:r>
      </w:ins>
      <w:r w:rsidR="00A952C4">
        <w:rPr>
          <w:color w:val="0000FF"/>
          <w:highlight w:val="cyan"/>
          <w:u w:val="single"/>
          <w:lang w:bidi="te-IN"/>
        </w:rPr>
      </w:r>
      <w:r w:rsidR="00A952C4">
        <w:rPr>
          <w:color w:val="0000FF"/>
          <w:highlight w:val="cyan"/>
          <w:u w:val="single"/>
          <w:lang w:bidi="te-IN"/>
        </w:rPr>
        <w:fldChar w:fldCharType="separate"/>
      </w:r>
      <w:ins w:id="747" w:author="Nicol Pěčková" w:date="2026-05-13T14:44:00Z" w16du:dateUtc="2026-05-13T12:44:00Z">
        <w:r w:rsidR="00A952C4">
          <w:rPr>
            <w:color w:val="0000FF"/>
            <w:u w:val="single"/>
            <w:lang w:bidi="te-IN"/>
          </w:rPr>
          <w:t>5.3</w:t>
        </w:r>
        <w:r w:rsidR="00A952C4">
          <w:rPr>
            <w:color w:val="0000FF"/>
            <w:highlight w:val="cyan"/>
            <w:u w:val="single"/>
            <w:lang w:bidi="te-IN"/>
          </w:rPr>
          <w:fldChar w:fldCharType="end"/>
        </w:r>
      </w:ins>
    </w:p>
    <w:p w14:paraId="2E8C05A7" w14:textId="77777777" w:rsidR="00DE31DA" w:rsidRDefault="00DE31DA" w:rsidP="00070CF5">
      <w:pPr>
        <w:rPr>
          <w:ins w:id="748" w:author="Nicol Pěčková" w:date="2026-05-13T13:22:00Z" w16du:dateUtc="2026-05-13T11:22:00Z"/>
          <w:lang w:bidi="te-IN"/>
        </w:rPr>
      </w:pPr>
    </w:p>
    <w:p w14:paraId="625CBC46" w14:textId="77777777" w:rsidR="00566578" w:rsidRDefault="00566578" w:rsidP="00070CF5">
      <w:pPr>
        <w:rPr>
          <w:ins w:id="749" w:author="Nicol Pěčková" w:date="2026-05-13T13:22:00Z" w16du:dateUtc="2026-05-13T11:22:00Z"/>
          <w:lang w:bidi="te-IN"/>
        </w:rPr>
      </w:pPr>
    </w:p>
    <w:p w14:paraId="4E573DCD" w14:textId="7493B5C3" w:rsidR="00070CF5" w:rsidRDefault="00070CF5" w:rsidP="00070CF5">
      <w:pPr>
        <w:rPr>
          <w:lang w:bidi="te-IN"/>
        </w:rPr>
      </w:pPr>
      <w:r>
        <w:rPr>
          <w:lang w:bidi="te-IN"/>
        </w:rPr>
        <w:t>11</w:t>
      </w:r>
      <w:r w:rsidRPr="007A2A1B">
        <w:rPr>
          <w:lang w:bidi="te-IN"/>
        </w:rPr>
        <w:t>th Workshop on</w:t>
      </w:r>
      <w:r w:rsidR="00220759">
        <w:rPr>
          <w:lang w:bidi="te-IN"/>
        </w:rPr>
        <w:t xml:space="preserve"> 30</w:t>
      </w:r>
      <w:r w:rsidRPr="007A2A1B">
        <w:rPr>
          <w:lang w:bidi="te-IN"/>
        </w:rPr>
        <w:t xml:space="preserve">.04.2026 a new requirement is to not integrate SAP </w:t>
      </w:r>
      <w:r w:rsidR="00220759">
        <w:rPr>
          <w:lang w:bidi="te-IN"/>
        </w:rPr>
        <w:t>CZ</w:t>
      </w:r>
      <w:r w:rsidRPr="007A2A1B">
        <w:rPr>
          <w:lang w:bidi="te-IN"/>
        </w:rPr>
        <w:t xml:space="preserve"> with MDG using RFC but rather using web services via SAP BTP</w:t>
      </w:r>
      <w:r>
        <w:rPr>
          <w:lang w:bidi="te-IN"/>
        </w:rPr>
        <w:t>.</w:t>
      </w:r>
    </w:p>
    <w:p w14:paraId="54956B4F" w14:textId="77777777" w:rsidR="004E2D96" w:rsidRDefault="004E2D96" w:rsidP="00070CF5">
      <w:pPr>
        <w:rPr>
          <w:b/>
        </w:rPr>
      </w:pPr>
    </w:p>
    <w:p w14:paraId="03EAC176" w14:textId="037FB027" w:rsidR="00070CF5" w:rsidRDefault="004E2D96" w:rsidP="00070CF5">
      <w:pPr>
        <w:rPr>
          <w:b/>
          <w:lang w:bidi="te-IN"/>
        </w:rPr>
      </w:pPr>
      <w:r w:rsidRPr="004E2D96">
        <w:rPr>
          <w:b/>
        </w:rPr>
        <w:t>Impact on the project:</w:t>
      </w:r>
    </w:p>
    <w:p w14:paraId="46850B72" w14:textId="40D66451" w:rsidR="004E2D96" w:rsidRDefault="004E2D96" w:rsidP="001136E6">
      <w:pPr>
        <w:pStyle w:val="Odstavecseseznamem"/>
        <w:numPr>
          <w:ilvl w:val="0"/>
          <w:numId w:val="159"/>
        </w:numPr>
        <w:rPr>
          <w:lang w:bidi="te-IN"/>
        </w:rPr>
      </w:pPr>
      <w:r>
        <w:rPr>
          <w:lang w:bidi="te-IN"/>
        </w:rPr>
        <w:t>Change processes and update Blue</w:t>
      </w:r>
      <w:r w:rsidR="007C031A">
        <w:rPr>
          <w:lang w:bidi="te-IN"/>
        </w:rPr>
        <w:t xml:space="preserve">print </w:t>
      </w:r>
    </w:p>
    <w:p w14:paraId="25DB0B6D" w14:textId="3005DF36" w:rsidR="007C031A" w:rsidRDefault="00AC225C" w:rsidP="001136E6">
      <w:pPr>
        <w:pStyle w:val="Odstavecseseznamem"/>
        <w:numPr>
          <w:ilvl w:val="0"/>
          <w:numId w:val="159"/>
        </w:numPr>
        <w:rPr>
          <w:lang w:bidi="te-IN"/>
        </w:rPr>
      </w:pPr>
      <w:r w:rsidRPr="00AC225C">
        <w:rPr>
          <w:lang w:bidi="te-IN"/>
        </w:rPr>
        <w:t>Possible changes to the project plan</w:t>
      </w:r>
    </w:p>
    <w:p w14:paraId="58A999B8" w14:textId="77777777" w:rsidR="00070CF5" w:rsidRDefault="00070CF5" w:rsidP="00070CF5">
      <w:pPr>
        <w:rPr>
          <w:lang w:bidi="te-IN"/>
        </w:rPr>
      </w:pPr>
    </w:p>
    <w:p w14:paraId="7D7B14C9" w14:textId="77777777" w:rsidR="00070CF5" w:rsidRPr="00342D8A" w:rsidRDefault="00070CF5" w:rsidP="00070CF5">
      <w:pPr>
        <w:rPr>
          <w:b/>
          <w:bCs/>
          <w:lang w:bidi="te-IN"/>
        </w:rPr>
      </w:pPr>
      <w:r w:rsidRPr="00342D8A">
        <w:rPr>
          <w:b/>
          <w:bCs/>
          <w:lang w:bidi="te-IN"/>
        </w:rPr>
        <w:t>Task on KBC</w:t>
      </w:r>
      <w:r w:rsidR="004F08AC" w:rsidRPr="00342D8A">
        <w:rPr>
          <w:b/>
          <w:bCs/>
          <w:lang w:bidi="te-IN"/>
        </w:rPr>
        <w:t xml:space="preserve"> </w:t>
      </w:r>
      <w:r w:rsidRPr="00342D8A">
        <w:rPr>
          <w:b/>
          <w:bCs/>
          <w:lang w:bidi="te-IN"/>
        </w:rPr>
        <w:t xml:space="preserve">side: </w:t>
      </w:r>
    </w:p>
    <w:p w14:paraId="4328BFAB" w14:textId="6428A5E3" w:rsidR="00070CF5" w:rsidRPr="00342D8A" w:rsidDel="00342D8A" w:rsidRDefault="00070CF5" w:rsidP="00070CF5">
      <w:pPr>
        <w:pStyle w:val="Odstavecseseznamem"/>
        <w:numPr>
          <w:ilvl w:val="0"/>
          <w:numId w:val="143"/>
        </w:numPr>
        <w:textAlignment w:val="center"/>
        <w:rPr>
          <w:del w:id="750" w:author="Nicol Pěčková" w:date="2026-05-13T17:42:00Z" w16du:dateUtc="2026-05-13T15:42:00Z"/>
          <w:lang w:bidi="te-IN"/>
        </w:rPr>
      </w:pPr>
      <w:r w:rsidRPr="00342D8A">
        <w:rPr>
          <w:lang w:bidi="te-IN"/>
        </w:rPr>
        <w:t xml:space="preserve">Solve the task </w:t>
      </w:r>
      <w:r w:rsidR="001D6EBD" w:rsidRPr="00342D8A">
        <w:rPr>
          <w:lang w:bidi="te-IN"/>
        </w:rPr>
        <w:t>83</w:t>
      </w:r>
      <w:r w:rsidRPr="00342D8A">
        <w:rPr>
          <w:lang w:bidi="te-IN"/>
        </w:rPr>
        <w:t xml:space="preserve"> from </w:t>
      </w:r>
      <w:hyperlink r:id="rId50" w:history="1">
        <w:r w:rsidRPr="00342D8A">
          <w:rPr>
            <w:rStyle w:val="Hypertextovodkaz"/>
          </w:rPr>
          <w:t>CSOB_task_list.xlsx</w:t>
        </w:r>
      </w:hyperlink>
      <w:ins w:id="751" w:author="Nicol Pěčková" w:date="2026-05-14T09:00:00Z" w16du:dateUtc="2026-05-14T07:00:00Z">
        <w:r w:rsidR="00C61063">
          <w:t xml:space="preserve"> - Solved</w:t>
        </w:r>
      </w:ins>
    </w:p>
    <w:p w14:paraId="3D8B7127" w14:textId="77777777" w:rsidR="00332956" w:rsidRPr="00342D8A" w:rsidRDefault="00332956">
      <w:pPr>
        <w:pStyle w:val="Odstavecseseznamem"/>
        <w:numPr>
          <w:ilvl w:val="0"/>
          <w:numId w:val="143"/>
        </w:numPr>
        <w:textAlignment w:val="center"/>
        <w:rPr>
          <w:ins w:id="752" w:author="Nicol Pěčková" w:date="2026-05-13T08:35:00Z" w16du:dateUtc="2026-05-13T06:35:00Z"/>
          <w:lang w:bidi="te-IN"/>
          <w:rPrChange w:id="753" w:author="Nicol Pěčková" w:date="2026-05-13T17:42:00Z" w16du:dateUtc="2026-05-13T15:42:00Z">
            <w:rPr>
              <w:ins w:id="754" w:author="Nicol Pěčková" w:date="2026-05-13T08:35:00Z" w16du:dateUtc="2026-05-13T06:35:00Z"/>
              <w:highlight w:val="yellow"/>
              <w:lang w:bidi="te-IN"/>
            </w:rPr>
          </w:rPrChange>
        </w:rPr>
        <w:pPrChange w:id="755" w:author="Nicol Pěčková" w:date="2026-05-13T17:42:00Z" w16du:dateUtc="2026-05-13T15:42:00Z">
          <w:pPr/>
        </w:pPrChange>
      </w:pPr>
    </w:p>
    <w:p w14:paraId="6260805C" w14:textId="4BBB9181" w:rsidR="00603E42" w:rsidRPr="00342D8A" w:rsidDel="00DE31DA" w:rsidRDefault="00603E42">
      <w:pPr>
        <w:pStyle w:val="Odstavecseseznamem"/>
        <w:numPr>
          <w:ilvl w:val="0"/>
          <w:numId w:val="143"/>
        </w:numPr>
        <w:rPr>
          <w:del w:id="756" w:author="Nicol Pěčková" w:date="2026-05-13T13:22:00Z" w16du:dateUtc="2026-05-13T11:22:00Z"/>
          <w:b/>
          <w:bCs/>
          <w:lang w:bidi="te-IN"/>
          <w:rPrChange w:id="757" w:author="Nicol Pěčková" w:date="2026-05-13T17:42:00Z" w16du:dateUtc="2026-05-13T15:42:00Z">
            <w:rPr>
              <w:del w:id="758" w:author="Nicol Pěčková" w:date="2026-05-13T13:22:00Z" w16du:dateUtc="2026-05-13T11:22:00Z"/>
              <w:highlight w:val="yellow"/>
              <w:lang w:bidi="te-IN"/>
            </w:rPr>
          </w:rPrChange>
        </w:rPr>
        <w:pPrChange w:id="759" w:author="Nicol Pěčková" w:date="2026-05-13T08:35:00Z" w16du:dateUtc="2026-05-13T06:35:00Z">
          <w:pPr/>
        </w:pPrChange>
      </w:pPr>
      <w:bookmarkStart w:id="760" w:name="_Toc229586728"/>
      <w:bookmarkEnd w:id="760"/>
    </w:p>
    <w:p w14:paraId="4BFF8917" w14:textId="6711C5BF" w:rsidR="00647A36" w:rsidRDefault="00647A36" w:rsidP="00647A36">
      <w:pPr>
        <w:pStyle w:val="Nadpis2"/>
        <w:rPr>
          <w:lang w:bidi="te-IN"/>
        </w:rPr>
      </w:pPr>
      <w:bookmarkStart w:id="761" w:name="_Ref228301136"/>
      <w:bookmarkStart w:id="762" w:name="_Toc229586729"/>
      <w:r w:rsidRPr="00342D8A">
        <w:rPr>
          <w:lang w:bidi="te-IN"/>
        </w:rPr>
        <w:t>Central</w:t>
      </w:r>
      <w:r>
        <w:rPr>
          <w:lang w:bidi="te-IN"/>
        </w:rPr>
        <w:t xml:space="preserve"> user management</w:t>
      </w:r>
      <w:bookmarkEnd w:id="761"/>
      <w:bookmarkEnd w:id="762"/>
    </w:p>
    <w:p w14:paraId="6CF4BCE3" w14:textId="2D300F4A" w:rsidR="00AF6DDB" w:rsidRPr="00AF6DDB" w:rsidRDefault="00AF6DDB" w:rsidP="007C43E5">
      <w:pPr>
        <w:rPr>
          <w:ins w:id="763" w:author="Nicol Pěčková" w:date="2026-05-13T17:45:00Z" w16du:dateUtc="2026-05-13T15:45:00Z"/>
          <w:b/>
          <w:bCs/>
          <w:rPrChange w:id="764" w:author="Nicol Pěčková" w:date="2026-05-13T17:46:00Z" w16du:dateUtc="2026-05-13T15:46:00Z">
            <w:rPr>
              <w:ins w:id="765" w:author="Nicol Pěčková" w:date="2026-05-13T17:45:00Z" w16du:dateUtc="2026-05-13T15:45:00Z"/>
              <w:bCs/>
            </w:rPr>
          </w:rPrChange>
        </w:rPr>
      </w:pPr>
      <w:ins w:id="766" w:author="Nicol Pěčková" w:date="2026-05-13T17:46:00Z" w16du:dateUtc="2026-05-13T15:46:00Z">
        <w:r w:rsidRPr="00EC22F6">
          <w:rPr>
            <w:b/>
            <w:bCs/>
          </w:rPr>
          <w:t>Stat</w:t>
        </w:r>
        <w:r>
          <w:rPr>
            <w:b/>
            <w:bCs/>
          </w:rPr>
          <w:t>e</w:t>
        </w:r>
        <w:r w:rsidRPr="00EC22F6">
          <w:rPr>
            <w:b/>
            <w:bCs/>
          </w:rPr>
          <w:t xml:space="preserve"> </w:t>
        </w:r>
        <w:r>
          <w:rPr>
            <w:b/>
            <w:bCs/>
          </w:rPr>
          <w:t>as of</w:t>
        </w:r>
        <w:r w:rsidRPr="00EC22F6">
          <w:rPr>
            <w:b/>
            <w:bCs/>
          </w:rPr>
          <w:t xml:space="preserve"> 30.4.2026</w:t>
        </w:r>
        <w:r>
          <w:rPr>
            <w:b/>
            <w:bCs/>
          </w:rPr>
          <w:t>:</w:t>
        </w:r>
      </w:ins>
    </w:p>
    <w:p w14:paraId="10BBCC41" w14:textId="02D62922" w:rsidR="007C43E5" w:rsidRDefault="007C43E5" w:rsidP="007C43E5">
      <w:pPr>
        <w:rPr>
          <w:bCs/>
        </w:rPr>
      </w:pPr>
      <w:r w:rsidRPr="00610F5E">
        <w:rPr>
          <w:bCs/>
        </w:rPr>
        <w:t>Confirm user management</w:t>
      </w:r>
    </w:p>
    <w:p w14:paraId="560C6633" w14:textId="77777777" w:rsidR="007C43E5" w:rsidRPr="00610F5E" w:rsidRDefault="007C43E5" w:rsidP="007C43E5">
      <w:pPr>
        <w:rPr>
          <w:bCs/>
        </w:rPr>
      </w:pPr>
    </w:p>
    <w:p w14:paraId="7F26319C" w14:textId="27AC1C06" w:rsidR="007C43E5" w:rsidRDefault="007C43E5" w:rsidP="007C43E5">
      <w:pPr>
        <w:rPr>
          <w:b/>
        </w:rPr>
      </w:pPr>
      <w:r w:rsidRPr="00B20BE5">
        <w:rPr>
          <w:b/>
        </w:rPr>
        <w:t>Task on KBC side:</w:t>
      </w:r>
      <w:r>
        <w:rPr>
          <w:b/>
        </w:rPr>
        <w:t xml:space="preserve"> </w:t>
      </w:r>
    </w:p>
    <w:p w14:paraId="028DE48F" w14:textId="00070BD7" w:rsidR="0003504E" w:rsidRDefault="0003504E" w:rsidP="00610F5E">
      <w:pPr>
        <w:pStyle w:val="Odstavecseseznamem"/>
        <w:numPr>
          <w:ilvl w:val="0"/>
          <w:numId w:val="142"/>
        </w:numPr>
        <w:textAlignment w:val="center"/>
      </w:pPr>
      <w:r>
        <w:t xml:space="preserve">Solve the task 40 and 41 </w:t>
      </w:r>
      <w:r w:rsidR="00F01F23">
        <w:t xml:space="preserve">from </w:t>
      </w:r>
      <w:hyperlink r:id="rId51" w:history="1">
        <w:r w:rsidR="00F01F23" w:rsidRPr="00610F5E">
          <w:t>CSOB_task_list.xlsx</w:t>
        </w:r>
      </w:hyperlink>
    </w:p>
    <w:p w14:paraId="3B7643CC" w14:textId="77777777" w:rsidR="00DB3F10" w:rsidRDefault="00DB3F10" w:rsidP="00647A36"/>
    <w:p w14:paraId="7D3AE943" w14:textId="038DF012" w:rsidR="005D5D10" w:rsidRDefault="005D5D10" w:rsidP="005D5D10">
      <w:pPr>
        <w:pStyle w:val="Nadpis2"/>
      </w:pPr>
      <w:bookmarkStart w:id="767" w:name="_Toc229586730"/>
      <w:bookmarkStart w:id="768" w:name="_Ref228444579"/>
      <w:r w:rsidRPr="00A21F91">
        <w:t>Change of BPs which are shared between CZ/SK and BE</w:t>
      </w:r>
      <w:bookmarkEnd w:id="767"/>
    </w:p>
    <w:p w14:paraId="2C456E24" w14:textId="7D47FC9A" w:rsidR="005C3F96" w:rsidRPr="0072762C" w:rsidRDefault="005C3F96" w:rsidP="0070136D">
      <w:pPr>
        <w:rPr>
          <w:ins w:id="769" w:author="Nicol Pěčková" w:date="2026-05-13T13:24:00Z" w16du:dateUtc="2026-05-13T11:24:00Z"/>
          <w:b/>
          <w:bCs/>
          <w:rPrChange w:id="770" w:author="Nicol Pěčková" w:date="2026-05-13T17:43:00Z" w16du:dateUtc="2026-05-13T15:43:00Z">
            <w:rPr>
              <w:ins w:id="771" w:author="Nicol Pěčková" w:date="2026-05-13T13:24:00Z" w16du:dateUtc="2026-05-13T11:24:00Z"/>
            </w:rPr>
          </w:rPrChange>
        </w:rPr>
      </w:pPr>
      <w:ins w:id="772" w:author="Nicol Pěčková" w:date="2026-05-13T13:24:00Z" w16du:dateUtc="2026-05-13T11:24:00Z">
        <w:r w:rsidRPr="0072762C">
          <w:rPr>
            <w:b/>
            <w:bCs/>
            <w:rPrChange w:id="773" w:author="Nicol Pěčková" w:date="2026-05-13T17:43:00Z" w16du:dateUtc="2026-05-13T15:43:00Z">
              <w:rPr/>
            </w:rPrChange>
          </w:rPr>
          <w:t>Resolution</w:t>
        </w:r>
      </w:ins>
      <w:ins w:id="774" w:author="Nicol Pěčková" w:date="2026-05-13T17:43:00Z" w16du:dateUtc="2026-05-13T15:43:00Z">
        <w:r w:rsidR="0072762C" w:rsidRPr="0072762C">
          <w:rPr>
            <w:b/>
            <w:bCs/>
            <w:rPrChange w:id="775" w:author="Nicol Pěčková" w:date="2026-05-13T17:43:00Z" w16du:dateUtc="2026-05-13T15:43:00Z">
              <w:rPr>
                <w:b/>
                <w:bCs/>
                <w:u w:val="single"/>
              </w:rPr>
            </w:rPrChange>
          </w:rPr>
          <w:t xml:space="preserve"> on 12.5.2026</w:t>
        </w:r>
      </w:ins>
      <w:ins w:id="776" w:author="Nicol Pěčková" w:date="2026-05-13T13:24:00Z" w16du:dateUtc="2026-05-13T11:24:00Z">
        <w:r w:rsidRPr="0072762C">
          <w:rPr>
            <w:b/>
            <w:bCs/>
            <w:rPrChange w:id="777" w:author="Nicol Pěčková" w:date="2026-05-13T17:43:00Z" w16du:dateUtc="2026-05-13T15:43:00Z">
              <w:rPr/>
            </w:rPrChange>
          </w:rPr>
          <w:t>:</w:t>
        </w:r>
      </w:ins>
    </w:p>
    <w:p w14:paraId="5AA66003" w14:textId="6A0A433D" w:rsidR="005C3F96" w:rsidRDefault="00DF5FE0" w:rsidP="0070136D">
      <w:pPr>
        <w:rPr>
          <w:ins w:id="778" w:author="Nicol Pěčková" w:date="2026-05-13T13:24:00Z" w16du:dateUtc="2026-05-13T11:24:00Z"/>
        </w:rPr>
      </w:pPr>
      <w:ins w:id="779" w:author="Nicol Pěčková" w:date="2026-05-13T13:24:00Z" w16du:dateUtc="2026-05-13T11:24:00Z">
        <w:r>
          <w:t>Approval process is required</w:t>
        </w:r>
        <w:r w:rsidR="00243758">
          <w:t xml:space="preserve"> if change </w:t>
        </w:r>
      </w:ins>
      <w:ins w:id="780" w:author="Nicol Pěčková" w:date="2026-05-13T13:25:00Z" w16du:dateUtc="2026-05-13T11:25:00Z">
        <w:r w:rsidR="007625EB">
          <w:t xml:space="preserve">has been </w:t>
        </w:r>
      </w:ins>
      <w:ins w:id="781" w:author="Nicol Pěčková" w:date="2026-05-13T13:26:00Z" w16du:dateUtc="2026-05-13T11:26:00Z">
        <w:r w:rsidR="006F52C6">
          <w:t>made</w:t>
        </w:r>
      </w:ins>
      <w:ins w:id="782" w:author="Nicol Pěčková" w:date="2026-05-13T13:49:00Z" w16du:dateUtc="2026-05-13T11:49:00Z">
        <w:r w:rsidR="004B39BC">
          <w:t xml:space="preserve"> on shared BP</w:t>
        </w:r>
      </w:ins>
      <w:ins w:id="783" w:author="Nicol Pěčková" w:date="2026-05-13T13:25:00Z" w16du:dateUtc="2026-05-13T11:25:00Z">
        <w:r w:rsidR="000D6ABC">
          <w:t xml:space="preserve">. Change must be approved by each country before it is </w:t>
        </w:r>
      </w:ins>
      <w:ins w:id="784" w:author="Nicol Pěčková" w:date="2026-05-13T13:50:00Z" w16du:dateUtc="2026-05-13T11:50:00Z">
        <w:r w:rsidR="006D3B7B">
          <w:t>updated on</w:t>
        </w:r>
      </w:ins>
      <w:ins w:id="785" w:author="Nicol Pěčková" w:date="2026-05-13T13:25:00Z" w16du:dateUtc="2026-05-13T11:25:00Z">
        <w:r w:rsidR="000D6ABC">
          <w:t xml:space="preserve"> BP record.</w:t>
        </w:r>
      </w:ins>
    </w:p>
    <w:p w14:paraId="73AA7336" w14:textId="77777777" w:rsidR="005C3F96" w:rsidRDefault="005C3F96" w:rsidP="0070136D">
      <w:pPr>
        <w:rPr>
          <w:ins w:id="786" w:author="Nicol Pěčková" w:date="2026-05-13T13:50:00Z" w16du:dateUtc="2026-05-13T11:50:00Z"/>
        </w:rPr>
      </w:pPr>
    </w:p>
    <w:p w14:paraId="10E0AE86" w14:textId="77777777" w:rsidR="006D3B7B" w:rsidRDefault="006D3B7B" w:rsidP="0070136D">
      <w:pPr>
        <w:rPr>
          <w:ins w:id="787" w:author="Nicol Pěčková" w:date="2026-05-13T13:24:00Z" w16du:dateUtc="2026-05-13T11:24:00Z"/>
        </w:rPr>
      </w:pPr>
    </w:p>
    <w:p w14:paraId="180E969E" w14:textId="1846FB62" w:rsidR="0070136D" w:rsidRPr="00E74A5F" w:rsidRDefault="00E74A5F" w:rsidP="00B31AE9">
      <w:r w:rsidRPr="00E74A5F">
        <w:t>Define process for shared BPs between CZ/SK and BE.</w:t>
      </w:r>
    </w:p>
    <w:p w14:paraId="46DE772D" w14:textId="6C61AC20" w:rsidR="00A21F91" w:rsidRDefault="005D5D10" w:rsidP="00A21F91">
      <w:pPr>
        <w:pStyle w:val="Nadpis2"/>
      </w:pPr>
      <w:bookmarkStart w:id="788" w:name="_Toc229586731"/>
      <w:r>
        <w:t xml:space="preserve">Only vendors are </w:t>
      </w:r>
      <w:r w:rsidR="00E74A5F">
        <w:t>in system SAP BE</w:t>
      </w:r>
      <w:bookmarkEnd w:id="768"/>
      <w:bookmarkEnd w:id="788"/>
    </w:p>
    <w:p w14:paraId="74CD4F6B" w14:textId="7F5EB77C" w:rsidR="003846B2" w:rsidRPr="0072762C" w:rsidRDefault="003846B2" w:rsidP="003846B2">
      <w:pPr>
        <w:rPr>
          <w:ins w:id="789" w:author="Nicol Pěčková" w:date="2026-05-13T13:26:00Z" w16du:dateUtc="2026-05-13T11:26:00Z"/>
          <w:b/>
          <w:bCs/>
          <w:lang w:bidi="te-IN"/>
        </w:rPr>
      </w:pPr>
      <w:ins w:id="790" w:author="Nicol Pěčková" w:date="2026-05-13T13:26:00Z" w16du:dateUtc="2026-05-13T11:26:00Z">
        <w:r w:rsidRPr="0072762C">
          <w:rPr>
            <w:b/>
            <w:bCs/>
            <w:lang w:bidi="te-IN"/>
          </w:rPr>
          <w:t>Resolution</w:t>
        </w:r>
      </w:ins>
      <w:ins w:id="791" w:author="Nicol Pěčková" w:date="2026-05-13T17:43:00Z" w16du:dateUtc="2026-05-13T15:43:00Z">
        <w:r w:rsidR="0072762C" w:rsidRPr="0072762C">
          <w:rPr>
            <w:b/>
            <w:bCs/>
            <w:lang w:bidi="te-IN"/>
            <w:rPrChange w:id="792" w:author="Nicol Pěčková" w:date="2026-05-13T17:43:00Z" w16du:dateUtc="2026-05-13T15:43:00Z">
              <w:rPr>
                <w:b/>
                <w:bCs/>
                <w:u w:val="single"/>
                <w:lang w:bidi="te-IN"/>
              </w:rPr>
            </w:rPrChange>
          </w:rPr>
          <w:t xml:space="preserve"> on 12.5.2026</w:t>
        </w:r>
      </w:ins>
      <w:ins w:id="793" w:author="Nicol Pěčková" w:date="2026-05-13T13:26:00Z" w16du:dateUtc="2026-05-13T11:26:00Z">
        <w:r w:rsidRPr="0072762C">
          <w:rPr>
            <w:b/>
            <w:bCs/>
            <w:lang w:bidi="te-IN"/>
          </w:rPr>
          <w:t>:</w:t>
        </w:r>
      </w:ins>
    </w:p>
    <w:p w14:paraId="6A0A9449" w14:textId="58E9CBDA" w:rsidR="003846B2" w:rsidRDefault="003846B2" w:rsidP="00610F5E">
      <w:pPr>
        <w:rPr>
          <w:ins w:id="794" w:author="Nicol Pěčková" w:date="2026-05-13T13:26:00Z" w16du:dateUtc="2026-05-13T11:26:00Z"/>
          <w:lang w:bidi="te-IN"/>
        </w:rPr>
      </w:pPr>
      <w:ins w:id="795" w:author="Nicol Pěčková" w:date="2026-05-13T13:26:00Z" w16du:dateUtc="2026-05-13T11:26:00Z">
        <w:r>
          <w:rPr>
            <w:lang w:bidi="te-IN"/>
          </w:rPr>
          <w:t xml:space="preserve">KBC confirmed both customers and vendors are in SAP BE. </w:t>
        </w:r>
      </w:ins>
    </w:p>
    <w:p w14:paraId="4C14D17D" w14:textId="77777777" w:rsidR="003846B2" w:rsidRDefault="003846B2" w:rsidP="00610F5E">
      <w:pPr>
        <w:rPr>
          <w:ins w:id="796" w:author="Nicol Pěčková" w:date="2026-05-13T13:26:00Z" w16du:dateUtc="2026-05-13T11:26:00Z"/>
          <w:lang w:bidi="te-IN"/>
        </w:rPr>
      </w:pPr>
    </w:p>
    <w:p w14:paraId="298EBF93" w14:textId="77777777" w:rsidR="003846B2" w:rsidRDefault="003846B2" w:rsidP="00610F5E">
      <w:pPr>
        <w:rPr>
          <w:ins w:id="797" w:author="Nicol Pěčková" w:date="2026-05-13T13:26:00Z" w16du:dateUtc="2026-05-13T11:26:00Z"/>
          <w:lang w:bidi="te-IN"/>
        </w:rPr>
      </w:pPr>
    </w:p>
    <w:p w14:paraId="1A1B80B4" w14:textId="1902EA0B" w:rsidR="002E0554" w:rsidRDefault="002E0554" w:rsidP="00610F5E">
      <w:pPr>
        <w:rPr>
          <w:lang w:bidi="te-IN"/>
        </w:rPr>
      </w:pPr>
      <w:r>
        <w:rPr>
          <w:lang w:bidi="te-IN"/>
        </w:rPr>
        <w:t xml:space="preserve">In SAP BE </w:t>
      </w:r>
      <w:r w:rsidR="00DB305D">
        <w:rPr>
          <w:lang w:bidi="te-IN"/>
        </w:rPr>
        <w:t xml:space="preserve">there </w:t>
      </w:r>
      <w:r>
        <w:rPr>
          <w:lang w:bidi="te-IN"/>
        </w:rPr>
        <w:t>are only vendor</w:t>
      </w:r>
      <w:r w:rsidR="00ED7433">
        <w:rPr>
          <w:lang w:bidi="te-IN"/>
        </w:rPr>
        <w:t>s</w:t>
      </w:r>
      <w:r w:rsidR="00DB305D">
        <w:rPr>
          <w:lang w:bidi="te-IN"/>
        </w:rPr>
        <w:t>.</w:t>
      </w:r>
    </w:p>
    <w:p w14:paraId="4F217B30" w14:textId="77777777" w:rsidR="002E0554" w:rsidRDefault="002E0554" w:rsidP="00610F5E">
      <w:pPr>
        <w:rPr>
          <w:lang w:bidi="te-IN"/>
        </w:rPr>
      </w:pPr>
    </w:p>
    <w:p w14:paraId="08519924" w14:textId="5EBE9D67" w:rsidR="002E0554" w:rsidRDefault="002E0554" w:rsidP="00610F5E">
      <w:pPr>
        <w:rPr>
          <w:lang w:bidi="te-IN"/>
        </w:rPr>
      </w:pPr>
      <w:r>
        <w:rPr>
          <w:lang w:bidi="te-IN"/>
        </w:rPr>
        <w:t>Suggested solution for BE:</w:t>
      </w:r>
    </w:p>
    <w:p w14:paraId="77980565" w14:textId="4D50405C" w:rsidR="007831B3" w:rsidDel="003846B2" w:rsidRDefault="002E0554" w:rsidP="007831B3">
      <w:pPr>
        <w:rPr>
          <w:del w:id="798" w:author="Nicol Pěčková" w:date="2026-05-13T13:26:00Z" w16du:dateUtc="2026-05-13T11:26:00Z"/>
          <w:lang w:bidi="te-IN"/>
        </w:rPr>
      </w:pPr>
      <w:r w:rsidRPr="002E0554">
        <w:rPr>
          <w:lang w:bidi="te-IN"/>
        </w:rPr>
        <w:t xml:space="preserve">If it is necessary to add a customer who is not in SAP BE to the CLM </w:t>
      </w:r>
      <w:r w:rsidR="00ED7433" w:rsidRPr="002E0554">
        <w:rPr>
          <w:lang w:bidi="te-IN"/>
        </w:rPr>
        <w:t>system, SAP</w:t>
      </w:r>
      <w:r w:rsidRPr="002E0554">
        <w:rPr>
          <w:lang w:bidi="te-IN"/>
        </w:rPr>
        <w:t xml:space="preserve"> BE user can create the customer directly in the MDG system; the MDG system will then replicate the data to CLM and also send it to the API Gateway.</w:t>
      </w:r>
    </w:p>
    <w:p w14:paraId="6D06A0DE" w14:textId="77777777" w:rsidR="002E0554" w:rsidRPr="00647A36" w:rsidRDefault="002E0554" w:rsidP="00610F5E">
      <w:pPr>
        <w:rPr>
          <w:lang w:bidi="te-IN"/>
        </w:rPr>
      </w:pPr>
    </w:p>
    <w:p w14:paraId="397E288A" w14:textId="29D93CAB" w:rsidR="00AF5F63" w:rsidRPr="003411C5" w:rsidRDefault="005B23BC" w:rsidP="00AF5F63">
      <w:pPr>
        <w:pStyle w:val="Nadpis1"/>
      </w:pPr>
      <w:bookmarkStart w:id="799" w:name="_Toc221533067"/>
      <w:bookmarkStart w:id="800" w:name="_Toc221533210"/>
      <w:bookmarkStart w:id="801" w:name="_Toc221533353"/>
      <w:bookmarkStart w:id="802" w:name="_Toc221533092"/>
      <w:bookmarkStart w:id="803" w:name="_Toc221533235"/>
      <w:bookmarkStart w:id="804" w:name="_Toc221533378"/>
      <w:bookmarkStart w:id="805" w:name="_Toc221533109"/>
      <w:bookmarkStart w:id="806" w:name="_Toc221533252"/>
      <w:bookmarkStart w:id="807" w:name="_Toc221533395"/>
      <w:bookmarkStart w:id="808" w:name="_Toc221533110"/>
      <w:bookmarkStart w:id="809" w:name="_Toc221533253"/>
      <w:bookmarkStart w:id="810" w:name="_Toc221533396"/>
      <w:bookmarkStart w:id="811" w:name="_Toc221533127"/>
      <w:bookmarkStart w:id="812" w:name="_Toc221533270"/>
      <w:bookmarkStart w:id="813" w:name="_Toc221533413"/>
      <w:bookmarkStart w:id="814" w:name="_Toc505074482"/>
      <w:bookmarkStart w:id="815" w:name="_Toc229586732"/>
      <w:bookmarkStart w:id="816" w:name="_Toc465551211"/>
      <w:bookmarkStart w:id="817" w:name="_Toc465705389"/>
      <w:bookmarkStart w:id="818" w:name="_Toc466629979"/>
      <w:bookmarkStart w:id="819" w:name="_Ref467491003"/>
      <w:bookmarkStart w:id="820" w:name="_Ref467491058"/>
      <w:bookmarkStart w:id="821" w:name="_Ref467491083"/>
      <w:bookmarkStart w:id="822" w:name="_Toc472434031"/>
      <w:bookmarkStart w:id="823" w:name="_Toc465551213"/>
      <w:bookmarkEnd w:id="27"/>
      <w:bookmarkEnd w:id="28"/>
      <w:bookmarkEnd w:id="29"/>
      <w:bookmarkEnd w:id="30"/>
      <w:bookmarkEnd w:id="31"/>
      <w:bookmarkEnd w:id="32"/>
      <w:bookmarkEnd w:id="33"/>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r w:rsidRPr="003411C5">
        <w:t>Attachments</w:t>
      </w:r>
      <w:bookmarkEnd w:id="814"/>
      <w:bookmarkEnd w:id="815"/>
    </w:p>
    <w:p w14:paraId="37E61B70" w14:textId="77777777" w:rsidR="00AF5F63" w:rsidRPr="003411C5" w:rsidRDefault="00AF5F63" w:rsidP="00AF5F63">
      <w:pPr>
        <w:rPr>
          <w:color w:val="405E52"/>
          <w:highlight w:val="yellow"/>
        </w:rPr>
      </w:pPr>
    </w:p>
    <w:tbl>
      <w:tblPr>
        <w:tblStyle w:val="Mkatabulky"/>
        <w:tblW w:w="9067" w:type="dxa"/>
        <w:tblLook w:val="04A0" w:firstRow="1" w:lastRow="0" w:firstColumn="1" w:lastColumn="0" w:noHBand="0" w:noVBand="1"/>
      </w:tblPr>
      <w:tblGrid>
        <w:gridCol w:w="1696"/>
        <w:gridCol w:w="3828"/>
        <w:gridCol w:w="3543"/>
      </w:tblGrid>
      <w:tr w:rsidR="009B6BAF" w14:paraId="05930095" w14:textId="77777777" w:rsidTr="00CA0534">
        <w:trPr>
          <w:trHeight w:val="306"/>
        </w:trPr>
        <w:tc>
          <w:tcPr>
            <w:tcW w:w="1696" w:type="dxa"/>
            <w:vAlign w:val="center"/>
          </w:tcPr>
          <w:p w14:paraId="5825FD76" w14:textId="043C0976" w:rsidR="009B6BAF" w:rsidRPr="00CA0534" w:rsidRDefault="009B6BAF" w:rsidP="00CA0534">
            <w:pPr>
              <w:jc w:val="left"/>
              <w:rPr>
                <w:b/>
                <w:color w:val="000000" w:themeColor="text1"/>
                <w:sz w:val="20"/>
                <w:szCs w:val="20"/>
              </w:rPr>
            </w:pPr>
            <w:r w:rsidRPr="00CA0534">
              <w:rPr>
                <w:b/>
                <w:color w:val="000000" w:themeColor="text1"/>
                <w:sz w:val="20"/>
                <w:szCs w:val="20"/>
              </w:rPr>
              <w:t>Attachment no.</w:t>
            </w:r>
          </w:p>
        </w:tc>
        <w:tc>
          <w:tcPr>
            <w:tcW w:w="3828" w:type="dxa"/>
            <w:vAlign w:val="center"/>
          </w:tcPr>
          <w:p w14:paraId="44796D6F" w14:textId="514F5B41" w:rsidR="009B6BAF" w:rsidRPr="00CA0534" w:rsidRDefault="009B6BAF" w:rsidP="00CA0534">
            <w:pPr>
              <w:jc w:val="left"/>
              <w:rPr>
                <w:b/>
                <w:color w:val="000000" w:themeColor="text1"/>
                <w:sz w:val="20"/>
                <w:szCs w:val="20"/>
              </w:rPr>
            </w:pPr>
            <w:r w:rsidRPr="00CA0534">
              <w:rPr>
                <w:b/>
                <w:color w:val="000000" w:themeColor="text1"/>
                <w:sz w:val="20"/>
                <w:szCs w:val="20"/>
              </w:rPr>
              <w:t>Name</w:t>
            </w:r>
          </w:p>
        </w:tc>
        <w:tc>
          <w:tcPr>
            <w:tcW w:w="3543" w:type="dxa"/>
            <w:vAlign w:val="center"/>
          </w:tcPr>
          <w:p w14:paraId="137EE139" w14:textId="77777777" w:rsidR="009B6BAF" w:rsidRPr="00CA0534" w:rsidRDefault="009B6BAF" w:rsidP="00CA0534">
            <w:pPr>
              <w:jc w:val="left"/>
              <w:rPr>
                <w:b/>
                <w:color w:val="000000" w:themeColor="text1"/>
                <w:sz w:val="20"/>
                <w:szCs w:val="20"/>
              </w:rPr>
            </w:pPr>
            <w:r w:rsidRPr="00CA0534">
              <w:rPr>
                <w:b/>
                <w:color w:val="000000" w:themeColor="text1"/>
                <w:sz w:val="20"/>
                <w:szCs w:val="20"/>
              </w:rPr>
              <w:t>Description</w:t>
            </w:r>
          </w:p>
        </w:tc>
      </w:tr>
      <w:tr w:rsidR="009B6BAF" w14:paraId="1B7496C2" w14:textId="77777777" w:rsidTr="00CA0534">
        <w:tc>
          <w:tcPr>
            <w:tcW w:w="1696" w:type="dxa"/>
          </w:tcPr>
          <w:p w14:paraId="738A0DEF" w14:textId="7AD63840" w:rsidR="009B6BAF" w:rsidRPr="00CA0534" w:rsidRDefault="00F45B26">
            <w:pPr>
              <w:tabs>
                <w:tab w:val="right" w:pos="3073"/>
              </w:tabs>
              <w:rPr>
                <w:sz w:val="20"/>
                <w:szCs w:val="20"/>
              </w:rPr>
            </w:pPr>
            <w:r>
              <w:rPr>
                <w:sz w:val="20"/>
                <w:szCs w:val="20"/>
              </w:rPr>
              <w:t>N</w:t>
            </w:r>
            <w:r w:rsidR="00FE07C3">
              <w:rPr>
                <w:sz w:val="20"/>
                <w:szCs w:val="20"/>
              </w:rPr>
              <w:t xml:space="preserve">o </w:t>
            </w:r>
            <w:r>
              <w:rPr>
                <w:sz w:val="20"/>
                <w:szCs w:val="20"/>
              </w:rPr>
              <w:t>1</w:t>
            </w:r>
          </w:p>
        </w:tc>
        <w:tc>
          <w:tcPr>
            <w:tcW w:w="3828" w:type="dxa"/>
          </w:tcPr>
          <w:p w14:paraId="66BBE162" w14:textId="77777777" w:rsidR="001F1CE5" w:rsidRPr="00AA5935" w:rsidRDefault="001F1CE5" w:rsidP="001F1CE5">
            <w:pPr>
              <w:jc w:val="left"/>
              <w:rPr>
                <w:sz w:val="20"/>
                <w:szCs w:val="20"/>
                <w:lang w:val="cs-CZ"/>
              </w:rPr>
            </w:pPr>
            <w:hyperlink r:id="rId52" w:history="1">
              <w:r w:rsidRPr="00AA5935">
                <w:rPr>
                  <w:color w:val="0000FF"/>
                  <w:sz w:val="20"/>
                  <w:szCs w:val="20"/>
                  <w:u w:val="single"/>
                  <w:lang w:val="cs-CZ"/>
                </w:rPr>
                <w:t>Request_data_KID.xlsx</w:t>
              </w:r>
            </w:hyperlink>
          </w:p>
          <w:p w14:paraId="12457C0E" w14:textId="1DA25D07" w:rsidR="009B6BAF" w:rsidRPr="00CA0534" w:rsidRDefault="009B6BAF">
            <w:pPr>
              <w:tabs>
                <w:tab w:val="right" w:pos="3073"/>
              </w:tabs>
              <w:rPr>
                <w:sz w:val="20"/>
                <w:szCs w:val="20"/>
              </w:rPr>
            </w:pPr>
          </w:p>
        </w:tc>
        <w:tc>
          <w:tcPr>
            <w:tcW w:w="3543" w:type="dxa"/>
          </w:tcPr>
          <w:p w14:paraId="4D464291" w14:textId="3CB1A1E2" w:rsidR="009B6BAF" w:rsidRPr="00CA0534" w:rsidRDefault="00F45B26">
            <w:pPr>
              <w:tabs>
                <w:tab w:val="right" w:pos="3073"/>
              </w:tabs>
              <w:rPr>
                <w:sz w:val="20"/>
                <w:szCs w:val="20"/>
              </w:rPr>
            </w:pPr>
            <w:r w:rsidRPr="00AA5935">
              <w:rPr>
                <w:sz w:val="20"/>
                <w:szCs w:val="20"/>
              </w:rPr>
              <w:t>The list of KID data and country specific fields</w:t>
            </w:r>
          </w:p>
        </w:tc>
      </w:tr>
      <w:tr w:rsidR="009B6BAF" w14:paraId="5E9594EB" w14:textId="77777777" w:rsidTr="00CA0534">
        <w:tc>
          <w:tcPr>
            <w:tcW w:w="1696" w:type="dxa"/>
          </w:tcPr>
          <w:p w14:paraId="62C86166" w14:textId="7CBE9AEA" w:rsidR="009B6BAF" w:rsidRPr="00AA5935" w:rsidRDefault="0076418E">
            <w:pPr>
              <w:tabs>
                <w:tab w:val="right" w:pos="3073"/>
              </w:tabs>
              <w:rPr>
                <w:sz w:val="22"/>
                <w:szCs w:val="22"/>
              </w:rPr>
            </w:pPr>
            <w:r w:rsidRPr="00A21AEA">
              <w:rPr>
                <w:sz w:val="20"/>
                <w:szCs w:val="20"/>
              </w:rPr>
              <w:t>No 2</w:t>
            </w:r>
          </w:p>
        </w:tc>
        <w:tc>
          <w:tcPr>
            <w:tcW w:w="3828" w:type="dxa"/>
          </w:tcPr>
          <w:p w14:paraId="3C4D667D" w14:textId="68E06821" w:rsidR="009B6BAF" w:rsidRPr="00AA5935" w:rsidRDefault="009361BC" w:rsidP="00AA5935">
            <w:pPr>
              <w:jc w:val="left"/>
              <w:rPr>
                <w:sz w:val="20"/>
                <w:szCs w:val="20"/>
                <w:lang w:val="cs-CZ"/>
              </w:rPr>
            </w:pPr>
            <w:hyperlink r:id="rId53" w:history="1">
              <w:r w:rsidRPr="00AA5935">
                <w:rPr>
                  <w:color w:val="0000FF"/>
                  <w:sz w:val="20"/>
                  <w:szCs w:val="20"/>
                  <w:u w:val="single"/>
                  <w:lang w:val="cs-CZ"/>
                </w:rPr>
                <w:t>Interface_structure.xlsx</w:t>
              </w:r>
            </w:hyperlink>
          </w:p>
        </w:tc>
        <w:tc>
          <w:tcPr>
            <w:tcW w:w="3543" w:type="dxa"/>
          </w:tcPr>
          <w:p w14:paraId="3B704F0E" w14:textId="23D177D1" w:rsidR="009B6BAF" w:rsidRPr="00CA0534" w:rsidRDefault="00942548">
            <w:pPr>
              <w:tabs>
                <w:tab w:val="right" w:pos="3073"/>
              </w:tabs>
              <w:rPr>
                <w:sz w:val="20"/>
                <w:szCs w:val="20"/>
              </w:rPr>
            </w:pPr>
            <w:r>
              <w:rPr>
                <w:sz w:val="20"/>
                <w:szCs w:val="20"/>
              </w:rPr>
              <w:t>Description of i</w:t>
            </w:r>
            <w:r w:rsidR="00FD1CB6">
              <w:rPr>
                <w:sz w:val="20"/>
                <w:szCs w:val="20"/>
              </w:rPr>
              <w:t>ntegra</w:t>
            </w:r>
            <w:r>
              <w:rPr>
                <w:sz w:val="20"/>
                <w:szCs w:val="20"/>
              </w:rPr>
              <w:t>tion interfaces data structure</w:t>
            </w:r>
          </w:p>
        </w:tc>
      </w:tr>
      <w:tr w:rsidR="00F01F23" w14:paraId="5D475536" w14:textId="77777777" w:rsidTr="00CA0534">
        <w:tc>
          <w:tcPr>
            <w:tcW w:w="1696" w:type="dxa"/>
          </w:tcPr>
          <w:p w14:paraId="22B9124D" w14:textId="1DFCCAA0" w:rsidR="00F01F23" w:rsidRPr="00A21AEA" w:rsidRDefault="00F01F23">
            <w:pPr>
              <w:tabs>
                <w:tab w:val="right" w:pos="3073"/>
              </w:tabs>
              <w:rPr>
                <w:sz w:val="20"/>
                <w:szCs w:val="20"/>
              </w:rPr>
            </w:pPr>
            <w:r>
              <w:rPr>
                <w:sz w:val="20"/>
                <w:szCs w:val="20"/>
              </w:rPr>
              <w:t>No 3</w:t>
            </w:r>
          </w:p>
        </w:tc>
        <w:tc>
          <w:tcPr>
            <w:tcW w:w="3828" w:type="dxa"/>
          </w:tcPr>
          <w:p w14:paraId="30FFE592" w14:textId="227B3BF4" w:rsidR="00F01F23" w:rsidRPr="00610F5E" w:rsidRDefault="00F01F23" w:rsidP="00AA5935">
            <w:pPr>
              <w:jc w:val="left"/>
              <w:rPr>
                <w:sz w:val="20"/>
                <w:szCs w:val="20"/>
              </w:rPr>
            </w:pPr>
            <w:hyperlink r:id="rId54" w:history="1">
              <w:r w:rsidRPr="00610F5E">
                <w:rPr>
                  <w:rStyle w:val="Hypertextovodkaz"/>
                  <w:sz w:val="20"/>
                  <w:szCs w:val="20"/>
                </w:rPr>
                <w:t>CSOB_task_list.xlsx</w:t>
              </w:r>
            </w:hyperlink>
          </w:p>
        </w:tc>
        <w:tc>
          <w:tcPr>
            <w:tcW w:w="3543" w:type="dxa"/>
          </w:tcPr>
          <w:p w14:paraId="6416E475" w14:textId="09A4237A" w:rsidR="00F01F23" w:rsidRDefault="00F01F23">
            <w:pPr>
              <w:tabs>
                <w:tab w:val="right" w:pos="3073"/>
              </w:tabs>
              <w:rPr>
                <w:sz w:val="20"/>
                <w:szCs w:val="20"/>
              </w:rPr>
            </w:pPr>
            <w:r>
              <w:rPr>
                <w:sz w:val="20"/>
                <w:szCs w:val="20"/>
              </w:rPr>
              <w:t>Task list</w:t>
            </w:r>
          </w:p>
        </w:tc>
      </w:tr>
      <w:tr w:rsidR="00C170FE" w14:paraId="55E32CBD" w14:textId="77777777" w:rsidTr="00CA0534">
        <w:tc>
          <w:tcPr>
            <w:tcW w:w="1696" w:type="dxa"/>
          </w:tcPr>
          <w:p w14:paraId="01F49938" w14:textId="57B74587" w:rsidR="00C170FE" w:rsidRDefault="00C170FE">
            <w:pPr>
              <w:tabs>
                <w:tab w:val="right" w:pos="3073"/>
              </w:tabs>
              <w:rPr>
                <w:sz w:val="20"/>
                <w:szCs w:val="20"/>
              </w:rPr>
            </w:pPr>
            <w:r>
              <w:rPr>
                <w:sz w:val="20"/>
                <w:szCs w:val="20"/>
              </w:rPr>
              <w:t>No 4</w:t>
            </w:r>
          </w:p>
        </w:tc>
        <w:tc>
          <w:tcPr>
            <w:tcW w:w="3828" w:type="dxa"/>
          </w:tcPr>
          <w:p w14:paraId="1FA6A75A" w14:textId="39537EE0" w:rsidR="00C170FE" w:rsidRPr="00B31AE9" w:rsidRDefault="002B75B8" w:rsidP="00AA5935">
            <w:pPr>
              <w:jc w:val="left"/>
              <w:rPr>
                <w:rStyle w:val="Hypertextovodkaz"/>
                <w:sz w:val="20"/>
                <w:szCs w:val="20"/>
              </w:rPr>
            </w:pPr>
            <w:hyperlink r:id="rId55" w:history="1">
              <w:r w:rsidRPr="00B31AE9">
                <w:rPr>
                  <w:rStyle w:val="Hypertextovodkaz"/>
                  <w:sz w:val="20"/>
                  <w:szCs w:val="20"/>
                </w:rPr>
                <w:t>CSOB_Integration.xlsx</w:t>
              </w:r>
            </w:hyperlink>
          </w:p>
        </w:tc>
        <w:tc>
          <w:tcPr>
            <w:tcW w:w="3543" w:type="dxa"/>
          </w:tcPr>
          <w:p w14:paraId="576EEF67" w14:textId="717D3F92" w:rsidR="00C170FE" w:rsidRDefault="002B75B8">
            <w:pPr>
              <w:tabs>
                <w:tab w:val="right" w:pos="3073"/>
              </w:tabs>
              <w:rPr>
                <w:sz w:val="20"/>
                <w:szCs w:val="20"/>
              </w:rPr>
            </w:pPr>
            <w:r>
              <w:rPr>
                <w:sz w:val="20"/>
                <w:szCs w:val="20"/>
              </w:rPr>
              <w:t>Overview of systems</w:t>
            </w:r>
          </w:p>
        </w:tc>
      </w:tr>
      <w:tr w:rsidR="00157CA8" w14:paraId="074E7E69" w14:textId="77777777" w:rsidTr="00CA0534">
        <w:tc>
          <w:tcPr>
            <w:tcW w:w="1696" w:type="dxa"/>
          </w:tcPr>
          <w:p w14:paraId="293E53A9" w14:textId="67F9358B" w:rsidR="00157CA8" w:rsidRPr="00624940" w:rsidRDefault="00B01E29">
            <w:pPr>
              <w:tabs>
                <w:tab w:val="right" w:pos="3073"/>
              </w:tabs>
              <w:rPr>
                <w:sz w:val="20"/>
                <w:szCs w:val="20"/>
              </w:rPr>
            </w:pPr>
            <w:r>
              <w:rPr>
                <w:sz w:val="20"/>
                <w:szCs w:val="20"/>
              </w:rPr>
              <w:t>No 5</w:t>
            </w:r>
          </w:p>
        </w:tc>
        <w:tc>
          <w:tcPr>
            <w:tcW w:w="3828" w:type="dxa"/>
          </w:tcPr>
          <w:p w14:paraId="1BC85B57" w14:textId="77777777" w:rsidR="000A6877" w:rsidRPr="00B31AE9" w:rsidDel="005C090D" w:rsidRDefault="000A6877" w:rsidP="000A6877">
            <w:pPr>
              <w:jc w:val="left"/>
              <w:rPr>
                <w:del w:id="824" w:author="Nicol Pěčková" w:date="2026-05-13T13:02:00Z" w16du:dateUtc="2026-05-13T11:02:00Z"/>
                <w:rStyle w:val="Hypertextovodkaz"/>
                <w:sz w:val="20"/>
                <w:szCs w:val="20"/>
              </w:rPr>
            </w:pPr>
            <w:hyperlink r:id="rId56" w:history="1">
              <w:r w:rsidRPr="00B31AE9">
                <w:rPr>
                  <w:rStyle w:val="Hypertextovodkaz"/>
                  <w:sz w:val="20"/>
                  <w:szCs w:val="20"/>
                </w:rPr>
                <w:t>Annex 1_KBC_Master Data Governance_BRQ Set_20250602.xlsm</w:t>
              </w:r>
            </w:hyperlink>
          </w:p>
          <w:p w14:paraId="571C3729" w14:textId="53CBBA54" w:rsidR="00157CA8" w:rsidRPr="00624940" w:rsidRDefault="00157CA8" w:rsidP="00AA5935">
            <w:pPr>
              <w:jc w:val="left"/>
              <w:rPr>
                <w:sz w:val="20"/>
                <w:szCs w:val="20"/>
              </w:rPr>
            </w:pPr>
          </w:p>
        </w:tc>
        <w:tc>
          <w:tcPr>
            <w:tcW w:w="3543" w:type="dxa"/>
          </w:tcPr>
          <w:p w14:paraId="707D05A5" w14:textId="736878C2" w:rsidR="00157CA8" w:rsidRDefault="00B01E29">
            <w:pPr>
              <w:tabs>
                <w:tab w:val="right" w:pos="3073"/>
              </w:tabs>
              <w:rPr>
                <w:sz w:val="20"/>
                <w:szCs w:val="20"/>
              </w:rPr>
            </w:pPr>
            <w:r>
              <w:rPr>
                <w:sz w:val="20"/>
                <w:szCs w:val="20"/>
              </w:rPr>
              <w:lastRenderedPageBreak/>
              <w:t xml:space="preserve">Business requirements </w:t>
            </w:r>
          </w:p>
        </w:tc>
      </w:tr>
      <w:tr w:rsidR="00AD5E13" w14:paraId="5BDD6613" w14:textId="77777777" w:rsidTr="00CA0534">
        <w:trPr>
          <w:ins w:id="825" w:author="Nicol Pěčková" w:date="2026-05-13T13:02:00Z"/>
        </w:trPr>
        <w:tc>
          <w:tcPr>
            <w:tcW w:w="1696" w:type="dxa"/>
          </w:tcPr>
          <w:p w14:paraId="614684B5" w14:textId="2F84028B" w:rsidR="00AD5E13" w:rsidRDefault="00AD5E13">
            <w:pPr>
              <w:tabs>
                <w:tab w:val="right" w:pos="3073"/>
              </w:tabs>
              <w:rPr>
                <w:ins w:id="826" w:author="Nicol Pěčková" w:date="2026-05-13T13:02:00Z" w16du:dateUtc="2026-05-13T11:02:00Z"/>
                <w:sz w:val="20"/>
                <w:szCs w:val="20"/>
              </w:rPr>
            </w:pPr>
            <w:ins w:id="827" w:author="Nicol Pěčková" w:date="2026-05-13T13:02:00Z" w16du:dateUtc="2026-05-13T11:02:00Z">
              <w:r>
                <w:rPr>
                  <w:sz w:val="20"/>
                  <w:szCs w:val="20"/>
                </w:rPr>
                <w:t>No 6</w:t>
              </w:r>
            </w:ins>
          </w:p>
        </w:tc>
        <w:tc>
          <w:tcPr>
            <w:tcW w:w="3828" w:type="dxa"/>
          </w:tcPr>
          <w:p w14:paraId="695E086A" w14:textId="64AC6532" w:rsidR="00AD5E13" w:rsidRPr="00AD5E13" w:rsidRDefault="00AD5E13" w:rsidP="00AA5935">
            <w:pPr>
              <w:jc w:val="left"/>
              <w:rPr>
                <w:ins w:id="828" w:author="Nicol Pěčková" w:date="2026-05-13T13:02:00Z" w16du:dateUtc="2026-05-13T11:02:00Z"/>
                <w:lang w:val="cs-CZ"/>
                <w:rPrChange w:id="829" w:author="Nicol Pěčková" w:date="2026-05-13T13:03:00Z" w16du:dateUtc="2026-05-13T11:03:00Z">
                  <w:rPr>
                    <w:ins w:id="830" w:author="Nicol Pěčková" w:date="2026-05-13T13:02:00Z" w16du:dateUtc="2026-05-13T11:02:00Z"/>
                  </w:rPr>
                </w:rPrChange>
              </w:rPr>
            </w:pPr>
            <w:ins w:id="831" w:author="Nicol Pěčková" w:date="2026-05-13T13:02:00Z">
              <w:r w:rsidRPr="00AD5E13">
                <w:rPr>
                  <w:sz w:val="20"/>
                  <w:szCs w:val="20"/>
                  <w:lang w:val="cs-CZ"/>
                  <w:rPrChange w:id="832" w:author="Nicol Pěčková" w:date="2026-05-13T13:03:00Z" w16du:dateUtc="2026-05-13T11:03:00Z">
                    <w:rPr>
                      <w:lang w:val="cs-CZ"/>
                    </w:rPr>
                  </w:rPrChange>
                </w:rPr>
                <w:fldChar w:fldCharType="begin"/>
              </w:r>
              <w:r w:rsidRPr="00AD5E13">
                <w:rPr>
                  <w:sz w:val="20"/>
                  <w:szCs w:val="20"/>
                  <w:lang w:val="cs-CZ"/>
                  <w:rPrChange w:id="833" w:author="Nicol Pěčková" w:date="2026-05-13T13:03:00Z" w16du:dateUtc="2026-05-13T11:03:00Z">
                    <w:rPr>
                      <w:lang w:val="cs-CZ"/>
                    </w:rPr>
                  </w:rPrChange>
                </w:rPr>
                <w:instrText>HYPERLINK "https://kbcgroup.sharepoint.com/:w:/r/sites/259729/Shared%20Documents/General/01_Business_Requirements_Set/TPRM%20Reg%20requirements%20for%20MDG%20v1.01.docx?d=wd4204e93f29743e9902a85de32dd9f36&amp;csf=1&amp;web=1&amp;e=2NuVmQ"</w:instrText>
              </w:r>
              <w:r w:rsidRPr="00017072">
                <w:rPr>
                  <w:sz w:val="20"/>
                  <w:szCs w:val="20"/>
                  <w:lang w:val="cs-CZ"/>
                </w:rPr>
              </w:r>
              <w:r w:rsidRPr="00AD5E13">
                <w:rPr>
                  <w:sz w:val="20"/>
                  <w:szCs w:val="20"/>
                  <w:lang w:val="cs-CZ"/>
                  <w:rPrChange w:id="834" w:author="Nicol Pěčková" w:date="2026-05-13T13:03:00Z" w16du:dateUtc="2026-05-13T11:03:00Z">
                    <w:rPr/>
                  </w:rPrChange>
                </w:rPr>
                <w:fldChar w:fldCharType="separate"/>
              </w:r>
              <w:r w:rsidRPr="00AD5E13">
                <w:rPr>
                  <w:rStyle w:val="Hypertextovodkaz"/>
                  <w:sz w:val="20"/>
                  <w:szCs w:val="20"/>
                  <w:lang w:val="cs-CZ"/>
                  <w:rPrChange w:id="835" w:author="Nicol Pěčková" w:date="2026-05-13T13:03:00Z" w16du:dateUtc="2026-05-13T11:03:00Z">
                    <w:rPr>
                      <w:rStyle w:val="Hypertextovodkaz"/>
                      <w:lang w:val="cs-CZ"/>
                    </w:rPr>
                  </w:rPrChange>
                </w:rPr>
                <w:t>TPRM Reg requirements for MDG v1.01.docx</w:t>
              </w:r>
            </w:ins>
            <w:ins w:id="836" w:author="Nicol Pěčková" w:date="2026-05-13T13:02:00Z" w16du:dateUtc="2026-05-13T11:02:00Z">
              <w:r w:rsidRPr="00AD5E13">
                <w:rPr>
                  <w:sz w:val="20"/>
                  <w:szCs w:val="20"/>
                  <w:rPrChange w:id="837" w:author="Nicol Pěčková" w:date="2026-05-13T13:03:00Z" w16du:dateUtc="2026-05-13T11:03:00Z">
                    <w:rPr/>
                  </w:rPrChange>
                </w:rPr>
                <w:fldChar w:fldCharType="end"/>
              </w:r>
            </w:ins>
          </w:p>
        </w:tc>
        <w:tc>
          <w:tcPr>
            <w:tcW w:w="3543" w:type="dxa"/>
          </w:tcPr>
          <w:p w14:paraId="5775C397" w14:textId="29CE7232" w:rsidR="00AD5E13" w:rsidRDefault="00AD5E13">
            <w:pPr>
              <w:tabs>
                <w:tab w:val="right" w:pos="3073"/>
              </w:tabs>
              <w:rPr>
                <w:ins w:id="838" w:author="Nicol Pěčková" w:date="2026-05-13T13:02:00Z" w16du:dateUtc="2026-05-13T11:02:00Z"/>
                <w:sz w:val="20"/>
                <w:szCs w:val="20"/>
              </w:rPr>
            </w:pPr>
            <w:ins w:id="839" w:author="Nicol Pěčková" w:date="2026-05-13T13:03:00Z" w16du:dateUtc="2026-05-13T11:03:00Z">
              <w:r>
                <w:rPr>
                  <w:sz w:val="20"/>
                  <w:szCs w:val="20"/>
                </w:rPr>
                <w:t>TPRM requirements</w:t>
              </w:r>
            </w:ins>
          </w:p>
        </w:tc>
      </w:tr>
    </w:tbl>
    <w:p w14:paraId="774B3F16" w14:textId="0738EC16" w:rsidR="005F4A9A" w:rsidRDefault="005F4A9A" w:rsidP="007A7076">
      <w:pPr>
        <w:rPr>
          <w:color w:val="405E52"/>
          <w:kern w:val="32"/>
          <w:sz w:val="32"/>
          <w:szCs w:val="32"/>
        </w:rPr>
      </w:pPr>
    </w:p>
    <w:p w14:paraId="2778AC37" w14:textId="77777777" w:rsidR="005F4A9A" w:rsidRDefault="005F4A9A">
      <w:pPr>
        <w:spacing w:after="160" w:line="259" w:lineRule="auto"/>
        <w:jc w:val="left"/>
        <w:rPr>
          <w:color w:val="405E52"/>
          <w:kern w:val="32"/>
          <w:sz w:val="32"/>
          <w:szCs w:val="32"/>
        </w:rPr>
      </w:pPr>
      <w:r>
        <w:rPr>
          <w:color w:val="405E52"/>
          <w:kern w:val="32"/>
          <w:sz w:val="32"/>
          <w:szCs w:val="32"/>
        </w:rPr>
        <w:br w:type="page"/>
      </w:r>
    </w:p>
    <w:p w14:paraId="09722CA4" w14:textId="68E1DE8D" w:rsidR="00111D5A" w:rsidRPr="003411C5" w:rsidRDefault="00566123" w:rsidP="00F96602">
      <w:pPr>
        <w:pStyle w:val="Nadpis1"/>
      </w:pPr>
      <w:bookmarkStart w:id="840" w:name="_Toc221533129"/>
      <w:bookmarkStart w:id="841" w:name="_Toc221533272"/>
      <w:bookmarkStart w:id="842" w:name="_Toc221533415"/>
      <w:bookmarkStart w:id="843" w:name="_Toc221533172"/>
      <w:bookmarkStart w:id="844" w:name="_Toc221533315"/>
      <w:bookmarkStart w:id="845" w:name="_Toc221533458"/>
      <w:bookmarkStart w:id="846" w:name="_Toc221533173"/>
      <w:bookmarkStart w:id="847" w:name="_Toc221533316"/>
      <w:bookmarkStart w:id="848" w:name="_Toc221533459"/>
      <w:bookmarkStart w:id="849" w:name="_Toc221533174"/>
      <w:bookmarkStart w:id="850" w:name="_Toc221533317"/>
      <w:bookmarkStart w:id="851" w:name="_Toc221533460"/>
      <w:bookmarkStart w:id="852" w:name="_Toc221533175"/>
      <w:bookmarkStart w:id="853" w:name="_Toc221533318"/>
      <w:bookmarkStart w:id="854" w:name="_Toc221533461"/>
      <w:bookmarkStart w:id="855" w:name="_Toc221533176"/>
      <w:bookmarkStart w:id="856" w:name="_Toc221533319"/>
      <w:bookmarkStart w:id="857" w:name="_Toc221533462"/>
      <w:bookmarkStart w:id="858" w:name="_Toc221533177"/>
      <w:bookmarkStart w:id="859" w:name="_Toc221533320"/>
      <w:bookmarkStart w:id="860" w:name="_Toc221533463"/>
      <w:bookmarkStart w:id="861" w:name="_Toc221533178"/>
      <w:bookmarkStart w:id="862" w:name="_Toc221533321"/>
      <w:bookmarkStart w:id="863" w:name="_Toc221533464"/>
      <w:bookmarkStart w:id="864" w:name="_Toc221533179"/>
      <w:bookmarkStart w:id="865" w:name="_Toc221533322"/>
      <w:bookmarkStart w:id="866" w:name="_Toc221533465"/>
      <w:bookmarkStart w:id="867" w:name="_Toc221533180"/>
      <w:bookmarkStart w:id="868" w:name="_Toc221533323"/>
      <w:bookmarkStart w:id="869" w:name="_Toc221533466"/>
      <w:bookmarkStart w:id="870" w:name="_Toc221533181"/>
      <w:bookmarkStart w:id="871" w:name="_Toc221533324"/>
      <w:bookmarkStart w:id="872" w:name="_Toc221533467"/>
      <w:bookmarkStart w:id="873" w:name="_Toc508721169"/>
      <w:bookmarkStart w:id="874" w:name="_Toc221533182"/>
      <w:bookmarkStart w:id="875" w:name="_Toc221533325"/>
      <w:bookmarkStart w:id="876" w:name="_Toc221533468"/>
      <w:bookmarkStart w:id="877" w:name="_Toc221533183"/>
      <w:bookmarkStart w:id="878" w:name="_Toc221533326"/>
      <w:bookmarkStart w:id="879" w:name="_Toc221533469"/>
      <w:bookmarkStart w:id="880" w:name="_Toc221533184"/>
      <w:bookmarkStart w:id="881" w:name="_Toc221533327"/>
      <w:bookmarkStart w:id="882" w:name="_Toc221533470"/>
      <w:bookmarkStart w:id="883" w:name="_Toc221533185"/>
      <w:bookmarkStart w:id="884" w:name="_Toc221533328"/>
      <w:bookmarkStart w:id="885" w:name="_Toc221533471"/>
      <w:bookmarkStart w:id="886" w:name="_Toc221533186"/>
      <w:bookmarkStart w:id="887" w:name="_Toc221533329"/>
      <w:bookmarkStart w:id="888" w:name="_Toc221533472"/>
      <w:bookmarkStart w:id="889" w:name="_Toc508721171"/>
      <w:bookmarkStart w:id="890" w:name="_Toc508721172"/>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r w:rsidRPr="003411C5">
        <w:lastRenderedPageBreak/>
        <w:t xml:space="preserve"> </w:t>
      </w:r>
      <w:bookmarkStart w:id="891" w:name="_Toc229586733"/>
      <w:r w:rsidR="00705F8F" w:rsidRPr="003411C5">
        <w:t>Prerequisites</w:t>
      </w:r>
      <w:bookmarkEnd w:id="891"/>
    </w:p>
    <w:p w14:paraId="109730C0" w14:textId="77777777" w:rsidR="00A32F51" w:rsidRDefault="00A32F51" w:rsidP="00DB07BE"/>
    <w:p w14:paraId="0786C1EE" w14:textId="652326DF" w:rsidR="00DB07BE" w:rsidRPr="003411C5" w:rsidRDefault="00DB07BE" w:rsidP="00DB07BE">
      <w:r w:rsidRPr="003411C5">
        <w:t>The prerequisites must be ensured before the start of the implementation phase or during the implementation phase are summarized in the table below.</w:t>
      </w:r>
    </w:p>
    <w:p w14:paraId="57CA6ECC" w14:textId="77777777" w:rsidR="00DB07BE" w:rsidRPr="003411C5" w:rsidRDefault="00DB07BE" w:rsidP="00DB07BE"/>
    <w:p w14:paraId="0C096FD0" w14:textId="2F178BB0" w:rsidR="00DB07BE" w:rsidRPr="003411C5" w:rsidRDefault="00DB07BE" w:rsidP="00DB07BE">
      <w:pPr>
        <w:rPr>
          <w:b/>
          <w:bCs/>
        </w:rPr>
      </w:pPr>
      <w:r w:rsidRPr="003411C5">
        <w:rPr>
          <w:b/>
          <w:bCs/>
        </w:rPr>
        <w:t>These activities must be ensured by KBC and confirmed that implementation will be ensured within the required deadlines</w:t>
      </w:r>
      <w:r w:rsidR="003379CC">
        <w:rPr>
          <w:b/>
          <w:bCs/>
        </w:rPr>
        <w:t xml:space="preserve"> o</w:t>
      </w:r>
      <w:r w:rsidR="003379CC" w:rsidRPr="003379CC">
        <w:rPr>
          <w:b/>
          <w:bCs/>
        </w:rPr>
        <w:t>therwise, there is a risk of a significant impact on the project schedule.</w:t>
      </w:r>
    </w:p>
    <w:p w14:paraId="085BC719" w14:textId="092F0160" w:rsidR="00171AB4" w:rsidRPr="003411C5" w:rsidRDefault="00171AB4" w:rsidP="00CA0534">
      <w:pPr>
        <w:pStyle w:val="Nadpis2"/>
      </w:pPr>
      <w:bookmarkStart w:id="892" w:name="_Toc229586734"/>
      <w:r>
        <w:t>Prerequisites for start</w:t>
      </w:r>
      <w:r w:rsidR="00E36714">
        <w:t>ing</w:t>
      </w:r>
      <w:r w:rsidR="004658F9">
        <w:t xml:space="preserve"> the Realize phase</w:t>
      </w:r>
      <w:bookmarkEnd w:id="892"/>
    </w:p>
    <w:p w14:paraId="61134106" w14:textId="77777777" w:rsidR="00DB07BE" w:rsidRPr="003411C5" w:rsidRDefault="00DB07BE" w:rsidP="00DB07BE"/>
    <w:tbl>
      <w:tblPr>
        <w:tblStyle w:val="Mkatabulky"/>
        <w:tblW w:w="10201" w:type="dxa"/>
        <w:tblLook w:val="04A0" w:firstRow="1" w:lastRow="0" w:firstColumn="1" w:lastColumn="0" w:noHBand="0" w:noVBand="1"/>
      </w:tblPr>
      <w:tblGrid>
        <w:gridCol w:w="562"/>
        <w:gridCol w:w="3838"/>
        <w:gridCol w:w="3675"/>
        <w:gridCol w:w="2126"/>
      </w:tblGrid>
      <w:tr w:rsidR="00167B7D" w:rsidRPr="003411C5" w14:paraId="4F6AB050" w14:textId="77777777" w:rsidTr="00CA0534">
        <w:trPr>
          <w:trHeight w:val="296"/>
        </w:trPr>
        <w:tc>
          <w:tcPr>
            <w:tcW w:w="562" w:type="dxa"/>
            <w:vAlign w:val="center"/>
            <w:hideMark/>
          </w:tcPr>
          <w:p w14:paraId="1E5B2C09" w14:textId="3F438F03" w:rsidR="004B680E" w:rsidRPr="00CA0534" w:rsidRDefault="004B680E" w:rsidP="00CA0534">
            <w:pPr>
              <w:jc w:val="left"/>
              <w:rPr>
                <w:b/>
                <w:color w:val="000000" w:themeColor="text1"/>
                <w:sz w:val="20"/>
                <w:szCs w:val="20"/>
              </w:rPr>
            </w:pPr>
            <w:r w:rsidRPr="00CA0534">
              <w:rPr>
                <w:b/>
                <w:color w:val="000000" w:themeColor="text1"/>
                <w:sz w:val="20"/>
                <w:szCs w:val="20"/>
              </w:rPr>
              <w:t>ID</w:t>
            </w:r>
          </w:p>
        </w:tc>
        <w:tc>
          <w:tcPr>
            <w:tcW w:w="3838" w:type="dxa"/>
            <w:vAlign w:val="center"/>
            <w:hideMark/>
          </w:tcPr>
          <w:p w14:paraId="2AB518DB" w14:textId="77777777" w:rsidR="004B680E" w:rsidRPr="00CA0534" w:rsidRDefault="004B680E" w:rsidP="004B680E">
            <w:pPr>
              <w:jc w:val="left"/>
              <w:rPr>
                <w:b/>
                <w:color w:val="000000" w:themeColor="text1"/>
                <w:sz w:val="20"/>
                <w:szCs w:val="20"/>
              </w:rPr>
            </w:pPr>
            <w:r w:rsidRPr="00CA0534">
              <w:rPr>
                <w:b/>
                <w:color w:val="000000" w:themeColor="text1"/>
                <w:sz w:val="20"/>
                <w:szCs w:val="20"/>
              </w:rPr>
              <w:t>Description</w:t>
            </w:r>
          </w:p>
        </w:tc>
        <w:tc>
          <w:tcPr>
            <w:tcW w:w="3675" w:type="dxa"/>
            <w:vAlign w:val="center"/>
            <w:hideMark/>
          </w:tcPr>
          <w:p w14:paraId="00875D42" w14:textId="77777777" w:rsidR="004B680E" w:rsidRPr="00CA0534" w:rsidRDefault="004B680E" w:rsidP="004B680E">
            <w:pPr>
              <w:jc w:val="left"/>
              <w:rPr>
                <w:b/>
                <w:color w:val="000000" w:themeColor="text1"/>
                <w:sz w:val="20"/>
                <w:szCs w:val="20"/>
              </w:rPr>
            </w:pPr>
            <w:r w:rsidRPr="00CA0534">
              <w:rPr>
                <w:b/>
                <w:color w:val="000000" w:themeColor="text1"/>
                <w:sz w:val="20"/>
                <w:szCs w:val="20"/>
              </w:rPr>
              <w:t>Detail</w:t>
            </w:r>
          </w:p>
        </w:tc>
        <w:tc>
          <w:tcPr>
            <w:tcW w:w="2126" w:type="dxa"/>
            <w:vAlign w:val="center"/>
            <w:hideMark/>
          </w:tcPr>
          <w:p w14:paraId="64115C54" w14:textId="77777777" w:rsidR="004B680E" w:rsidRPr="00CA0534" w:rsidRDefault="004B680E" w:rsidP="004B680E">
            <w:pPr>
              <w:jc w:val="left"/>
              <w:rPr>
                <w:b/>
                <w:color w:val="000000" w:themeColor="text1"/>
                <w:sz w:val="20"/>
                <w:szCs w:val="20"/>
              </w:rPr>
            </w:pPr>
            <w:r w:rsidRPr="00CA0534">
              <w:rPr>
                <w:b/>
                <w:color w:val="000000" w:themeColor="text1"/>
                <w:sz w:val="20"/>
                <w:szCs w:val="20"/>
              </w:rPr>
              <w:t>Timing</w:t>
            </w:r>
          </w:p>
        </w:tc>
      </w:tr>
      <w:tr w:rsidR="00167B7D" w:rsidRPr="003411C5" w14:paraId="652FE813" w14:textId="77777777" w:rsidTr="00CA0534">
        <w:trPr>
          <w:trHeight w:val="660"/>
        </w:trPr>
        <w:tc>
          <w:tcPr>
            <w:tcW w:w="562" w:type="dxa"/>
            <w:hideMark/>
          </w:tcPr>
          <w:p w14:paraId="451A376E" w14:textId="77777777" w:rsidR="004B680E" w:rsidRPr="00CA0534" w:rsidRDefault="004B680E" w:rsidP="004B680E">
            <w:pPr>
              <w:jc w:val="center"/>
              <w:rPr>
                <w:color w:val="000000"/>
                <w:sz w:val="20"/>
                <w:szCs w:val="20"/>
              </w:rPr>
            </w:pPr>
            <w:r w:rsidRPr="00CA0534">
              <w:rPr>
                <w:color w:val="000000"/>
                <w:sz w:val="20"/>
                <w:szCs w:val="20"/>
              </w:rPr>
              <w:t>1</w:t>
            </w:r>
          </w:p>
        </w:tc>
        <w:tc>
          <w:tcPr>
            <w:tcW w:w="3838" w:type="dxa"/>
            <w:hideMark/>
          </w:tcPr>
          <w:p w14:paraId="19CD4EEE" w14:textId="77777777" w:rsidR="004B680E" w:rsidRPr="00CA0534" w:rsidRDefault="004B680E" w:rsidP="004B680E">
            <w:pPr>
              <w:jc w:val="left"/>
              <w:rPr>
                <w:color w:val="000000"/>
                <w:sz w:val="20"/>
                <w:szCs w:val="20"/>
              </w:rPr>
            </w:pPr>
            <w:r w:rsidRPr="00CA0534">
              <w:rPr>
                <w:color w:val="000000"/>
                <w:sz w:val="20"/>
                <w:szCs w:val="20"/>
              </w:rPr>
              <w:t>Network connectivity (visibility) between SAP and non-SAP systems</w:t>
            </w:r>
          </w:p>
        </w:tc>
        <w:tc>
          <w:tcPr>
            <w:tcW w:w="3675" w:type="dxa"/>
            <w:hideMark/>
          </w:tcPr>
          <w:p w14:paraId="7459BD60" w14:textId="77777777" w:rsidR="004B680E" w:rsidRPr="00CA0534" w:rsidRDefault="004B680E" w:rsidP="004B680E">
            <w:pPr>
              <w:jc w:val="left"/>
              <w:rPr>
                <w:color w:val="000000"/>
                <w:sz w:val="20"/>
                <w:szCs w:val="20"/>
              </w:rPr>
            </w:pPr>
            <w:r w:rsidRPr="00CA0534">
              <w:rPr>
                <w:color w:val="000000"/>
                <w:sz w:val="20"/>
                <w:szCs w:val="20"/>
              </w:rPr>
              <w:t>Ensure necessary network connections (IPs/ports) between MDG and involved components</w:t>
            </w:r>
          </w:p>
        </w:tc>
        <w:tc>
          <w:tcPr>
            <w:tcW w:w="2126" w:type="dxa"/>
            <w:hideMark/>
          </w:tcPr>
          <w:p w14:paraId="31C2FF91" w14:textId="2DC5ACC9" w:rsidR="004B680E" w:rsidRPr="00CA0534" w:rsidRDefault="00B3027F" w:rsidP="004B680E">
            <w:pPr>
              <w:jc w:val="left"/>
              <w:rPr>
                <w:color w:val="000000"/>
                <w:sz w:val="20"/>
                <w:szCs w:val="20"/>
              </w:rPr>
            </w:pPr>
            <w:r w:rsidRPr="00CA0534">
              <w:rPr>
                <w:color w:val="000000"/>
                <w:sz w:val="20"/>
                <w:szCs w:val="20"/>
              </w:rPr>
              <w:t>Until 03.05.2026</w:t>
            </w:r>
          </w:p>
        </w:tc>
      </w:tr>
      <w:tr w:rsidR="00167B7D" w:rsidRPr="003411C5" w14:paraId="0FCC014D" w14:textId="77777777" w:rsidTr="00CA0534">
        <w:trPr>
          <w:trHeight w:val="660"/>
        </w:trPr>
        <w:tc>
          <w:tcPr>
            <w:tcW w:w="562" w:type="dxa"/>
            <w:hideMark/>
          </w:tcPr>
          <w:p w14:paraId="5EE0B8D6" w14:textId="77777777" w:rsidR="004B680E" w:rsidRPr="00CA0534" w:rsidRDefault="004B680E" w:rsidP="004B680E">
            <w:pPr>
              <w:jc w:val="center"/>
              <w:rPr>
                <w:color w:val="000000"/>
                <w:sz w:val="20"/>
                <w:szCs w:val="20"/>
              </w:rPr>
            </w:pPr>
            <w:r w:rsidRPr="00CA0534">
              <w:rPr>
                <w:color w:val="000000"/>
                <w:sz w:val="20"/>
                <w:szCs w:val="20"/>
              </w:rPr>
              <w:t>2</w:t>
            </w:r>
          </w:p>
        </w:tc>
        <w:tc>
          <w:tcPr>
            <w:tcW w:w="3838" w:type="dxa"/>
            <w:hideMark/>
          </w:tcPr>
          <w:p w14:paraId="6E1FC620" w14:textId="77777777" w:rsidR="004B680E" w:rsidRPr="00CA0534" w:rsidRDefault="004B680E" w:rsidP="004B680E">
            <w:pPr>
              <w:jc w:val="left"/>
              <w:rPr>
                <w:color w:val="000000"/>
                <w:sz w:val="20"/>
                <w:szCs w:val="20"/>
              </w:rPr>
            </w:pPr>
            <w:r w:rsidRPr="00CA0534">
              <w:rPr>
                <w:color w:val="000000"/>
                <w:sz w:val="20"/>
                <w:szCs w:val="20"/>
              </w:rPr>
              <w:t>Access to affected SAP systems for Supplier Team</w:t>
            </w:r>
          </w:p>
        </w:tc>
        <w:tc>
          <w:tcPr>
            <w:tcW w:w="3675" w:type="dxa"/>
            <w:hideMark/>
          </w:tcPr>
          <w:p w14:paraId="5400B867" w14:textId="77777777" w:rsidR="004B680E" w:rsidRPr="00CA0534" w:rsidRDefault="004B680E" w:rsidP="004B680E">
            <w:pPr>
              <w:jc w:val="left"/>
              <w:rPr>
                <w:color w:val="000000"/>
                <w:sz w:val="20"/>
                <w:szCs w:val="20"/>
              </w:rPr>
            </w:pPr>
            <w:r w:rsidRPr="00CA0534">
              <w:rPr>
                <w:color w:val="000000"/>
                <w:sz w:val="20"/>
                <w:szCs w:val="20"/>
              </w:rPr>
              <w:t>Provide access and authorizations to MDG and involved SAP systems</w:t>
            </w:r>
          </w:p>
        </w:tc>
        <w:tc>
          <w:tcPr>
            <w:tcW w:w="2126" w:type="dxa"/>
            <w:hideMark/>
          </w:tcPr>
          <w:p w14:paraId="3AAF2E25" w14:textId="1382559E" w:rsidR="004B680E" w:rsidRPr="00CA0534" w:rsidRDefault="00B3027F" w:rsidP="004B680E">
            <w:pPr>
              <w:jc w:val="left"/>
              <w:rPr>
                <w:color w:val="000000"/>
                <w:sz w:val="20"/>
                <w:szCs w:val="20"/>
              </w:rPr>
            </w:pPr>
            <w:r w:rsidRPr="00CA0534">
              <w:rPr>
                <w:color w:val="000000"/>
                <w:sz w:val="20"/>
                <w:szCs w:val="20"/>
              </w:rPr>
              <w:t>Until 03.05.2026</w:t>
            </w:r>
          </w:p>
        </w:tc>
      </w:tr>
      <w:tr w:rsidR="00167B7D" w:rsidRPr="003411C5" w14:paraId="530573FC" w14:textId="77777777" w:rsidTr="00CA0534">
        <w:trPr>
          <w:trHeight w:val="660"/>
        </w:trPr>
        <w:tc>
          <w:tcPr>
            <w:tcW w:w="562" w:type="dxa"/>
            <w:hideMark/>
          </w:tcPr>
          <w:p w14:paraId="667088E3" w14:textId="77777777" w:rsidR="004B680E" w:rsidRPr="00CA0534" w:rsidRDefault="004B680E" w:rsidP="004B680E">
            <w:pPr>
              <w:jc w:val="center"/>
              <w:rPr>
                <w:color w:val="000000"/>
                <w:sz w:val="20"/>
                <w:szCs w:val="20"/>
              </w:rPr>
            </w:pPr>
            <w:r w:rsidRPr="00CA0534">
              <w:rPr>
                <w:color w:val="000000"/>
                <w:sz w:val="20"/>
                <w:szCs w:val="20"/>
              </w:rPr>
              <w:t>3</w:t>
            </w:r>
          </w:p>
        </w:tc>
        <w:tc>
          <w:tcPr>
            <w:tcW w:w="3838" w:type="dxa"/>
            <w:hideMark/>
          </w:tcPr>
          <w:p w14:paraId="064054D8" w14:textId="77777777" w:rsidR="004B680E" w:rsidRPr="00CA0534" w:rsidRDefault="004B680E" w:rsidP="004B680E">
            <w:pPr>
              <w:jc w:val="left"/>
              <w:rPr>
                <w:color w:val="000000"/>
                <w:sz w:val="20"/>
                <w:szCs w:val="20"/>
              </w:rPr>
            </w:pPr>
            <w:r w:rsidRPr="00CA0534">
              <w:rPr>
                <w:color w:val="000000"/>
                <w:sz w:val="20"/>
                <w:szCs w:val="20"/>
              </w:rPr>
              <w:t>Remote access to ČSOB/KBC environment (VPN) for Supplier Team</w:t>
            </w:r>
          </w:p>
        </w:tc>
        <w:tc>
          <w:tcPr>
            <w:tcW w:w="3675" w:type="dxa"/>
            <w:hideMark/>
          </w:tcPr>
          <w:p w14:paraId="6D0396EB" w14:textId="77777777" w:rsidR="004B680E" w:rsidRPr="00CA0534" w:rsidRDefault="004B680E" w:rsidP="004B680E">
            <w:pPr>
              <w:jc w:val="left"/>
              <w:rPr>
                <w:sz w:val="20"/>
                <w:szCs w:val="20"/>
              </w:rPr>
            </w:pPr>
            <w:r w:rsidRPr="00CA0534">
              <w:rPr>
                <w:sz w:val="20"/>
                <w:szCs w:val="20"/>
              </w:rPr>
              <w:t> </w:t>
            </w:r>
          </w:p>
        </w:tc>
        <w:tc>
          <w:tcPr>
            <w:tcW w:w="2126" w:type="dxa"/>
            <w:hideMark/>
          </w:tcPr>
          <w:p w14:paraId="3DC194E8" w14:textId="0A1B4387" w:rsidR="004B680E" w:rsidRPr="00CA0534" w:rsidRDefault="00B3027F" w:rsidP="004B680E">
            <w:pPr>
              <w:jc w:val="left"/>
              <w:rPr>
                <w:color w:val="000000"/>
                <w:sz w:val="20"/>
                <w:szCs w:val="20"/>
              </w:rPr>
            </w:pPr>
            <w:r w:rsidRPr="00CA0534">
              <w:rPr>
                <w:color w:val="000000"/>
                <w:sz w:val="20"/>
                <w:szCs w:val="20"/>
              </w:rPr>
              <w:t>Until 03.05.2026</w:t>
            </w:r>
          </w:p>
        </w:tc>
      </w:tr>
      <w:tr w:rsidR="00167B7D" w:rsidRPr="00AA60AB" w14:paraId="6FBADABD" w14:textId="77777777" w:rsidTr="00CA0534">
        <w:trPr>
          <w:trHeight w:val="660"/>
        </w:trPr>
        <w:tc>
          <w:tcPr>
            <w:tcW w:w="562" w:type="dxa"/>
            <w:hideMark/>
          </w:tcPr>
          <w:p w14:paraId="5DBD2BD5" w14:textId="77777777" w:rsidR="004B680E" w:rsidRPr="00CA0534" w:rsidRDefault="004B680E" w:rsidP="004B680E">
            <w:pPr>
              <w:jc w:val="center"/>
              <w:rPr>
                <w:color w:val="000000"/>
                <w:sz w:val="20"/>
                <w:szCs w:val="20"/>
              </w:rPr>
            </w:pPr>
            <w:r w:rsidRPr="00CA0534">
              <w:rPr>
                <w:color w:val="000000"/>
                <w:sz w:val="20"/>
                <w:szCs w:val="20"/>
              </w:rPr>
              <w:t>4</w:t>
            </w:r>
          </w:p>
        </w:tc>
        <w:tc>
          <w:tcPr>
            <w:tcW w:w="3838" w:type="dxa"/>
            <w:hideMark/>
          </w:tcPr>
          <w:p w14:paraId="3D4770F5" w14:textId="4AEA655C" w:rsidR="004B680E" w:rsidRPr="00CA0534" w:rsidRDefault="004B680E" w:rsidP="004B680E">
            <w:pPr>
              <w:jc w:val="left"/>
              <w:rPr>
                <w:color w:val="000000"/>
                <w:sz w:val="20"/>
                <w:szCs w:val="20"/>
              </w:rPr>
            </w:pPr>
            <w:del w:id="893" w:author="Tomáš Wiedermann" w:date="2026-05-13T13:20:00Z" w16du:dateUtc="2026-05-13T11:20:00Z">
              <w:r w:rsidRPr="00CA0534">
                <w:rPr>
                  <w:color w:val="000000"/>
                  <w:sz w:val="20"/>
                  <w:szCs w:val="20"/>
                </w:rPr>
                <w:delText xml:space="preserve">RFC </w:delText>
              </w:r>
              <w:r w:rsidRPr="00CA0534" w:rsidDel="00621E06">
                <w:rPr>
                  <w:color w:val="000000"/>
                  <w:sz w:val="20"/>
                  <w:szCs w:val="20"/>
                </w:rPr>
                <w:delText>c</w:delText>
              </w:r>
            </w:del>
            <w:ins w:id="894" w:author="Tomáš Wiedermann" w:date="2026-05-13T13:20:00Z" w16du:dateUtc="2026-05-13T11:20:00Z">
              <w:r w:rsidR="00621E06">
                <w:rPr>
                  <w:color w:val="000000"/>
                  <w:sz w:val="20"/>
                  <w:szCs w:val="20"/>
                </w:rPr>
                <w:t>C</w:t>
              </w:r>
            </w:ins>
            <w:r w:rsidRPr="00CA0534">
              <w:rPr>
                <w:color w:val="000000"/>
                <w:sz w:val="20"/>
                <w:szCs w:val="20"/>
              </w:rPr>
              <w:t xml:space="preserve">onnection between </w:t>
            </w:r>
            <w:del w:id="895" w:author="Tomáš Wiedermann" w:date="2026-05-13T13:22:00Z" w16du:dateUtc="2026-05-13T11:22:00Z">
              <w:r w:rsidRPr="00CA0534">
                <w:rPr>
                  <w:color w:val="000000"/>
                  <w:sz w:val="20"/>
                  <w:szCs w:val="20"/>
                </w:rPr>
                <w:delText>SAP systems</w:delText>
              </w:r>
            </w:del>
            <w:ins w:id="896" w:author="Tomáš Wiedermann" w:date="2026-05-13T13:22:00Z" w16du:dateUtc="2026-05-13T11:22:00Z">
              <w:r w:rsidR="00B8175A">
                <w:rPr>
                  <w:color w:val="000000"/>
                  <w:sz w:val="20"/>
                  <w:szCs w:val="20"/>
                </w:rPr>
                <w:t>connected systems and integration platform</w:t>
              </w:r>
            </w:ins>
          </w:p>
        </w:tc>
        <w:tc>
          <w:tcPr>
            <w:tcW w:w="3675" w:type="dxa"/>
            <w:hideMark/>
          </w:tcPr>
          <w:p w14:paraId="78C53407" w14:textId="0A170B95" w:rsidR="004B680E" w:rsidRPr="00CA0534" w:rsidRDefault="004B680E" w:rsidP="004B680E">
            <w:pPr>
              <w:jc w:val="left"/>
              <w:rPr>
                <w:color w:val="000000"/>
                <w:sz w:val="20"/>
                <w:szCs w:val="20"/>
              </w:rPr>
            </w:pPr>
            <w:r w:rsidRPr="00CA0534">
              <w:rPr>
                <w:color w:val="000000"/>
                <w:sz w:val="20"/>
                <w:szCs w:val="20"/>
              </w:rPr>
              <w:t>Prepare</w:t>
            </w:r>
            <w:del w:id="897" w:author="Tomáš Wiedermann" w:date="2026-05-13T13:20:00Z" w16du:dateUtc="2026-05-13T11:20:00Z">
              <w:r w:rsidRPr="00CA0534">
                <w:rPr>
                  <w:color w:val="000000"/>
                  <w:sz w:val="20"/>
                  <w:szCs w:val="20"/>
                </w:rPr>
                <w:delText xml:space="preserve"> RFC</w:delText>
              </w:r>
            </w:del>
            <w:r w:rsidRPr="00CA0534">
              <w:rPr>
                <w:color w:val="000000"/>
                <w:sz w:val="20"/>
                <w:szCs w:val="20"/>
              </w:rPr>
              <w:t xml:space="preserve"> connections between</w:t>
            </w:r>
            <w:ins w:id="898" w:author="Tomáš Wiedermann" w:date="2026-05-13T13:22:00Z" w16du:dateUtc="2026-05-13T11:22:00Z">
              <w:r w:rsidRPr="00CA0534">
                <w:rPr>
                  <w:color w:val="000000"/>
                  <w:sz w:val="20"/>
                  <w:szCs w:val="20"/>
                </w:rPr>
                <w:t xml:space="preserve"> </w:t>
              </w:r>
              <w:r w:rsidR="00B8175A">
                <w:rPr>
                  <w:color w:val="000000"/>
                  <w:sz w:val="20"/>
                  <w:szCs w:val="20"/>
                </w:rPr>
                <w:t>connected systems including</w:t>
              </w:r>
            </w:ins>
            <w:r w:rsidRPr="00CA0534">
              <w:rPr>
                <w:color w:val="000000"/>
                <w:sz w:val="20"/>
                <w:szCs w:val="20"/>
              </w:rPr>
              <w:t xml:space="preserve"> MDG and </w:t>
            </w:r>
            <w:del w:id="899" w:author="Tomáš Wiedermann" w:date="2026-05-13T13:23:00Z" w16du:dateUtc="2026-05-13T11:23:00Z">
              <w:r w:rsidRPr="00CA0534">
                <w:rPr>
                  <w:color w:val="000000"/>
                  <w:sz w:val="20"/>
                  <w:szCs w:val="20"/>
                </w:rPr>
                <w:delText>involved SAP systems</w:delText>
              </w:r>
              <w:r w:rsidR="00915A2C">
                <w:rPr>
                  <w:color w:val="000000"/>
                  <w:sz w:val="20"/>
                  <w:szCs w:val="20"/>
                </w:rPr>
                <w:delText xml:space="preserve"> including </w:delText>
              </w:r>
              <w:r w:rsidR="00533C62">
                <w:rPr>
                  <w:color w:val="000000"/>
                  <w:sz w:val="20"/>
                  <w:szCs w:val="20"/>
                </w:rPr>
                <w:delText>communication users and authorization</w:delText>
              </w:r>
            </w:del>
            <w:ins w:id="900" w:author="Tomáš Wiedermann" w:date="2026-05-13T13:23:00Z" w16du:dateUtc="2026-05-13T11:23:00Z">
              <w:r w:rsidR="00053D92">
                <w:rPr>
                  <w:color w:val="000000"/>
                  <w:sz w:val="20"/>
                  <w:szCs w:val="20"/>
                </w:rPr>
                <w:t>integration platform (BTP)</w:t>
              </w:r>
            </w:ins>
          </w:p>
        </w:tc>
        <w:tc>
          <w:tcPr>
            <w:tcW w:w="2126" w:type="dxa"/>
            <w:hideMark/>
          </w:tcPr>
          <w:p w14:paraId="4069E641" w14:textId="52FA3D33" w:rsidR="004B680E" w:rsidRPr="00CA0534" w:rsidRDefault="00B3027F" w:rsidP="004B680E">
            <w:pPr>
              <w:jc w:val="left"/>
              <w:rPr>
                <w:color w:val="000000"/>
                <w:sz w:val="20"/>
                <w:szCs w:val="20"/>
              </w:rPr>
            </w:pPr>
            <w:r w:rsidRPr="00CA0534">
              <w:rPr>
                <w:color w:val="000000"/>
                <w:sz w:val="20"/>
                <w:szCs w:val="20"/>
              </w:rPr>
              <w:t>Until 03.05.2026</w:t>
            </w:r>
          </w:p>
        </w:tc>
      </w:tr>
      <w:tr w:rsidR="007B5113" w:rsidRPr="003411C5" w14:paraId="6B831007" w14:textId="77777777" w:rsidTr="00AA5935">
        <w:trPr>
          <w:trHeight w:val="660"/>
        </w:trPr>
        <w:tc>
          <w:tcPr>
            <w:tcW w:w="562" w:type="dxa"/>
          </w:tcPr>
          <w:p w14:paraId="2AC18D05" w14:textId="1ACD4329" w:rsidR="007B5113" w:rsidRPr="00CA0534" w:rsidRDefault="007B5113" w:rsidP="007B5113">
            <w:pPr>
              <w:jc w:val="center"/>
              <w:rPr>
                <w:color w:val="000000"/>
                <w:sz w:val="20"/>
                <w:szCs w:val="20"/>
              </w:rPr>
            </w:pPr>
            <w:r w:rsidRPr="00034231">
              <w:rPr>
                <w:sz w:val="20"/>
                <w:szCs w:val="20"/>
              </w:rPr>
              <w:t>5</w:t>
            </w:r>
          </w:p>
        </w:tc>
        <w:tc>
          <w:tcPr>
            <w:tcW w:w="3838" w:type="dxa"/>
          </w:tcPr>
          <w:p w14:paraId="5E4BB4D5" w14:textId="4E2045D3" w:rsidR="007B5113" w:rsidRPr="00CA0534" w:rsidRDefault="007B5113" w:rsidP="007B5113">
            <w:pPr>
              <w:jc w:val="left"/>
              <w:rPr>
                <w:color w:val="000000"/>
                <w:sz w:val="20"/>
                <w:szCs w:val="20"/>
              </w:rPr>
            </w:pPr>
            <w:r w:rsidRPr="00034231">
              <w:rPr>
                <w:sz w:val="20"/>
                <w:szCs w:val="20"/>
              </w:rPr>
              <w:t>Access to external registers, including licenses, if needed</w:t>
            </w:r>
          </w:p>
        </w:tc>
        <w:tc>
          <w:tcPr>
            <w:tcW w:w="3675" w:type="dxa"/>
          </w:tcPr>
          <w:p w14:paraId="19653C2D" w14:textId="12FCAE4B" w:rsidR="007B5113" w:rsidRPr="00CA0534" w:rsidRDefault="007B5113" w:rsidP="007B5113">
            <w:pPr>
              <w:jc w:val="left"/>
              <w:rPr>
                <w:color w:val="000000"/>
                <w:sz w:val="20"/>
                <w:szCs w:val="20"/>
              </w:rPr>
            </w:pPr>
            <w:r w:rsidRPr="00034231">
              <w:rPr>
                <w:sz w:val="20"/>
                <w:szCs w:val="20"/>
              </w:rPr>
              <w:t>Detail in slide „Registers“</w:t>
            </w:r>
          </w:p>
        </w:tc>
        <w:tc>
          <w:tcPr>
            <w:tcW w:w="2126" w:type="dxa"/>
          </w:tcPr>
          <w:p w14:paraId="5BC25A4B" w14:textId="6DC0FC77" w:rsidR="007B5113" w:rsidRPr="00CA0534" w:rsidRDefault="007B5113" w:rsidP="007B5113">
            <w:pPr>
              <w:jc w:val="left"/>
              <w:rPr>
                <w:color w:val="000000"/>
                <w:sz w:val="20"/>
                <w:szCs w:val="20"/>
              </w:rPr>
            </w:pPr>
            <w:r>
              <w:rPr>
                <w:sz w:val="20"/>
                <w:szCs w:val="20"/>
              </w:rPr>
              <w:t>Not relevant for 1. Phase</w:t>
            </w:r>
          </w:p>
        </w:tc>
      </w:tr>
      <w:tr w:rsidR="007B5113" w:rsidRPr="003411C5" w14:paraId="7525DDC2" w14:textId="77777777" w:rsidTr="00AA5935">
        <w:trPr>
          <w:trHeight w:val="660"/>
        </w:trPr>
        <w:tc>
          <w:tcPr>
            <w:tcW w:w="562" w:type="dxa"/>
          </w:tcPr>
          <w:p w14:paraId="38EE0CFF" w14:textId="2DF395DB" w:rsidR="007B5113" w:rsidRPr="00CA0534" w:rsidRDefault="007B5113" w:rsidP="007B5113">
            <w:pPr>
              <w:jc w:val="center"/>
              <w:rPr>
                <w:color w:val="000000"/>
                <w:sz w:val="20"/>
                <w:szCs w:val="20"/>
              </w:rPr>
            </w:pPr>
            <w:r w:rsidRPr="00034231">
              <w:rPr>
                <w:sz w:val="20"/>
                <w:szCs w:val="20"/>
              </w:rPr>
              <w:t>6</w:t>
            </w:r>
          </w:p>
        </w:tc>
        <w:tc>
          <w:tcPr>
            <w:tcW w:w="3838" w:type="dxa"/>
          </w:tcPr>
          <w:p w14:paraId="1F7555C6" w14:textId="79ECB896" w:rsidR="007B5113" w:rsidRPr="00CA0534" w:rsidRDefault="007B5113" w:rsidP="007B5113">
            <w:pPr>
              <w:jc w:val="left"/>
              <w:rPr>
                <w:color w:val="000000"/>
                <w:sz w:val="20"/>
                <w:szCs w:val="20"/>
              </w:rPr>
            </w:pPr>
            <w:r w:rsidRPr="00034231">
              <w:rPr>
                <w:sz w:val="20"/>
                <w:szCs w:val="20"/>
              </w:rPr>
              <w:t>Prepare interfaces to external registers, including technical documentation (in English)</w:t>
            </w:r>
          </w:p>
        </w:tc>
        <w:tc>
          <w:tcPr>
            <w:tcW w:w="3675" w:type="dxa"/>
          </w:tcPr>
          <w:p w14:paraId="73685D2D" w14:textId="500AB6D0" w:rsidR="007B5113" w:rsidRPr="00CA0534" w:rsidRDefault="007B5113" w:rsidP="007B5113">
            <w:pPr>
              <w:jc w:val="left"/>
              <w:rPr>
                <w:color w:val="000000"/>
                <w:sz w:val="20"/>
                <w:szCs w:val="20"/>
              </w:rPr>
            </w:pPr>
            <w:r w:rsidRPr="00034231">
              <w:rPr>
                <w:sz w:val="20"/>
                <w:szCs w:val="20"/>
              </w:rPr>
              <w:t>Detail in slide „Registers“</w:t>
            </w:r>
          </w:p>
        </w:tc>
        <w:tc>
          <w:tcPr>
            <w:tcW w:w="2126" w:type="dxa"/>
          </w:tcPr>
          <w:p w14:paraId="05CB75CC" w14:textId="77F2CF6A" w:rsidR="007B5113" w:rsidRPr="00CA0534" w:rsidRDefault="007B5113" w:rsidP="007B5113">
            <w:pPr>
              <w:jc w:val="left"/>
              <w:rPr>
                <w:color w:val="000000"/>
                <w:sz w:val="20"/>
                <w:szCs w:val="20"/>
              </w:rPr>
            </w:pPr>
            <w:r>
              <w:rPr>
                <w:sz w:val="20"/>
                <w:szCs w:val="20"/>
              </w:rPr>
              <w:t>Not relevant for 1. Phase</w:t>
            </w:r>
          </w:p>
        </w:tc>
      </w:tr>
      <w:tr w:rsidR="007B5113" w:rsidRPr="003411C5" w14:paraId="207295A2" w14:textId="77777777" w:rsidTr="00CA0534">
        <w:trPr>
          <w:trHeight w:val="660"/>
        </w:trPr>
        <w:tc>
          <w:tcPr>
            <w:tcW w:w="562" w:type="dxa"/>
            <w:hideMark/>
          </w:tcPr>
          <w:p w14:paraId="71BDCB3B" w14:textId="77777777" w:rsidR="007B5113" w:rsidRPr="00CA0534" w:rsidRDefault="007B5113" w:rsidP="007B5113">
            <w:pPr>
              <w:jc w:val="center"/>
              <w:rPr>
                <w:color w:val="000000"/>
                <w:sz w:val="20"/>
                <w:szCs w:val="20"/>
              </w:rPr>
            </w:pPr>
            <w:r w:rsidRPr="00CA0534">
              <w:rPr>
                <w:color w:val="000000"/>
                <w:sz w:val="20"/>
                <w:szCs w:val="20"/>
              </w:rPr>
              <w:t>7</w:t>
            </w:r>
          </w:p>
        </w:tc>
        <w:tc>
          <w:tcPr>
            <w:tcW w:w="3838" w:type="dxa"/>
            <w:hideMark/>
          </w:tcPr>
          <w:p w14:paraId="192A9D15" w14:textId="77777777" w:rsidR="007B5113" w:rsidRPr="00CA0534" w:rsidRDefault="007B5113" w:rsidP="007B5113">
            <w:pPr>
              <w:jc w:val="left"/>
              <w:rPr>
                <w:color w:val="000000"/>
                <w:sz w:val="20"/>
                <w:szCs w:val="20"/>
              </w:rPr>
            </w:pPr>
            <w:r w:rsidRPr="00CA0534">
              <w:rPr>
                <w:color w:val="000000"/>
                <w:sz w:val="20"/>
                <w:szCs w:val="20"/>
              </w:rPr>
              <w:t xml:space="preserve">Integration platform </w:t>
            </w:r>
          </w:p>
        </w:tc>
        <w:tc>
          <w:tcPr>
            <w:tcW w:w="3675" w:type="dxa"/>
            <w:hideMark/>
          </w:tcPr>
          <w:p w14:paraId="12D8F1D8" w14:textId="1D967113" w:rsidR="007B5113" w:rsidRPr="00CA0534" w:rsidRDefault="007B5113" w:rsidP="007B5113">
            <w:pPr>
              <w:jc w:val="left"/>
              <w:rPr>
                <w:color w:val="000000"/>
                <w:sz w:val="20"/>
                <w:szCs w:val="20"/>
              </w:rPr>
            </w:pPr>
            <w:r w:rsidRPr="00CA0534">
              <w:rPr>
                <w:color w:val="000000"/>
                <w:sz w:val="20"/>
                <w:szCs w:val="20"/>
              </w:rPr>
              <w:t>Provide integration platform</w:t>
            </w:r>
          </w:p>
        </w:tc>
        <w:tc>
          <w:tcPr>
            <w:tcW w:w="2126" w:type="dxa"/>
            <w:hideMark/>
          </w:tcPr>
          <w:p w14:paraId="27C29C53" w14:textId="15E8B8B2" w:rsidR="007B5113" w:rsidRPr="00CA0534" w:rsidRDefault="007B5113" w:rsidP="007B5113">
            <w:pPr>
              <w:jc w:val="left"/>
              <w:rPr>
                <w:color w:val="000000"/>
                <w:sz w:val="20"/>
                <w:szCs w:val="20"/>
              </w:rPr>
            </w:pPr>
            <w:r w:rsidRPr="00CA0534">
              <w:rPr>
                <w:color w:val="000000"/>
                <w:sz w:val="20"/>
                <w:szCs w:val="20"/>
              </w:rPr>
              <w:t>Until 03.05.2026</w:t>
            </w:r>
          </w:p>
        </w:tc>
      </w:tr>
      <w:tr w:rsidR="007B5113" w:rsidRPr="003411C5" w14:paraId="541DC141" w14:textId="77777777" w:rsidTr="00CA0534">
        <w:trPr>
          <w:trHeight w:val="660"/>
        </w:trPr>
        <w:tc>
          <w:tcPr>
            <w:tcW w:w="562" w:type="dxa"/>
            <w:hideMark/>
          </w:tcPr>
          <w:p w14:paraId="79E988B5" w14:textId="77777777" w:rsidR="007B5113" w:rsidRPr="00CA0534" w:rsidRDefault="007B5113" w:rsidP="007B5113">
            <w:pPr>
              <w:jc w:val="center"/>
              <w:rPr>
                <w:color w:val="000000"/>
                <w:sz w:val="20"/>
                <w:szCs w:val="20"/>
              </w:rPr>
            </w:pPr>
            <w:r w:rsidRPr="00CA0534">
              <w:rPr>
                <w:color w:val="000000"/>
                <w:sz w:val="20"/>
                <w:szCs w:val="20"/>
              </w:rPr>
              <w:t>8</w:t>
            </w:r>
          </w:p>
        </w:tc>
        <w:tc>
          <w:tcPr>
            <w:tcW w:w="3838" w:type="dxa"/>
            <w:hideMark/>
          </w:tcPr>
          <w:p w14:paraId="0F2E6F62" w14:textId="77777777" w:rsidR="007B5113" w:rsidRPr="00CA0534" w:rsidRDefault="007B5113" w:rsidP="007B5113">
            <w:pPr>
              <w:jc w:val="left"/>
              <w:rPr>
                <w:color w:val="000000"/>
                <w:sz w:val="20"/>
                <w:szCs w:val="20"/>
              </w:rPr>
            </w:pPr>
            <w:r w:rsidRPr="00CA0534">
              <w:rPr>
                <w:color w:val="000000"/>
                <w:sz w:val="20"/>
                <w:szCs w:val="20"/>
              </w:rPr>
              <w:t>SAP systems will support SOAP web Services for data Exchange. The integration platform will convert other communication protocols to/from SOAP.</w:t>
            </w:r>
          </w:p>
        </w:tc>
        <w:tc>
          <w:tcPr>
            <w:tcW w:w="3675" w:type="dxa"/>
            <w:hideMark/>
          </w:tcPr>
          <w:p w14:paraId="0373BE2C" w14:textId="61B3E813" w:rsidR="007B5113" w:rsidRPr="00CA0534" w:rsidRDefault="00DB482C" w:rsidP="007B5113">
            <w:pPr>
              <w:jc w:val="left"/>
              <w:rPr>
                <w:sz w:val="20"/>
                <w:szCs w:val="20"/>
              </w:rPr>
            </w:pPr>
            <w:r>
              <w:rPr>
                <w:sz w:val="20"/>
                <w:szCs w:val="20"/>
              </w:rPr>
              <w:t>Prepare all integration interfaces of MDG must be implemented on SAP BTP</w:t>
            </w:r>
          </w:p>
        </w:tc>
        <w:tc>
          <w:tcPr>
            <w:tcW w:w="2126" w:type="dxa"/>
            <w:hideMark/>
          </w:tcPr>
          <w:p w14:paraId="0A5360F9" w14:textId="23D97B45" w:rsidR="007B5113" w:rsidRPr="00CA0534" w:rsidRDefault="00E7607A" w:rsidP="007B5113">
            <w:pPr>
              <w:jc w:val="left"/>
              <w:rPr>
                <w:color w:val="000000"/>
                <w:sz w:val="20"/>
                <w:szCs w:val="20"/>
              </w:rPr>
            </w:pPr>
            <w:r w:rsidRPr="00DF3219">
              <w:rPr>
                <w:color w:val="000000"/>
                <w:sz w:val="20"/>
                <w:szCs w:val="20"/>
              </w:rPr>
              <w:t>Until 03.08.2026</w:t>
            </w:r>
          </w:p>
        </w:tc>
      </w:tr>
      <w:tr w:rsidR="007B5113" w:rsidRPr="003411C5" w14:paraId="7774045C" w14:textId="77777777" w:rsidTr="00CA0534">
        <w:trPr>
          <w:trHeight w:val="660"/>
        </w:trPr>
        <w:tc>
          <w:tcPr>
            <w:tcW w:w="562" w:type="dxa"/>
            <w:hideMark/>
          </w:tcPr>
          <w:p w14:paraId="345D3FE4" w14:textId="77777777" w:rsidR="007B5113" w:rsidRPr="00CA0534" w:rsidRDefault="007B5113" w:rsidP="007B5113">
            <w:pPr>
              <w:jc w:val="center"/>
              <w:rPr>
                <w:color w:val="000000"/>
                <w:sz w:val="20"/>
                <w:szCs w:val="20"/>
              </w:rPr>
            </w:pPr>
            <w:r w:rsidRPr="00CA0534">
              <w:rPr>
                <w:color w:val="000000"/>
                <w:sz w:val="20"/>
                <w:szCs w:val="20"/>
              </w:rPr>
              <w:t>9</w:t>
            </w:r>
          </w:p>
        </w:tc>
        <w:tc>
          <w:tcPr>
            <w:tcW w:w="3838" w:type="dxa"/>
            <w:hideMark/>
          </w:tcPr>
          <w:p w14:paraId="7868DCE0" w14:textId="3B2D4602" w:rsidR="007B5113" w:rsidRPr="00CA0534" w:rsidRDefault="00CC5652" w:rsidP="007B5113">
            <w:pPr>
              <w:jc w:val="left"/>
              <w:rPr>
                <w:color w:val="000000"/>
                <w:sz w:val="20"/>
                <w:szCs w:val="20"/>
              </w:rPr>
            </w:pPr>
            <w:r w:rsidRPr="00514194">
              <w:rPr>
                <w:color w:val="000000" w:themeColor="text1"/>
                <w:sz w:val="20"/>
                <w:szCs w:val="20"/>
              </w:rPr>
              <w:t xml:space="preserve">Prepared new client or environment for the MDG application  </w:t>
            </w:r>
          </w:p>
        </w:tc>
        <w:tc>
          <w:tcPr>
            <w:tcW w:w="3675" w:type="dxa"/>
            <w:hideMark/>
          </w:tcPr>
          <w:p w14:paraId="69EE6F6A" w14:textId="75598A0C" w:rsidR="007B5113" w:rsidRPr="00CA0534" w:rsidRDefault="00CC5652" w:rsidP="007B5113">
            <w:pPr>
              <w:jc w:val="left"/>
              <w:rPr>
                <w:color w:val="000000"/>
                <w:sz w:val="20"/>
                <w:szCs w:val="20"/>
              </w:rPr>
            </w:pPr>
            <w:r w:rsidRPr="00514194">
              <w:rPr>
                <w:color w:val="000000" w:themeColor="text1"/>
                <w:sz w:val="20"/>
                <w:szCs w:val="20"/>
              </w:rPr>
              <w:t xml:space="preserve">Prepared new client or environment for the MDG application  </w:t>
            </w:r>
          </w:p>
        </w:tc>
        <w:tc>
          <w:tcPr>
            <w:tcW w:w="2126" w:type="dxa"/>
            <w:hideMark/>
          </w:tcPr>
          <w:p w14:paraId="7B352107" w14:textId="1B2AFA85" w:rsidR="007B5113" w:rsidRPr="00CA0534" w:rsidRDefault="007B5113" w:rsidP="007B5113">
            <w:pPr>
              <w:jc w:val="left"/>
              <w:rPr>
                <w:color w:val="000000"/>
                <w:sz w:val="20"/>
                <w:szCs w:val="20"/>
              </w:rPr>
            </w:pPr>
            <w:r w:rsidRPr="00CA0534">
              <w:rPr>
                <w:color w:val="000000"/>
                <w:sz w:val="20"/>
                <w:szCs w:val="20"/>
              </w:rPr>
              <w:t>Until 03.05.2026</w:t>
            </w:r>
          </w:p>
        </w:tc>
      </w:tr>
      <w:tr w:rsidR="007B5113" w:rsidRPr="003411C5" w14:paraId="60F1325B" w14:textId="77777777" w:rsidTr="00CA0534">
        <w:trPr>
          <w:trHeight w:val="660"/>
        </w:trPr>
        <w:tc>
          <w:tcPr>
            <w:tcW w:w="562" w:type="dxa"/>
            <w:hideMark/>
          </w:tcPr>
          <w:p w14:paraId="1822ED1A" w14:textId="77777777" w:rsidR="007B5113" w:rsidRPr="00CA0534" w:rsidRDefault="007B5113" w:rsidP="007B5113">
            <w:pPr>
              <w:jc w:val="center"/>
              <w:rPr>
                <w:color w:val="000000"/>
                <w:sz w:val="20"/>
                <w:szCs w:val="20"/>
              </w:rPr>
            </w:pPr>
            <w:r w:rsidRPr="00CA0534">
              <w:rPr>
                <w:color w:val="000000"/>
                <w:sz w:val="20"/>
                <w:szCs w:val="20"/>
              </w:rPr>
              <w:t>10</w:t>
            </w:r>
          </w:p>
        </w:tc>
        <w:tc>
          <w:tcPr>
            <w:tcW w:w="3838" w:type="dxa"/>
            <w:hideMark/>
          </w:tcPr>
          <w:p w14:paraId="0EEEBFF0" w14:textId="77777777" w:rsidR="007B5113" w:rsidRPr="00CA0534" w:rsidRDefault="007B5113" w:rsidP="007B5113">
            <w:pPr>
              <w:jc w:val="left"/>
              <w:rPr>
                <w:color w:val="000000"/>
                <w:sz w:val="20"/>
                <w:szCs w:val="20"/>
              </w:rPr>
            </w:pPr>
            <w:r w:rsidRPr="00CA0534">
              <w:rPr>
                <w:color w:val="000000"/>
                <w:sz w:val="20"/>
                <w:szCs w:val="20"/>
              </w:rPr>
              <w:t>Realization of impact of the new BP process on local systems</w:t>
            </w:r>
          </w:p>
        </w:tc>
        <w:tc>
          <w:tcPr>
            <w:tcW w:w="3675" w:type="dxa"/>
            <w:hideMark/>
          </w:tcPr>
          <w:p w14:paraId="06589901" w14:textId="77777777" w:rsidR="004C6800" w:rsidRPr="004C6800" w:rsidRDefault="004C6800" w:rsidP="004C6800">
            <w:pPr>
              <w:jc w:val="left"/>
              <w:rPr>
                <w:sz w:val="20"/>
                <w:szCs w:val="20"/>
              </w:rPr>
            </w:pPr>
            <w:r w:rsidRPr="004C6800">
              <w:rPr>
                <w:sz w:val="20"/>
                <w:szCs w:val="20"/>
              </w:rPr>
              <w:t>Switch Robot interface to SAP MDG</w:t>
            </w:r>
          </w:p>
          <w:p w14:paraId="78460438" w14:textId="729635B4" w:rsidR="007B5113" w:rsidRPr="00CA0534" w:rsidRDefault="004C6800" w:rsidP="007B5113">
            <w:pPr>
              <w:jc w:val="left"/>
              <w:rPr>
                <w:sz w:val="20"/>
                <w:szCs w:val="20"/>
              </w:rPr>
            </w:pPr>
            <w:r w:rsidRPr="004C6800">
              <w:rPr>
                <w:sz w:val="20"/>
                <w:szCs w:val="20"/>
              </w:rPr>
              <w:t>Change the process</w:t>
            </w:r>
            <w:r w:rsidRPr="004C6800" w:rsidDel="00A371C5">
              <w:rPr>
                <w:sz w:val="20"/>
                <w:szCs w:val="20"/>
              </w:rPr>
              <w:t xml:space="preserve"> </w:t>
            </w:r>
          </w:p>
        </w:tc>
        <w:tc>
          <w:tcPr>
            <w:tcW w:w="2126" w:type="dxa"/>
            <w:hideMark/>
          </w:tcPr>
          <w:p w14:paraId="311CD4BA" w14:textId="5AD99116" w:rsidR="007B5113" w:rsidRPr="00CA0534" w:rsidRDefault="007B5113" w:rsidP="007B5113">
            <w:pPr>
              <w:jc w:val="left"/>
              <w:rPr>
                <w:color w:val="000000"/>
                <w:sz w:val="20"/>
                <w:szCs w:val="20"/>
              </w:rPr>
            </w:pPr>
            <w:r w:rsidRPr="00CA0534">
              <w:rPr>
                <w:color w:val="000000"/>
                <w:sz w:val="20"/>
                <w:szCs w:val="20"/>
              </w:rPr>
              <w:t>Until 03.08.2026</w:t>
            </w:r>
          </w:p>
        </w:tc>
      </w:tr>
      <w:tr w:rsidR="007B5113" w:rsidRPr="003411C5" w14:paraId="2D266921" w14:textId="77777777" w:rsidTr="00CA0534">
        <w:trPr>
          <w:trHeight w:val="660"/>
        </w:trPr>
        <w:tc>
          <w:tcPr>
            <w:tcW w:w="562" w:type="dxa"/>
            <w:hideMark/>
          </w:tcPr>
          <w:p w14:paraId="05C6D660" w14:textId="77777777" w:rsidR="007B5113" w:rsidRPr="00CA0534" w:rsidRDefault="007B5113" w:rsidP="007B5113">
            <w:pPr>
              <w:jc w:val="center"/>
              <w:rPr>
                <w:color w:val="000000"/>
                <w:sz w:val="20"/>
                <w:szCs w:val="20"/>
              </w:rPr>
            </w:pPr>
            <w:r w:rsidRPr="00CA0534">
              <w:rPr>
                <w:color w:val="000000"/>
                <w:sz w:val="20"/>
                <w:szCs w:val="20"/>
              </w:rPr>
              <w:t>11</w:t>
            </w:r>
          </w:p>
        </w:tc>
        <w:tc>
          <w:tcPr>
            <w:tcW w:w="3838" w:type="dxa"/>
            <w:hideMark/>
          </w:tcPr>
          <w:p w14:paraId="381ADBFF" w14:textId="77777777" w:rsidR="007B5113" w:rsidRPr="00CA0534" w:rsidRDefault="007B5113" w:rsidP="007B5113">
            <w:pPr>
              <w:jc w:val="left"/>
              <w:rPr>
                <w:color w:val="000000"/>
                <w:sz w:val="20"/>
                <w:szCs w:val="20"/>
              </w:rPr>
            </w:pPr>
            <w:r w:rsidRPr="00CA0534">
              <w:rPr>
                <w:color w:val="000000"/>
                <w:sz w:val="20"/>
                <w:szCs w:val="20"/>
              </w:rPr>
              <w:t>Transfer data from SAP BE to SAP MDG</w:t>
            </w:r>
          </w:p>
        </w:tc>
        <w:tc>
          <w:tcPr>
            <w:tcW w:w="3675" w:type="dxa"/>
            <w:hideMark/>
          </w:tcPr>
          <w:p w14:paraId="7976852C" w14:textId="2CA17930" w:rsidR="007B5113" w:rsidRPr="00CA0534" w:rsidRDefault="00A139A5" w:rsidP="007B5113">
            <w:pPr>
              <w:jc w:val="left"/>
              <w:rPr>
                <w:color w:val="000000"/>
                <w:sz w:val="20"/>
                <w:szCs w:val="20"/>
              </w:rPr>
            </w:pPr>
            <w:r w:rsidRPr="00A139A5">
              <w:rPr>
                <w:color w:val="000000"/>
                <w:sz w:val="20"/>
                <w:szCs w:val="20"/>
              </w:rPr>
              <w:t>Implement logic in SAP BE to trigger and transfer creation or change of BP to SAP MDG via SAP BTP</w:t>
            </w:r>
          </w:p>
        </w:tc>
        <w:tc>
          <w:tcPr>
            <w:tcW w:w="2126" w:type="dxa"/>
            <w:hideMark/>
          </w:tcPr>
          <w:p w14:paraId="52DFEA62" w14:textId="2CC9DCDF" w:rsidR="007B5113" w:rsidRPr="00CA0534" w:rsidRDefault="006D5A5E" w:rsidP="007B5113">
            <w:pPr>
              <w:jc w:val="left"/>
              <w:rPr>
                <w:color w:val="000000"/>
                <w:sz w:val="20"/>
                <w:szCs w:val="20"/>
              </w:rPr>
            </w:pPr>
            <w:r>
              <w:rPr>
                <w:color w:val="000000"/>
                <w:sz w:val="20"/>
                <w:szCs w:val="20"/>
              </w:rPr>
              <w:t xml:space="preserve">Until </w:t>
            </w:r>
            <w:r w:rsidRPr="00CA0534">
              <w:rPr>
                <w:color w:val="000000"/>
                <w:sz w:val="20"/>
                <w:szCs w:val="20"/>
              </w:rPr>
              <w:t>03.08.2026</w:t>
            </w:r>
          </w:p>
        </w:tc>
      </w:tr>
      <w:tr w:rsidR="007B5113" w:rsidRPr="003411C5" w14:paraId="22B8C8EE" w14:textId="77777777" w:rsidTr="00CA0534">
        <w:trPr>
          <w:trHeight w:val="660"/>
        </w:trPr>
        <w:tc>
          <w:tcPr>
            <w:tcW w:w="562" w:type="dxa"/>
          </w:tcPr>
          <w:p w14:paraId="57F5AF39" w14:textId="61952403" w:rsidR="007B5113" w:rsidRPr="00CA0534" w:rsidRDefault="007B5113" w:rsidP="007B5113">
            <w:pPr>
              <w:jc w:val="center"/>
              <w:rPr>
                <w:color w:val="000000"/>
                <w:sz w:val="20"/>
                <w:szCs w:val="20"/>
              </w:rPr>
            </w:pPr>
            <w:r>
              <w:rPr>
                <w:color w:val="000000"/>
                <w:sz w:val="20"/>
                <w:szCs w:val="20"/>
              </w:rPr>
              <w:t>12</w:t>
            </w:r>
          </w:p>
        </w:tc>
        <w:tc>
          <w:tcPr>
            <w:tcW w:w="3838" w:type="dxa"/>
          </w:tcPr>
          <w:p w14:paraId="075002DD" w14:textId="35B57328" w:rsidR="007B5113" w:rsidRPr="00CA0534" w:rsidRDefault="007B5113" w:rsidP="007B5113">
            <w:pPr>
              <w:jc w:val="left"/>
              <w:rPr>
                <w:color w:val="000000"/>
                <w:sz w:val="20"/>
                <w:szCs w:val="20"/>
              </w:rPr>
            </w:pPr>
            <w:r>
              <w:rPr>
                <w:color w:val="000000"/>
                <w:sz w:val="20"/>
                <w:szCs w:val="20"/>
              </w:rPr>
              <w:t>Ensure development environment for Fiori</w:t>
            </w:r>
          </w:p>
        </w:tc>
        <w:tc>
          <w:tcPr>
            <w:tcW w:w="3675" w:type="dxa"/>
          </w:tcPr>
          <w:p w14:paraId="238A9401" w14:textId="6FB28820" w:rsidR="007B5113" w:rsidRPr="00CA0534" w:rsidRDefault="007B5113" w:rsidP="007B5113">
            <w:pPr>
              <w:jc w:val="left"/>
              <w:rPr>
                <w:color w:val="000000"/>
                <w:sz w:val="20"/>
                <w:szCs w:val="20"/>
              </w:rPr>
            </w:pPr>
            <w:r w:rsidRPr="00CA0534">
              <w:rPr>
                <w:color w:val="000000"/>
                <w:sz w:val="20"/>
                <w:szCs w:val="20"/>
              </w:rPr>
              <w:t>Provide access and authorizations to</w:t>
            </w:r>
            <w:r>
              <w:rPr>
                <w:color w:val="000000"/>
                <w:sz w:val="20"/>
                <w:szCs w:val="20"/>
              </w:rPr>
              <w:t xml:space="preserve"> development environment for Fiori</w:t>
            </w:r>
          </w:p>
        </w:tc>
        <w:tc>
          <w:tcPr>
            <w:tcW w:w="2126" w:type="dxa"/>
          </w:tcPr>
          <w:p w14:paraId="165CBB4A" w14:textId="503F7E8C" w:rsidR="007B5113" w:rsidRPr="00CA0534" w:rsidRDefault="007B5113" w:rsidP="007B5113">
            <w:pPr>
              <w:jc w:val="left"/>
              <w:rPr>
                <w:color w:val="000000"/>
                <w:sz w:val="20"/>
                <w:szCs w:val="20"/>
              </w:rPr>
            </w:pPr>
            <w:r w:rsidRPr="00CA0534">
              <w:rPr>
                <w:color w:val="000000"/>
                <w:sz w:val="20"/>
                <w:szCs w:val="20"/>
              </w:rPr>
              <w:t>Until 03.05.2026</w:t>
            </w:r>
          </w:p>
        </w:tc>
      </w:tr>
      <w:tr w:rsidR="007B5113" w:rsidRPr="003411C5" w14:paraId="14C6AACC" w14:textId="77777777" w:rsidTr="00E07D14">
        <w:trPr>
          <w:trHeight w:val="531"/>
        </w:trPr>
        <w:tc>
          <w:tcPr>
            <w:tcW w:w="562" w:type="dxa"/>
          </w:tcPr>
          <w:p w14:paraId="783D2E56" w14:textId="24779C7D" w:rsidR="007B5113" w:rsidRDefault="007B5113" w:rsidP="007B5113">
            <w:pPr>
              <w:jc w:val="center"/>
              <w:rPr>
                <w:color w:val="000000"/>
                <w:sz w:val="20"/>
                <w:szCs w:val="20"/>
              </w:rPr>
            </w:pPr>
            <w:r>
              <w:rPr>
                <w:color w:val="000000"/>
                <w:sz w:val="20"/>
                <w:szCs w:val="20"/>
              </w:rPr>
              <w:t>13</w:t>
            </w:r>
          </w:p>
        </w:tc>
        <w:tc>
          <w:tcPr>
            <w:tcW w:w="3838" w:type="dxa"/>
          </w:tcPr>
          <w:p w14:paraId="5E27A3DC" w14:textId="21ADBF3B" w:rsidR="007B5113" w:rsidRDefault="007B5113" w:rsidP="007B5113">
            <w:pPr>
              <w:jc w:val="left"/>
              <w:rPr>
                <w:color w:val="000000"/>
                <w:sz w:val="20"/>
                <w:szCs w:val="20"/>
              </w:rPr>
            </w:pPr>
            <w:r w:rsidRPr="00917146">
              <w:rPr>
                <w:color w:val="000000"/>
                <w:sz w:val="20"/>
                <w:szCs w:val="20"/>
              </w:rPr>
              <w:t>Mapping from a single BP in MDG to multiple BPs in CLM will be handled at the SAP BTP level.</w:t>
            </w:r>
          </w:p>
        </w:tc>
        <w:tc>
          <w:tcPr>
            <w:tcW w:w="3675" w:type="dxa"/>
          </w:tcPr>
          <w:p w14:paraId="31C60A43" w14:textId="7B5D3FC1" w:rsidR="007B5113" w:rsidRPr="00CA0534" w:rsidRDefault="007B5113" w:rsidP="007B5113">
            <w:pPr>
              <w:jc w:val="left"/>
              <w:rPr>
                <w:color w:val="000000"/>
                <w:sz w:val="20"/>
                <w:szCs w:val="20"/>
              </w:rPr>
            </w:pPr>
            <w:r w:rsidRPr="00917146">
              <w:rPr>
                <w:color w:val="000000"/>
                <w:sz w:val="20"/>
                <w:szCs w:val="20"/>
              </w:rPr>
              <w:t>Mapping from a single BP in MDG to multiple BPs in CLM will be handled at the SAP BTP level.</w:t>
            </w:r>
          </w:p>
        </w:tc>
        <w:tc>
          <w:tcPr>
            <w:tcW w:w="2126" w:type="dxa"/>
          </w:tcPr>
          <w:p w14:paraId="15846FEE" w14:textId="57DCEC43" w:rsidR="007B5113" w:rsidRPr="00CA0534" w:rsidRDefault="007B5113" w:rsidP="007B5113">
            <w:pPr>
              <w:jc w:val="left"/>
              <w:rPr>
                <w:color w:val="000000"/>
                <w:sz w:val="20"/>
                <w:szCs w:val="20"/>
              </w:rPr>
            </w:pPr>
            <w:r w:rsidRPr="00CA0534">
              <w:rPr>
                <w:color w:val="000000"/>
                <w:sz w:val="20"/>
                <w:szCs w:val="20"/>
              </w:rPr>
              <w:t>Until 03.08.2026</w:t>
            </w:r>
          </w:p>
        </w:tc>
      </w:tr>
      <w:tr w:rsidR="003C0452" w:rsidRPr="003411C5" w14:paraId="58C88687" w14:textId="77777777" w:rsidTr="00D842EE">
        <w:trPr>
          <w:trHeight w:val="531"/>
        </w:trPr>
        <w:tc>
          <w:tcPr>
            <w:tcW w:w="562" w:type="dxa"/>
          </w:tcPr>
          <w:p w14:paraId="4A99EBC6" w14:textId="7DD923F8" w:rsidR="003C0452" w:rsidRDefault="003C0452" w:rsidP="003C0452">
            <w:pPr>
              <w:jc w:val="center"/>
              <w:rPr>
                <w:color w:val="000000"/>
                <w:sz w:val="20"/>
                <w:szCs w:val="20"/>
              </w:rPr>
            </w:pPr>
            <w:r w:rsidRPr="00514194">
              <w:rPr>
                <w:sz w:val="20"/>
                <w:szCs w:val="20"/>
              </w:rPr>
              <w:lastRenderedPageBreak/>
              <w:t>14</w:t>
            </w:r>
          </w:p>
        </w:tc>
        <w:tc>
          <w:tcPr>
            <w:tcW w:w="3838" w:type="dxa"/>
          </w:tcPr>
          <w:p w14:paraId="0DF6EDA7" w14:textId="0E45E93E" w:rsidR="003C0452" w:rsidRPr="00917146" w:rsidRDefault="003C0452" w:rsidP="003C0452">
            <w:pPr>
              <w:jc w:val="left"/>
              <w:rPr>
                <w:color w:val="000000"/>
                <w:sz w:val="20"/>
                <w:szCs w:val="20"/>
              </w:rPr>
            </w:pPr>
            <w:r>
              <w:rPr>
                <w:color w:val="000000"/>
                <w:sz w:val="20"/>
                <w:szCs w:val="20"/>
              </w:rPr>
              <w:t xml:space="preserve">TPRM will be prepared to receive and import data from MDG file </w:t>
            </w:r>
          </w:p>
        </w:tc>
        <w:tc>
          <w:tcPr>
            <w:tcW w:w="3675" w:type="dxa"/>
          </w:tcPr>
          <w:p w14:paraId="5507CBE0" w14:textId="2B11A4A6" w:rsidR="003C0452" w:rsidRPr="00917146" w:rsidRDefault="003C0452" w:rsidP="003C0452">
            <w:pPr>
              <w:jc w:val="left"/>
              <w:rPr>
                <w:color w:val="000000"/>
                <w:sz w:val="20"/>
                <w:szCs w:val="20"/>
              </w:rPr>
            </w:pPr>
            <w:r>
              <w:rPr>
                <w:color w:val="000000"/>
                <w:sz w:val="20"/>
                <w:szCs w:val="20"/>
              </w:rPr>
              <w:t>TPRM will be prepared to receive and import data from MDG file (MDG structure see Blueprint)</w:t>
            </w:r>
          </w:p>
        </w:tc>
        <w:tc>
          <w:tcPr>
            <w:tcW w:w="2126" w:type="dxa"/>
          </w:tcPr>
          <w:p w14:paraId="272530A9" w14:textId="5EE645D3" w:rsidR="003C0452" w:rsidRPr="00CA0534" w:rsidRDefault="003C0452" w:rsidP="003C0452">
            <w:pPr>
              <w:jc w:val="left"/>
              <w:rPr>
                <w:color w:val="000000"/>
                <w:sz w:val="20"/>
                <w:szCs w:val="20"/>
              </w:rPr>
            </w:pPr>
            <w:r w:rsidRPr="00514194">
              <w:rPr>
                <w:color w:val="000000"/>
                <w:sz w:val="20"/>
                <w:szCs w:val="20"/>
              </w:rPr>
              <w:t>Until 03.08.2026</w:t>
            </w:r>
          </w:p>
        </w:tc>
      </w:tr>
      <w:tr w:rsidR="003C0452" w:rsidRPr="003411C5" w14:paraId="41F1DFDD" w14:textId="77777777" w:rsidTr="00D842EE">
        <w:trPr>
          <w:trHeight w:val="531"/>
        </w:trPr>
        <w:tc>
          <w:tcPr>
            <w:tcW w:w="562" w:type="dxa"/>
          </w:tcPr>
          <w:p w14:paraId="42455BEB" w14:textId="4CD1EB08" w:rsidR="003C0452" w:rsidRDefault="003C0452" w:rsidP="003C0452">
            <w:pPr>
              <w:jc w:val="center"/>
              <w:rPr>
                <w:color w:val="000000"/>
                <w:sz w:val="20"/>
                <w:szCs w:val="20"/>
              </w:rPr>
            </w:pPr>
            <w:r>
              <w:rPr>
                <w:color w:val="000000"/>
                <w:sz w:val="20"/>
                <w:szCs w:val="20"/>
              </w:rPr>
              <w:t>15</w:t>
            </w:r>
          </w:p>
        </w:tc>
        <w:tc>
          <w:tcPr>
            <w:tcW w:w="3838" w:type="dxa"/>
          </w:tcPr>
          <w:p w14:paraId="79E42766" w14:textId="72EC2F40" w:rsidR="003C0452" w:rsidRPr="00917146" w:rsidRDefault="003C0452" w:rsidP="003C0452">
            <w:pPr>
              <w:jc w:val="left"/>
              <w:rPr>
                <w:color w:val="000000"/>
                <w:sz w:val="20"/>
                <w:szCs w:val="20"/>
              </w:rPr>
            </w:pPr>
            <w:r w:rsidRPr="00E23419">
              <w:rPr>
                <w:color w:val="000000"/>
                <w:sz w:val="20"/>
                <w:szCs w:val="20"/>
              </w:rPr>
              <w:t>SAP fields (BP object) should be used in a single language (not possible to use Latin and Cyrillic alphabet in one record), as specified by the SAP standard.</w:t>
            </w:r>
          </w:p>
        </w:tc>
        <w:tc>
          <w:tcPr>
            <w:tcW w:w="3675" w:type="dxa"/>
          </w:tcPr>
          <w:p w14:paraId="40C87CE0" w14:textId="7EB940E1" w:rsidR="003C0452" w:rsidRPr="00917146" w:rsidRDefault="00C617A3" w:rsidP="003C0452">
            <w:pPr>
              <w:jc w:val="left"/>
              <w:rPr>
                <w:color w:val="000000"/>
                <w:sz w:val="20"/>
                <w:szCs w:val="20"/>
              </w:rPr>
            </w:pPr>
            <w:r w:rsidRPr="00C617A3">
              <w:rPr>
                <w:color w:val="000000"/>
                <w:sz w:val="20"/>
                <w:szCs w:val="20"/>
              </w:rPr>
              <w:t>Clean up the data in advance</w:t>
            </w:r>
          </w:p>
        </w:tc>
        <w:tc>
          <w:tcPr>
            <w:tcW w:w="2126" w:type="dxa"/>
          </w:tcPr>
          <w:p w14:paraId="666B6AEC" w14:textId="20FAE17F" w:rsidR="003C0452" w:rsidRPr="00CA0534" w:rsidRDefault="006D5A5E" w:rsidP="003C0452">
            <w:pPr>
              <w:jc w:val="left"/>
              <w:rPr>
                <w:color w:val="000000"/>
                <w:sz w:val="20"/>
                <w:szCs w:val="20"/>
              </w:rPr>
            </w:pPr>
            <w:r w:rsidRPr="00514194">
              <w:rPr>
                <w:color w:val="000000"/>
                <w:sz w:val="20"/>
                <w:szCs w:val="20"/>
              </w:rPr>
              <w:t xml:space="preserve">Until </w:t>
            </w:r>
            <w:r w:rsidR="00110B52">
              <w:rPr>
                <w:color w:val="000000"/>
                <w:sz w:val="20"/>
                <w:szCs w:val="20"/>
              </w:rPr>
              <w:t>31</w:t>
            </w:r>
            <w:r w:rsidRPr="00514194">
              <w:rPr>
                <w:color w:val="000000"/>
                <w:sz w:val="20"/>
                <w:szCs w:val="20"/>
              </w:rPr>
              <w:t>.08.2026</w:t>
            </w:r>
          </w:p>
        </w:tc>
      </w:tr>
      <w:tr w:rsidR="001D422A" w:rsidRPr="003411C5" w14:paraId="0FEBCE9F" w14:textId="77777777" w:rsidTr="00D842EE">
        <w:trPr>
          <w:trHeight w:val="531"/>
        </w:trPr>
        <w:tc>
          <w:tcPr>
            <w:tcW w:w="562" w:type="dxa"/>
          </w:tcPr>
          <w:p w14:paraId="115A64C0" w14:textId="2D8B65F3" w:rsidR="001D422A" w:rsidRDefault="001D422A" w:rsidP="003C0452">
            <w:pPr>
              <w:jc w:val="center"/>
              <w:rPr>
                <w:color w:val="000000"/>
                <w:sz w:val="20"/>
                <w:szCs w:val="20"/>
              </w:rPr>
            </w:pPr>
            <w:r>
              <w:rPr>
                <w:color w:val="000000"/>
                <w:sz w:val="20"/>
                <w:szCs w:val="20"/>
              </w:rPr>
              <w:t>16</w:t>
            </w:r>
          </w:p>
        </w:tc>
        <w:tc>
          <w:tcPr>
            <w:tcW w:w="3838" w:type="dxa"/>
          </w:tcPr>
          <w:p w14:paraId="53D7E534" w14:textId="2F968D1A" w:rsidR="001D422A" w:rsidRPr="00E23419" w:rsidRDefault="00FA642E" w:rsidP="003C0452">
            <w:pPr>
              <w:jc w:val="left"/>
              <w:rPr>
                <w:color w:val="000000"/>
                <w:sz w:val="20"/>
                <w:szCs w:val="20"/>
              </w:rPr>
            </w:pPr>
            <w:r>
              <w:rPr>
                <w:color w:val="000000"/>
                <w:sz w:val="20"/>
                <w:szCs w:val="20"/>
              </w:rPr>
              <w:t>Ensure all relevant users can access</w:t>
            </w:r>
            <w:r w:rsidR="006E70A7">
              <w:rPr>
                <w:color w:val="000000"/>
                <w:sz w:val="20"/>
                <w:szCs w:val="20"/>
              </w:rPr>
              <w:t xml:space="preserve"> MDG</w:t>
            </w:r>
            <w:r w:rsidR="00AB11F4">
              <w:rPr>
                <w:color w:val="000000"/>
                <w:sz w:val="20"/>
                <w:szCs w:val="20"/>
              </w:rPr>
              <w:t xml:space="preserve"> with sufficient authorizations</w:t>
            </w:r>
          </w:p>
        </w:tc>
        <w:tc>
          <w:tcPr>
            <w:tcW w:w="3675" w:type="dxa"/>
          </w:tcPr>
          <w:p w14:paraId="1C80D25C" w14:textId="21CA2951" w:rsidR="001D422A" w:rsidRPr="00C617A3" w:rsidRDefault="00B20ABB" w:rsidP="003C0452">
            <w:pPr>
              <w:jc w:val="left"/>
              <w:rPr>
                <w:color w:val="000000"/>
                <w:sz w:val="20"/>
                <w:szCs w:val="20"/>
              </w:rPr>
            </w:pPr>
            <w:r>
              <w:rPr>
                <w:color w:val="000000"/>
                <w:sz w:val="20"/>
                <w:szCs w:val="20"/>
              </w:rPr>
              <w:t xml:space="preserve">All </w:t>
            </w:r>
            <w:r w:rsidR="004B274C">
              <w:rPr>
                <w:color w:val="000000"/>
                <w:sz w:val="20"/>
                <w:szCs w:val="20"/>
              </w:rPr>
              <w:t xml:space="preserve">users who will work with MDG must be able to access MDG </w:t>
            </w:r>
            <w:r w:rsidR="00E50863">
              <w:rPr>
                <w:color w:val="000000"/>
                <w:sz w:val="20"/>
                <w:szCs w:val="20"/>
              </w:rPr>
              <w:t xml:space="preserve">with sufficient authorizations </w:t>
            </w:r>
            <w:r w:rsidR="004B274C">
              <w:rPr>
                <w:color w:val="000000"/>
                <w:sz w:val="20"/>
                <w:szCs w:val="20"/>
              </w:rPr>
              <w:t>(</w:t>
            </w:r>
            <w:r w:rsidR="00D222BA">
              <w:rPr>
                <w:color w:val="000000"/>
                <w:sz w:val="20"/>
                <w:szCs w:val="20"/>
              </w:rPr>
              <w:t xml:space="preserve">users from </w:t>
            </w:r>
            <w:r w:rsidR="004B274C">
              <w:rPr>
                <w:color w:val="000000"/>
                <w:sz w:val="20"/>
                <w:szCs w:val="20"/>
              </w:rPr>
              <w:t>CZ, BE, SK…)</w:t>
            </w:r>
          </w:p>
        </w:tc>
        <w:tc>
          <w:tcPr>
            <w:tcW w:w="2126" w:type="dxa"/>
          </w:tcPr>
          <w:p w14:paraId="1512DE6E" w14:textId="202FF882" w:rsidR="001D422A" w:rsidRPr="00514194" w:rsidRDefault="006E27F1" w:rsidP="003C0452">
            <w:pPr>
              <w:jc w:val="left"/>
              <w:rPr>
                <w:color w:val="000000"/>
                <w:sz w:val="20"/>
                <w:szCs w:val="20"/>
              </w:rPr>
            </w:pPr>
            <w:r w:rsidRPr="00514194">
              <w:rPr>
                <w:color w:val="000000"/>
                <w:sz w:val="20"/>
                <w:szCs w:val="20"/>
              </w:rPr>
              <w:t xml:space="preserve">Until </w:t>
            </w:r>
            <w:r>
              <w:rPr>
                <w:color w:val="000000"/>
                <w:sz w:val="20"/>
                <w:szCs w:val="20"/>
              </w:rPr>
              <w:t>31</w:t>
            </w:r>
            <w:r w:rsidRPr="00514194">
              <w:rPr>
                <w:color w:val="000000"/>
                <w:sz w:val="20"/>
                <w:szCs w:val="20"/>
              </w:rPr>
              <w:t>.08.2026</w:t>
            </w:r>
          </w:p>
        </w:tc>
      </w:tr>
      <w:tr w:rsidR="009A4D72" w:rsidRPr="003411C5" w14:paraId="0A2149CF" w14:textId="77777777" w:rsidTr="00D842EE">
        <w:trPr>
          <w:trHeight w:val="531"/>
        </w:trPr>
        <w:tc>
          <w:tcPr>
            <w:tcW w:w="562" w:type="dxa"/>
          </w:tcPr>
          <w:p w14:paraId="5D71EB11" w14:textId="2BF5E581" w:rsidR="009A4D72" w:rsidRDefault="009A4D72" w:rsidP="003C0452">
            <w:pPr>
              <w:jc w:val="center"/>
              <w:rPr>
                <w:color w:val="000000"/>
                <w:sz w:val="20"/>
                <w:szCs w:val="20"/>
              </w:rPr>
            </w:pPr>
            <w:r>
              <w:rPr>
                <w:color w:val="000000"/>
                <w:sz w:val="20"/>
                <w:szCs w:val="20"/>
              </w:rPr>
              <w:t>17</w:t>
            </w:r>
          </w:p>
        </w:tc>
        <w:tc>
          <w:tcPr>
            <w:tcW w:w="3838" w:type="dxa"/>
          </w:tcPr>
          <w:p w14:paraId="7653D8A5" w14:textId="59CEC6E6" w:rsidR="009A4D72" w:rsidRDefault="009A4D72" w:rsidP="003C0452">
            <w:pPr>
              <w:jc w:val="left"/>
              <w:rPr>
                <w:color w:val="000000"/>
                <w:sz w:val="20"/>
                <w:szCs w:val="20"/>
              </w:rPr>
            </w:pPr>
            <w:r w:rsidRPr="009F3308">
              <w:rPr>
                <w:color w:val="000000"/>
                <w:sz w:val="20"/>
                <w:szCs w:val="20"/>
              </w:rPr>
              <w:t>cVerify</w:t>
            </w:r>
          </w:p>
        </w:tc>
        <w:tc>
          <w:tcPr>
            <w:tcW w:w="3675" w:type="dxa"/>
          </w:tcPr>
          <w:p w14:paraId="09AB1A3F" w14:textId="7CB9C07D" w:rsidR="009A4D72" w:rsidRDefault="00123B42" w:rsidP="003C0452">
            <w:pPr>
              <w:jc w:val="left"/>
              <w:rPr>
                <w:color w:val="000000"/>
                <w:sz w:val="20"/>
                <w:szCs w:val="20"/>
              </w:rPr>
            </w:pPr>
            <w:r>
              <w:rPr>
                <w:color w:val="000000"/>
                <w:sz w:val="20"/>
                <w:szCs w:val="20"/>
              </w:rPr>
              <w:t xml:space="preserve">Implement </w:t>
            </w:r>
            <w:r w:rsidR="009A4C91">
              <w:rPr>
                <w:color w:val="000000"/>
                <w:sz w:val="20"/>
                <w:szCs w:val="20"/>
              </w:rPr>
              <w:t xml:space="preserve">IF-MAINTAIN interface </w:t>
            </w:r>
            <w:r w:rsidR="00EF634A">
              <w:rPr>
                <w:color w:val="000000"/>
                <w:sz w:val="20"/>
                <w:szCs w:val="20"/>
              </w:rPr>
              <w:t>for MDG notification of BP changes</w:t>
            </w:r>
          </w:p>
        </w:tc>
        <w:tc>
          <w:tcPr>
            <w:tcW w:w="2126" w:type="dxa"/>
          </w:tcPr>
          <w:p w14:paraId="041A905F" w14:textId="28969D48" w:rsidR="009A4D72" w:rsidRPr="00514194" w:rsidRDefault="00F80590" w:rsidP="003C0452">
            <w:pPr>
              <w:jc w:val="left"/>
              <w:rPr>
                <w:color w:val="000000"/>
                <w:sz w:val="20"/>
                <w:szCs w:val="20"/>
              </w:rPr>
            </w:pPr>
            <w:r w:rsidRPr="00CA0534">
              <w:rPr>
                <w:color w:val="000000"/>
                <w:sz w:val="20"/>
                <w:szCs w:val="20"/>
              </w:rPr>
              <w:t>Until 03.08.2026</w:t>
            </w:r>
          </w:p>
        </w:tc>
      </w:tr>
    </w:tbl>
    <w:p w14:paraId="1EAB0969" w14:textId="16688CAD" w:rsidR="00DB07BE" w:rsidRPr="003411C5" w:rsidRDefault="00DB07BE" w:rsidP="00DB07BE"/>
    <w:p w14:paraId="24A4456C" w14:textId="33FC156B" w:rsidR="00E36714" w:rsidRPr="003411C5" w:rsidRDefault="00C70492" w:rsidP="00E36714">
      <w:pPr>
        <w:pStyle w:val="Nadpis2"/>
      </w:pPr>
      <w:r>
        <w:t xml:space="preserve"> </w:t>
      </w:r>
      <w:bookmarkStart w:id="901" w:name="_Toc229586735"/>
      <w:r w:rsidR="00E36714">
        <w:t xml:space="preserve">Prerequisites for </w:t>
      </w:r>
      <w:r w:rsidR="00E77375">
        <w:t>deduplication and matching</w:t>
      </w:r>
      <w:bookmarkEnd w:id="901"/>
    </w:p>
    <w:p w14:paraId="12AA5EB1" w14:textId="77777777" w:rsidR="00045178" w:rsidRPr="00045178" w:rsidRDefault="00045178" w:rsidP="00CA0534"/>
    <w:tbl>
      <w:tblPr>
        <w:tblStyle w:val="Mkatabulky"/>
        <w:tblW w:w="10201" w:type="dxa"/>
        <w:tblLook w:val="04A0" w:firstRow="1" w:lastRow="0" w:firstColumn="1" w:lastColumn="0" w:noHBand="0" w:noVBand="1"/>
      </w:tblPr>
      <w:tblGrid>
        <w:gridCol w:w="510"/>
        <w:gridCol w:w="2042"/>
        <w:gridCol w:w="5523"/>
        <w:gridCol w:w="2126"/>
      </w:tblGrid>
      <w:tr w:rsidR="00640A7D" w:rsidRPr="00FD2DB9" w14:paraId="13D13879" w14:textId="77777777" w:rsidTr="00CA0534">
        <w:trPr>
          <w:trHeight w:val="300"/>
        </w:trPr>
        <w:tc>
          <w:tcPr>
            <w:tcW w:w="510" w:type="dxa"/>
            <w:noWrap/>
            <w:vAlign w:val="center"/>
            <w:hideMark/>
          </w:tcPr>
          <w:p w14:paraId="31140B15" w14:textId="77777777" w:rsidR="00FD2DB9" w:rsidRPr="00CA0534" w:rsidRDefault="00FD2DB9" w:rsidP="00CA0534">
            <w:pPr>
              <w:jc w:val="left"/>
              <w:rPr>
                <w:b/>
                <w:color w:val="000000" w:themeColor="text1"/>
                <w:sz w:val="20"/>
                <w:szCs w:val="20"/>
              </w:rPr>
            </w:pPr>
            <w:r w:rsidRPr="00CA0534">
              <w:rPr>
                <w:b/>
                <w:color w:val="000000" w:themeColor="text1"/>
                <w:sz w:val="20"/>
                <w:szCs w:val="20"/>
              </w:rPr>
              <w:t>ID</w:t>
            </w:r>
          </w:p>
        </w:tc>
        <w:tc>
          <w:tcPr>
            <w:tcW w:w="2042" w:type="dxa"/>
            <w:noWrap/>
            <w:vAlign w:val="center"/>
            <w:hideMark/>
          </w:tcPr>
          <w:p w14:paraId="68F9E2AB" w14:textId="77777777" w:rsidR="00FD2DB9" w:rsidRPr="00CA0534" w:rsidRDefault="00FD2DB9" w:rsidP="00CA0534">
            <w:pPr>
              <w:jc w:val="left"/>
              <w:rPr>
                <w:b/>
                <w:color w:val="000000" w:themeColor="text1"/>
                <w:sz w:val="20"/>
                <w:szCs w:val="20"/>
              </w:rPr>
            </w:pPr>
            <w:r w:rsidRPr="00CA0534">
              <w:rPr>
                <w:b/>
                <w:color w:val="000000" w:themeColor="text1"/>
                <w:sz w:val="20"/>
                <w:szCs w:val="20"/>
              </w:rPr>
              <w:t>Description</w:t>
            </w:r>
          </w:p>
        </w:tc>
        <w:tc>
          <w:tcPr>
            <w:tcW w:w="5523" w:type="dxa"/>
            <w:noWrap/>
            <w:vAlign w:val="center"/>
            <w:hideMark/>
          </w:tcPr>
          <w:p w14:paraId="5579A33F" w14:textId="77777777" w:rsidR="00FD2DB9" w:rsidRPr="00CA0534" w:rsidRDefault="00FD2DB9" w:rsidP="00CA0534">
            <w:pPr>
              <w:jc w:val="left"/>
              <w:rPr>
                <w:b/>
                <w:color w:val="000000" w:themeColor="text1"/>
                <w:sz w:val="20"/>
                <w:szCs w:val="20"/>
              </w:rPr>
            </w:pPr>
            <w:r w:rsidRPr="00CA0534">
              <w:rPr>
                <w:b/>
                <w:color w:val="000000" w:themeColor="text1"/>
                <w:sz w:val="20"/>
                <w:szCs w:val="20"/>
              </w:rPr>
              <w:t>Detail</w:t>
            </w:r>
          </w:p>
        </w:tc>
        <w:tc>
          <w:tcPr>
            <w:tcW w:w="2126" w:type="dxa"/>
            <w:noWrap/>
            <w:vAlign w:val="center"/>
            <w:hideMark/>
          </w:tcPr>
          <w:p w14:paraId="36787BA8" w14:textId="77777777" w:rsidR="00FD2DB9" w:rsidRPr="00CA0534" w:rsidRDefault="00FD2DB9" w:rsidP="00CA0534">
            <w:pPr>
              <w:jc w:val="left"/>
              <w:rPr>
                <w:b/>
                <w:color w:val="000000" w:themeColor="text1"/>
                <w:sz w:val="20"/>
                <w:szCs w:val="20"/>
              </w:rPr>
            </w:pPr>
            <w:r w:rsidRPr="00CA0534">
              <w:rPr>
                <w:b/>
                <w:color w:val="000000" w:themeColor="text1"/>
                <w:sz w:val="20"/>
                <w:szCs w:val="20"/>
              </w:rPr>
              <w:t>Timing</w:t>
            </w:r>
          </w:p>
        </w:tc>
      </w:tr>
      <w:tr w:rsidR="00FD2DB9" w:rsidRPr="00FD2DB9" w14:paraId="131006E7" w14:textId="77777777" w:rsidTr="00CA0534">
        <w:trPr>
          <w:trHeight w:val="300"/>
        </w:trPr>
        <w:tc>
          <w:tcPr>
            <w:tcW w:w="510" w:type="dxa"/>
            <w:vMerge w:val="restart"/>
            <w:noWrap/>
            <w:hideMark/>
          </w:tcPr>
          <w:p w14:paraId="57FD61D3" w14:textId="77777777" w:rsidR="00C126C7" w:rsidRPr="00C126C7" w:rsidRDefault="00FD2DB9" w:rsidP="00DF0F6D">
            <w:pPr>
              <w:jc w:val="left"/>
              <w:rPr>
                <w:color w:val="000000"/>
                <w:sz w:val="20"/>
                <w:szCs w:val="20"/>
              </w:rPr>
            </w:pPr>
            <w:r w:rsidRPr="00CA0534">
              <w:rPr>
                <w:color w:val="000000"/>
                <w:sz w:val="20"/>
                <w:szCs w:val="20"/>
              </w:rPr>
              <w:t>1</w:t>
            </w:r>
          </w:p>
          <w:p w14:paraId="19B738C6" w14:textId="087FB411" w:rsidR="00FD2DB9" w:rsidRPr="00CA0534" w:rsidRDefault="00FD2DB9" w:rsidP="00CA0534">
            <w:pPr>
              <w:jc w:val="left"/>
              <w:rPr>
                <w:color w:val="000000"/>
                <w:sz w:val="20"/>
                <w:szCs w:val="20"/>
              </w:rPr>
            </w:pPr>
          </w:p>
        </w:tc>
        <w:tc>
          <w:tcPr>
            <w:tcW w:w="2042" w:type="dxa"/>
            <w:vMerge w:val="restart"/>
            <w:noWrap/>
            <w:hideMark/>
          </w:tcPr>
          <w:p w14:paraId="6682A3E3" w14:textId="77777777" w:rsidR="00C126C7" w:rsidRPr="00C126C7" w:rsidRDefault="00FD2DB9" w:rsidP="00DF0F6D">
            <w:pPr>
              <w:jc w:val="left"/>
              <w:rPr>
                <w:color w:val="000000"/>
                <w:sz w:val="20"/>
                <w:szCs w:val="20"/>
              </w:rPr>
            </w:pPr>
            <w:r w:rsidRPr="00CA0534">
              <w:rPr>
                <w:color w:val="000000"/>
                <w:sz w:val="20"/>
                <w:szCs w:val="20"/>
              </w:rPr>
              <w:t>Preparation of test environment</w:t>
            </w:r>
          </w:p>
          <w:p w14:paraId="2509B3D0" w14:textId="4441AC91" w:rsidR="00FD2DB9" w:rsidRPr="00CA0534" w:rsidRDefault="00FD2DB9" w:rsidP="00CA0534">
            <w:pPr>
              <w:jc w:val="left"/>
              <w:rPr>
                <w:color w:val="000000"/>
                <w:sz w:val="20"/>
                <w:szCs w:val="20"/>
              </w:rPr>
            </w:pPr>
          </w:p>
        </w:tc>
        <w:tc>
          <w:tcPr>
            <w:tcW w:w="5523" w:type="dxa"/>
            <w:noWrap/>
            <w:hideMark/>
          </w:tcPr>
          <w:p w14:paraId="0043E8AA" w14:textId="77777777" w:rsidR="00FD2DB9" w:rsidRPr="00CA0534" w:rsidRDefault="00FD2DB9" w:rsidP="00CA0534">
            <w:pPr>
              <w:jc w:val="left"/>
              <w:rPr>
                <w:color w:val="000000"/>
                <w:sz w:val="20"/>
                <w:szCs w:val="20"/>
              </w:rPr>
            </w:pPr>
            <w:r w:rsidRPr="00CA0534">
              <w:rPr>
                <w:color w:val="000000"/>
                <w:sz w:val="20"/>
                <w:szCs w:val="20"/>
              </w:rPr>
              <w:t>Copy the SAP CZ production system to the test environment before beginning MDG configuration</w:t>
            </w:r>
          </w:p>
        </w:tc>
        <w:tc>
          <w:tcPr>
            <w:tcW w:w="2126" w:type="dxa"/>
            <w:noWrap/>
            <w:hideMark/>
          </w:tcPr>
          <w:p w14:paraId="48417AC7" w14:textId="77777777" w:rsidR="00FD2DB9" w:rsidRPr="00CA0534" w:rsidRDefault="00FD2DB9" w:rsidP="00CA0534">
            <w:pPr>
              <w:jc w:val="left"/>
              <w:rPr>
                <w:color w:val="000000"/>
                <w:sz w:val="20"/>
                <w:szCs w:val="20"/>
              </w:rPr>
            </w:pPr>
            <w:r w:rsidRPr="00CA0534">
              <w:rPr>
                <w:color w:val="000000"/>
                <w:sz w:val="20"/>
                <w:szCs w:val="20"/>
              </w:rPr>
              <w:t>Until 03.05.2026</w:t>
            </w:r>
          </w:p>
        </w:tc>
      </w:tr>
      <w:tr w:rsidR="00FD2DB9" w:rsidRPr="00FD2DB9" w14:paraId="2E454D62" w14:textId="77777777" w:rsidTr="00CA0534">
        <w:trPr>
          <w:trHeight w:val="300"/>
        </w:trPr>
        <w:tc>
          <w:tcPr>
            <w:tcW w:w="510" w:type="dxa"/>
            <w:vMerge/>
            <w:noWrap/>
            <w:hideMark/>
          </w:tcPr>
          <w:p w14:paraId="68E58F47" w14:textId="224ED06E" w:rsidR="00FD2DB9" w:rsidRPr="00CA0534" w:rsidRDefault="00FD2DB9" w:rsidP="00CA0534">
            <w:pPr>
              <w:jc w:val="left"/>
              <w:rPr>
                <w:color w:val="000000"/>
                <w:sz w:val="20"/>
                <w:szCs w:val="20"/>
              </w:rPr>
            </w:pPr>
          </w:p>
        </w:tc>
        <w:tc>
          <w:tcPr>
            <w:tcW w:w="2042" w:type="dxa"/>
            <w:vMerge/>
            <w:noWrap/>
            <w:hideMark/>
          </w:tcPr>
          <w:p w14:paraId="49B67BF2" w14:textId="0D190A60" w:rsidR="00FD2DB9" w:rsidRPr="00CA0534" w:rsidRDefault="00FD2DB9" w:rsidP="00CA0534">
            <w:pPr>
              <w:jc w:val="left"/>
              <w:rPr>
                <w:color w:val="000000"/>
                <w:sz w:val="20"/>
                <w:szCs w:val="20"/>
              </w:rPr>
            </w:pPr>
          </w:p>
        </w:tc>
        <w:tc>
          <w:tcPr>
            <w:tcW w:w="5523" w:type="dxa"/>
            <w:noWrap/>
            <w:hideMark/>
          </w:tcPr>
          <w:p w14:paraId="1FD92F2E" w14:textId="77777777" w:rsidR="007450F3" w:rsidRPr="00CA0534" w:rsidRDefault="00FD2DB9" w:rsidP="00CA0534">
            <w:pPr>
              <w:jc w:val="left"/>
              <w:rPr>
                <w:color w:val="000000"/>
                <w:sz w:val="20"/>
                <w:szCs w:val="20"/>
              </w:rPr>
            </w:pPr>
            <w:r w:rsidRPr="00CA0534">
              <w:rPr>
                <w:color w:val="000000"/>
                <w:sz w:val="20"/>
                <w:szCs w:val="20"/>
              </w:rPr>
              <w:t>Prepare the relevant BE test environment</w:t>
            </w:r>
          </w:p>
          <w:p w14:paraId="463A6CA4" w14:textId="350BC6DF" w:rsidR="007450F3" w:rsidRPr="00CA0534" w:rsidRDefault="007450F3" w:rsidP="00CA0534">
            <w:pPr>
              <w:jc w:val="left"/>
              <w:rPr>
                <w:color w:val="000000"/>
                <w:sz w:val="20"/>
                <w:szCs w:val="20"/>
              </w:rPr>
            </w:pPr>
            <w:r w:rsidRPr="00CA0534">
              <w:rPr>
                <w:color w:val="000000"/>
                <w:sz w:val="20"/>
                <w:szCs w:val="20"/>
              </w:rPr>
              <w:t>Configure integrations</w:t>
            </w:r>
          </w:p>
          <w:p w14:paraId="7DF807F5" w14:textId="496FC85D" w:rsidR="00DF0F6D" w:rsidRDefault="00DF0F6D" w:rsidP="00CA0534">
            <w:pPr>
              <w:jc w:val="left"/>
              <w:rPr>
                <w:color w:val="000000"/>
                <w:sz w:val="20"/>
                <w:szCs w:val="20"/>
              </w:rPr>
            </w:pPr>
            <w:r w:rsidRPr="00CA0534">
              <w:rPr>
                <w:color w:val="000000"/>
                <w:sz w:val="20"/>
                <w:szCs w:val="20"/>
              </w:rPr>
              <w:t>Verify the functionality of integration services</w:t>
            </w:r>
          </w:p>
          <w:p w14:paraId="6A321398" w14:textId="79DC9750" w:rsidR="00C126C7" w:rsidRPr="00CA0534" w:rsidRDefault="00C126C7" w:rsidP="00CA0534">
            <w:pPr>
              <w:jc w:val="left"/>
              <w:rPr>
                <w:color w:val="000000"/>
                <w:sz w:val="20"/>
                <w:szCs w:val="20"/>
              </w:rPr>
            </w:pPr>
            <w:r w:rsidRPr="009C41C1">
              <w:rPr>
                <w:color w:val="000000"/>
                <w:sz w:val="20"/>
                <w:szCs w:val="20"/>
              </w:rPr>
              <w:t>Start services to load data into SAP</w:t>
            </w:r>
          </w:p>
          <w:p w14:paraId="78BDD4FE" w14:textId="09DD2229" w:rsidR="00FD2DB9" w:rsidRPr="00CA0534" w:rsidRDefault="00FD2DB9" w:rsidP="00CA0534">
            <w:pPr>
              <w:jc w:val="left"/>
              <w:rPr>
                <w:color w:val="000000"/>
                <w:sz w:val="20"/>
                <w:szCs w:val="20"/>
              </w:rPr>
            </w:pPr>
          </w:p>
        </w:tc>
        <w:tc>
          <w:tcPr>
            <w:tcW w:w="2126" w:type="dxa"/>
            <w:noWrap/>
            <w:hideMark/>
          </w:tcPr>
          <w:p w14:paraId="25A10B90" w14:textId="77777777" w:rsidR="00FD2DB9" w:rsidRPr="00CA0534" w:rsidRDefault="00FD2DB9" w:rsidP="00CA0534">
            <w:pPr>
              <w:jc w:val="left"/>
              <w:rPr>
                <w:color w:val="000000"/>
                <w:sz w:val="20"/>
                <w:szCs w:val="20"/>
              </w:rPr>
            </w:pPr>
            <w:r w:rsidRPr="00CA0534">
              <w:rPr>
                <w:color w:val="000000"/>
                <w:sz w:val="20"/>
                <w:szCs w:val="20"/>
              </w:rPr>
              <w:t>Until 06.09.2026</w:t>
            </w:r>
          </w:p>
        </w:tc>
      </w:tr>
      <w:tr w:rsidR="00FD2DB9" w:rsidRPr="00FD2DB9" w14:paraId="3A5EEB79" w14:textId="77777777" w:rsidTr="00CA0534">
        <w:trPr>
          <w:trHeight w:val="300"/>
        </w:trPr>
        <w:tc>
          <w:tcPr>
            <w:tcW w:w="510" w:type="dxa"/>
            <w:vMerge/>
            <w:noWrap/>
            <w:hideMark/>
          </w:tcPr>
          <w:p w14:paraId="2036DDDC" w14:textId="09B27248" w:rsidR="00FD2DB9" w:rsidRPr="00CA0534" w:rsidRDefault="00FD2DB9" w:rsidP="00CA0534">
            <w:pPr>
              <w:jc w:val="left"/>
              <w:rPr>
                <w:color w:val="000000"/>
                <w:sz w:val="20"/>
                <w:szCs w:val="20"/>
              </w:rPr>
            </w:pPr>
          </w:p>
        </w:tc>
        <w:tc>
          <w:tcPr>
            <w:tcW w:w="2042" w:type="dxa"/>
            <w:vMerge/>
            <w:noWrap/>
            <w:hideMark/>
          </w:tcPr>
          <w:p w14:paraId="73E9F811" w14:textId="3EE4127F" w:rsidR="00FD2DB9" w:rsidRPr="00CA0534" w:rsidRDefault="00FD2DB9" w:rsidP="00CA0534">
            <w:pPr>
              <w:jc w:val="left"/>
              <w:rPr>
                <w:color w:val="000000"/>
                <w:sz w:val="20"/>
                <w:szCs w:val="20"/>
              </w:rPr>
            </w:pPr>
          </w:p>
        </w:tc>
        <w:tc>
          <w:tcPr>
            <w:tcW w:w="5523" w:type="dxa"/>
            <w:noWrap/>
            <w:hideMark/>
          </w:tcPr>
          <w:p w14:paraId="71DE9863" w14:textId="77777777" w:rsidR="00FD2DB9" w:rsidRPr="00CA0534" w:rsidRDefault="00FD2DB9" w:rsidP="00CA0534">
            <w:pPr>
              <w:jc w:val="left"/>
              <w:rPr>
                <w:color w:val="000000"/>
                <w:sz w:val="20"/>
                <w:szCs w:val="20"/>
              </w:rPr>
            </w:pPr>
            <w:r w:rsidRPr="00CA0534">
              <w:rPr>
                <w:color w:val="000000"/>
                <w:sz w:val="20"/>
                <w:szCs w:val="20"/>
              </w:rPr>
              <w:t>Start services to load data into SAP MDG from connected systems</w:t>
            </w:r>
          </w:p>
        </w:tc>
        <w:tc>
          <w:tcPr>
            <w:tcW w:w="2126" w:type="dxa"/>
            <w:noWrap/>
            <w:hideMark/>
          </w:tcPr>
          <w:p w14:paraId="038903AE" w14:textId="77777777" w:rsidR="00FD2DB9" w:rsidRPr="00CA0534" w:rsidRDefault="00FD2DB9" w:rsidP="00CA0534">
            <w:pPr>
              <w:jc w:val="left"/>
              <w:rPr>
                <w:color w:val="000000"/>
                <w:sz w:val="20"/>
                <w:szCs w:val="20"/>
              </w:rPr>
            </w:pPr>
            <w:r w:rsidRPr="00CA0534">
              <w:rPr>
                <w:color w:val="000000"/>
                <w:sz w:val="20"/>
                <w:szCs w:val="20"/>
              </w:rPr>
              <w:t>From 07.09.2026 until 25.10.2026</w:t>
            </w:r>
          </w:p>
        </w:tc>
      </w:tr>
      <w:tr w:rsidR="00FD2DB9" w:rsidRPr="00FD2DB9" w14:paraId="791C87CD" w14:textId="77777777" w:rsidTr="00CA0534">
        <w:trPr>
          <w:trHeight w:val="300"/>
        </w:trPr>
        <w:tc>
          <w:tcPr>
            <w:tcW w:w="510" w:type="dxa"/>
            <w:noWrap/>
            <w:hideMark/>
          </w:tcPr>
          <w:p w14:paraId="667C62D0" w14:textId="77777777" w:rsidR="00FD2DB9" w:rsidRPr="00CA0534" w:rsidRDefault="00FD2DB9" w:rsidP="00CA0534">
            <w:pPr>
              <w:jc w:val="left"/>
              <w:rPr>
                <w:color w:val="000000"/>
                <w:sz w:val="20"/>
                <w:szCs w:val="20"/>
              </w:rPr>
            </w:pPr>
            <w:r w:rsidRPr="00CA0534">
              <w:rPr>
                <w:color w:val="000000"/>
                <w:sz w:val="20"/>
                <w:szCs w:val="20"/>
              </w:rPr>
              <w:t>2</w:t>
            </w:r>
          </w:p>
        </w:tc>
        <w:tc>
          <w:tcPr>
            <w:tcW w:w="2042" w:type="dxa"/>
            <w:noWrap/>
            <w:hideMark/>
          </w:tcPr>
          <w:p w14:paraId="4CE7A7F1" w14:textId="77777777" w:rsidR="00FD2DB9" w:rsidRPr="00CA0534" w:rsidRDefault="00FD2DB9" w:rsidP="00CA0534">
            <w:pPr>
              <w:jc w:val="left"/>
              <w:rPr>
                <w:color w:val="000000"/>
                <w:sz w:val="20"/>
                <w:szCs w:val="20"/>
              </w:rPr>
            </w:pPr>
            <w:r w:rsidRPr="00CA0534">
              <w:rPr>
                <w:color w:val="000000"/>
                <w:sz w:val="20"/>
                <w:szCs w:val="20"/>
              </w:rPr>
              <w:t>Preparation of production environment</w:t>
            </w:r>
          </w:p>
        </w:tc>
        <w:tc>
          <w:tcPr>
            <w:tcW w:w="5523" w:type="dxa"/>
            <w:noWrap/>
            <w:hideMark/>
          </w:tcPr>
          <w:p w14:paraId="3096AC6C" w14:textId="77777777" w:rsidR="00FD2DB9" w:rsidRDefault="00FD2DB9" w:rsidP="00DF0F6D">
            <w:pPr>
              <w:jc w:val="left"/>
              <w:rPr>
                <w:color w:val="000000"/>
                <w:sz w:val="20"/>
                <w:szCs w:val="20"/>
              </w:rPr>
            </w:pPr>
            <w:r w:rsidRPr="00CA0534">
              <w:rPr>
                <w:color w:val="000000"/>
                <w:sz w:val="20"/>
                <w:szCs w:val="20"/>
              </w:rPr>
              <w:t>Configure integrations</w:t>
            </w:r>
          </w:p>
          <w:p w14:paraId="4D8B253C" w14:textId="77777777" w:rsidR="00C126C7" w:rsidRDefault="00C126C7" w:rsidP="00DF0F6D">
            <w:pPr>
              <w:jc w:val="left"/>
              <w:rPr>
                <w:color w:val="000000"/>
                <w:sz w:val="20"/>
                <w:szCs w:val="20"/>
              </w:rPr>
            </w:pPr>
            <w:r w:rsidRPr="009C41C1">
              <w:rPr>
                <w:color w:val="000000"/>
                <w:sz w:val="20"/>
                <w:szCs w:val="20"/>
              </w:rPr>
              <w:t>Verify the functionality of integration services</w:t>
            </w:r>
          </w:p>
          <w:p w14:paraId="0B5DBD39" w14:textId="77777777" w:rsidR="00C126C7" w:rsidRDefault="00C126C7" w:rsidP="00DF0F6D">
            <w:pPr>
              <w:jc w:val="left"/>
              <w:rPr>
                <w:color w:val="000000"/>
                <w:sz w:val="20"/>
                <w:szCs w:val="20"/>
              </w:rPr>
            </w:pPr>
            <w:r w:rsidRPr="009C41C1">
              <w:rPr>
                <w:color w:val="000000"/>
                <w:sz w:val="20"/>
                <w:szCs w:val="20"/>
              </w:rPr>
              <w:t>Start services to load data into SAP MDG from connected systems</w:t>
            </w:r>
          </w:p>
          <w:p w14:paraId="6E22B558" w14:textId="1F50AB08" w:rsidR="00FD2DB9" w:rsidRPr="00CA0534" w:rsidRDefault="00C126C7" w:rsidP="00CA0534">
            <w:pPr>
              <w:jc w:val="left"/>
              <w:rPr>
                <w:color w:val="000000"/>
                <w:sz w:val="20"/>
                <w:szCs w:val="20"/>
              </w:rPr>
            </w:pPr>
            <w:r w:rsidRPr="009C41C1">
              <w:rPr>
                <w:color w:val="000000"/>
                <w:sz w:val="20"/>
                <w:szCs w:val="20"/>
              </w:rPr>
              <w:t>Country clearing</w:t>
            </w:r>
          </w:p>
        </w:tc>
        <w:tc>
          <w:tcPr>
            <w:tcW w:w="2126" w:type="dxa"/>
            <w:noWrap/>
            <w:hideMark/>
          </w:tcPr>
          <w:p w14:paraId="4493E748" w14:textId="77777777" w:rsidR="00FD2DB9" w:rsidRPr="00CA0534" w:rsidRDefault="00FD2DB9" w:rsidP="00CA0534">
            <w:pPr>
              <w:jc w:val="left"/>
              <w:rPr>
                <w:color w:val="000000"/>
                <w:sz w:val="20"/>
                <w:szCs w:val="20"/>
              </w:rPr>
            </w:pPr>
            <w:r w:rsidRPr="00CA0534">
              <w:rPr>
                <w:color w:val="000000"/>
                <w:sz w:val="20"/>
                <w:szCs w:val="20"/>
              </w:rPr>
              <w:t>From 26.10.2026 until 8.11.2026</w:t>
            </w:r>
          </w:p>
        </w:tc>
      </w:tr>
      <w:tr w:rsidR="00FD2DB9" w:rsidRPr="00FD2DB9" w14:paraId="12E9C173" w14:textId="77777777" w:rsidTr="00CA0534">
        <w:trPr>
          <w:trHeight w:val="300"/>
        </w:trPr>
        <w:tc>
          <w:tcPr>
            <w:tcW w:w="510" w:type="dxa"/>
            <w:noWrap/>
            <w:hideMark/>
          </w:tcPr>
          <w:p w14:paraId="44A50434" w14:textId="77777777" w:rsidR="00FD2DB9" w:rsidRPr="00CA0534" w:rsidRDefault="00FD2DB9" w:rsidP="00CA0534">
            <w:pPr>
              <w:jc w:val="left"/>
              <w:rPr>
                <w:color w:val="000000"/>
                <w:sz w:val="20"/>
                <w:szCs w:val="20"/>
              </w:rPr>
            </w:pPr>
            <w:r w:rsidRPr="00CA0534">
              <w:rPr>
                <w:color w:val="000000"/>
                <w:sz w:val="20"/>
                <w:szCs w:val="20"/>
              </w:rPr>
              <w:t>3</w:t>
            </w:r>
          </w:p>
        </w:tc>
        <w:tc>
          <w:tcPr>
            <w:tcW w:w="2042" w:type="dxa"/>
            <w:noWrap/>
            <w:hideMark/>
          </w:tcPr>
          <w:p w14:paraId="099F0DB8" w14:textId="77777777" w:rsidR="00FD2DB9" w:rsidRPr="00CA0534" w:rsidRDefault="00FD2DB9" w:rsidP="00CA0534">
            <w:pPr>
              <w:jc w:val="left"/>
              <w:rPr>
                <w:color w:val="000000"/>
                <w:sz w:val="20"/>
                <w:szCs w:val="20"/>
              </w:rPr>
            </w:pPr>
            <w:r w:rsidRPr="00CA0534">
              <w:rPr>
                <w:color w:val="000000"/>
                <w:sz w:val="20"/>
                <w:szCs w:val="20"/>
              </w:rPr>
              <w:t>Responsible users for deduplication and matching data</w:t>
            </w:r>
          </w:p>
        </w:tc>
        <w:tc>
          <w:tcPr>
            <w:tcW w:w="5523" w:type="dxa"/>
            <w:noWrap/>
            <w:hideMark/>
          </w:tcPr>
          <w:p w14:paraId="35DE029E" w14:textId="77777777" w:rsidR="00FD2DB9" w:rsidRPr="00CA0534" w:rsidRDefault="00FD2DB9" w:rsidP="00CA0534">
            <w:pPr>
              <w:jc w:val="left"/>
              <w:rPr>
                <w:color w:val="000000"/>
                <w:sz w:val="20"/>
                <w:szCs w:val="20"/>
              </w:rPr>
            </w:pPr>
            <w:r w:rsidRPr="00CA0534">
              <w:rPr>
                <w:color w:val="000000"/>
                <w:sz w:val="20"/>
                <w:szCs w:val="20"/>
              </w:rPr>
              <w:t>Determine responsible users who will perform removal of duplications in local systems and make decision in cross country matching.</w:t>
            </w:r>
          </w:p>
        </w:tc>
        <w:tc>
          <w:tcPr>
            <w:tcW w:w="2126" w:type="dxa"/>
            <w:noWrap/>
            <w:hideMark/>
          </w:tcPr>
          <w:p w14:paraId="211738C6" w14:textId="77777777" w:rsidR="00FD2DB9" w:rsidRPr="00CA0534" w:rsidRDefault="00FD2DB9" w:rsidP="00CA0534">
            <w:pPr>
              <w:jc w:val="left"/>
              <w:rPr>
                <w:color w:val="000000"/>
                <w:sz w:val="20"/>
                <w:szCs w:val="20"/>
              </w:rPr>
            </w:pPr>
            <w:r w:rsidRPr="00CA0534">
              <w:rPr>
                <w:color w:val="000000"/>
                <w:sz w:val="20"/>
                <w:szCs w:val="20"/>
              </w:rPr>
              <w:t xml:space="preserve">From 07.09.2026 </w:t>
            </w:r>
          </w:p>
        </w:tc>
      </w:tr>
      <w:tr w:rsidR="00FD2DB9" w:rsidRPr="00FD2DB9" w14:paraId="78A225BF" w14:textId="77777777" w:rsidTr="00CA0534">
        <w:trPr>
          <w:trHeight w:val="300"/>
        </w:trPr>
        <w:tc>
          <w:tcPr>
            <w:tcW w:w="510" w:type="dxa"/>
            <w:noWrap/>
            <w:hideMark/>
          </w:tcPr>
          <w:p w14:paraId="2CAF1120" w14:textId="77777777" w:rsidR="00FD2DB9" w:rsidRPr="00CA0534" w:rsidRDefault="00FD2DB9" w:rsidP="00CA0534">
            <w:pPr>
              <w:jc w:val="left"/>
              <w:rPr>
                <w:color w:val="000000"/>
                <w:sz w:val="20"/>
                <w:szCs w:val="20"/>
              </w:rPr>
            </w:pPr>
            <w:r w:rsidRPr="00CA0534">
              <w:rPr>
                <w:color w:val="000000"/>
                <w:sz w:val="20"/>
                <w:szCs w:val="20"/>
              </w:rPr>
              <w:t>4</w:t>
            </w:r>
          </w:p>
        </w:tc>
        <w:tc>
          <w:tcPr>
            <w:tcW w:w="2042" w:type="dxa"/>
            <w:noWrap/>
            <w:hideMark/>
          </w:tcPr>
          <w:p w14:paraId="5330C2E1" w14:textId="77777777" w:rsidR="00FD2DB9" w:rsidRPr="00CA0534" w:rsidRDefault="00FD2DB9" w:rsidP="00CA0534">
            <w:pPr>
              <w:jc w:val="left"/>
              <w:rPr>
                <w:color w:val="000000"/>
                <w:sz w:val="20"/>
                <w:szCs w:val="20"/>
              </w:rPr>
            </w:pPr>
            <w:r w:rsidRPr="00CA0534">
              <w:rPr>
                <w:color w:val="000000"/>
                <w:sz w:val="20"/>
                <w:szCs w:val="20"/>
              </w:rPr>
              <w:t>BP data must be imported into CLM from MDG for BE</w:t>
            </w:r>
          </w:p>
        </w:tc>
        <w:tc>
          <w:tcPr>
            <w:tcW w:w="5523" w:type="dxa"/>
            <w:noWrap/>
            <w:hideMark/>
          </w:tcPr>
          <w:p w14:paraId="10B10BCE" w14:textId="77777777" w:rsidR="00FD2DB9" w:rsidRPr="00CA0534" w:rsidRDefault="00FD2DB9" w:rsidP="00CA0534">
            <w:pPr>
              <w:jc w:val="left"/>
              <w:rPr>
                <w:color w:val="000000"/>
                <w:sz w:val="20"/>
                <w:szCs w:val="20"/>
              </w:rPr>
            </w:pPr>
            <w:r w:rsidRPr="00CA0534">
              <w:rPr>
                <w:color w:val="000000"/>
                <w:sz w:val="20"/>
                <w:szCs w:val="20"/>
              </w:rPr>
              <w:t>BP data must be first in SAP MDG and then replicated to production CLM for BE.</w:t>
            </w:r>
          </w:p>
        </w:tc>
        <w:tc>
          <w:tcPr>
            <w:tcW w:w="2126" w:type="dxa"/>
            <w:noWrap/>
            <w:hideMark/>
          </w:tcPr>
          <w:p w14:paraId="731E9E0C" w14:textId="77777777" w:rsidR="00FD2DB9" w:rsidRPr="00CA0534" w:rsidRDefault="00FD2DB9" w:rsidP="00CA0534">
            <w:pPr>
              <w:jc w:val="left"/>
              <w:rPr>
                <w:color w:val="000000"/>
                <w:sz w:val="20"/>
                <w:szCs w:val="20"/>
              </w:rPr>
            </w:pPr>
            <w:r w:rsidRPr="00CA0534">
              <w:rPr>
                <w:color w:val="000000"/>
                <w:sz w:val="20"/>
                <w:szCs w:val="20"/>
              </w:rPr>
              <w:t>Before Go live CLM BE</w:t>
            </w:r>
          </w:p>
        </w:tc>
      </w:tr>
    </w:tbl>
    <w:p w14:paraId="2294B094" w14:textId="77777777" w:rsidR="00DB07BE" w:rsidRPr="003411C5" w:rsidRDefault="00DB07BE" w:rsidP="00DB07BE">
      <w:pPr>
        <w:spacing w:after="160" w:line="259" w:lineRule="auto"/>
        <w:jc w:val="left"/>
        <w:rPr>
          <w:rFonts w:ascii="Arial Black" w:hAnsi="Arial Black" w:cs="Arial"/>
          <w:bCs/>
          <w:color w:val="405E52"/>
          <w:kern w:val="32"/>
          <w:sz w:val="32"/>
          <w:szCs w:val="32"/>
        </w:rPr>
      </w:pPr>
      <w:r w:rsidRPr="003411C5">
        <w:br w:type="page"/>
      </w:r>
    </w:p>
    <w:p w14:paraId="775E2AC6" w14:textId="77777777" w:rsidR="00DB07BE" w:rsidRPr="003411C5" w:rsidRDefault="00DB07BE" w:rsidP="008E2280"/>
    <w:p w14:paraId="4FB5DBE4" w14:textId="77777777" w:rsidR="00705F8F" w:rsidRPr="003411C5" w:rsidRDefault="00705F8F" w:rsidP="00705F8F">
      <w:pPr>
        <w:rPr>
          <w:sz w:val="22"/>
          <w:szCs w:val="22"/>
        </w:rPr>
      </w:pPr>
    </w:p>
    <w:bookmarkEnd w:id="34"/>
    <w:bookmarkEnd w:id="35"/>
    <w:bookmarkEnd w:id="816"/>
    <w:bookmarkEnd w:id="817"/>
    <w:bookmarkEnd w:id="818"/>
    <w:bookmarkEnd w:id="819"/>
    <w:bookmarkEnd w:id="820"/>
    <w:bookmarkEnd w:id="821"/>
    <w:bookmarkEnd w:id="822"/>
    <w:bookmarkEnd w:id="823"/>
    <w:p w14:paraId="3B4E730D" w14:textId="0FEF42C9" w:rsidR="00996DC0" w:rsidRPr="003411C5" w:rsidRDefault="00566123" w:rsidP="007B6756">
      <w:pPr>
        <w:pStyle w:val="Nadpis1"/>
      </w:pPr>
      <w:r w:rsidRPr="003411C5">
        <w:t xml:space="preserve"> </w:t>
      </w:r>
      <w:bookmarkStart w:id="902" w:name="_Toc229586736"/>
      <w:r w:rsidR="00996DC0" w:rsidRPr="003411C5">
        <w:t>Abbreviations used</w:t>
      </w:r>
      <w:bookmarkEnd w:id="902"/>
      <w:r w:rsidR="00996DC0" w:rsidRPr="003411C5">
        <w:t xml:space="preserve"> </w:t>
      </w:r>
    </w:p>
    <w:p w14:paraId="4BA09F40" w14:textId="77777777" w:rsidR="00996DC0" w:rsidRPr="003411C5" w:rsidRDefault="00996DC0" w:rsidP="00996DC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7509"/>
      </w:tblGrid>
      <w:tr w:rsidR="00996DC0" w:rsidRPr="003411C5" w14:paraId="25C97D1F" w14:textId="77777777" w:rsidTr="00CA0534">
        <w:trPr>
          <w:trHeight w:val="371"/>
          <w:tblHeader/>
        </w:trPr>
        <w:tc>
          <w:tcPr>
            <w:tcW w:w="857" w:type="pct"/>
            <w:noWrap/>
            <w:vAlign w:val="center"/>
            <w:hideMark/>
          </w:tcPr>
          <w:p w14:paraId="6C0A38CF" w14:textId="77777777" w:rsidR="00996DC0" w:rsidRPr="00CA0534" w:rsidRDefault="00996DC0">
            <w:pPr>
              <w:jc w:val="left"/>
              <w:rPr>
                <w:b/>
                <w:color w:val="000000" w:themeColor="text1"/>
                <w:sz w:val="20"/>
                <w:szCs w:val="20"/>
              </w:rPr>
            </w:pPr>
            <w:r w:rsidRPr="00CA0534">
              <w:rPr>
                <w:b/>
                <w:color w:val="000000" w:themeColor="text1"/>
                <w:sz w:val="20"/>
                <w:szCs w:val="20"/>
              </w:rPr>
              <w:t>Abbreviation</w:t>
            </w:r>
          </w:p>
        </w:tc>
        <w:tc>
          <w:tcPr>
            <w:tcW w:w="4143" w:type="pct"/>
            <w:noWrap/>
            <w:vAlign w:val="center"/>
            <w:hideMark/>
          </w:tcPr>
          <w:p w14:paraId="5F323FE1" w14:textId="360022DC" w:rsidR="00996DC0" w:rsidRPr="00CA0534" w:rsidRDefault="00996DC0">
            <w:pPr>
              <w:jc w:val="left"/>
              <w:rPr>
                <w:b/>
                <w:color w:val="000000" w:themeColor="text1"/>
                <w:sz w:val="20"/>
                <w:szCs w:val="20"/>
              </w:rPr>
            </w:pPr>
            <w:r w:rsidRPr="00CA0534">
              <w:rPr>
                <w:b/>
                <w:color w:val="000000" w:themeColor="text1"/>
                <w:sz w:val="20"/>
                <w:szCs w:val="20"/>
              </w:rPr>
              <w:t>Description</w:t>
            </w:r>
          </w:p>
        </w:tc>
      </w:tr>
      <w:tr w:rsidR="00996DC0" w:rsidRPr="003411C5" w14:paraId="7427D99A"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3DD1D4B2" w14:textId="491ABFC1" w:rsidR="00996DC0" w:rsidRPr="00CA0534" w:rsidRDefault="004F49F7">
            <w:pPr>
              <w:rPr>
                <w:color w:val="000000"/>
                <w:sz w:val="20"/>
                <w:szCs w:val="20"/>
                <w:lang w:eastAsia="en-US"/>
              </w:rPr>
            </w:pPr>
            <w:r>
              <w:rPr>
                <w:rFonts w:asciiTheme="majorBidi" w:hAnsiTheme="majorBidi" w:cstheme="majorBidi"/>
                <w:color w:val="000000"/>
                <w:sz w:val="20"/>
                <w:szCs w:val="20"/>
                <w:lang w:eastAsia="en-US"/>
              </w:rPr>
              <w:t>API GW</w:t>
            </w:r>
          </w:p>
        </w:tc>
        <w:tc>
          <w:tcPr>
            <w:tcW w:w="4143" w:type="pct"/>
            <w:tcBorders>
              <w:top w:val="single" w:sz="4" w:space="0" w:color="auto"/>
              <w:left w:val="single" w:sz="4" w:space="0" w:color="auto"/>
              <w:bottom w:val="single" w:sz="4" w:space="0" w:color="auto"/>
              <w:right w:val="single" w:sz="4" w:space="0" w:color="auto"/>
            </w:tcBorders>
            <w:vAlign w:val="center"/>
          </w:tcPr>
          <w:p w14:paraId="35D9809D" w14:textId="3D7F2AF6" w:rsidR="00996DC0" w:rsidRPr="00CA0534" w:rsidRDefault="004F49F7">
            <w:pPr>
              <w:jc w:val="left"/>
              <w:rPr>
                <w:color w:val="000000"/>
                <w:sz w:val="20"/>
                <w:szCs w:val="20"/>
                <w:lang w:eastAsia="en-US"/>
              </w:rPr>
            </w:pPr>
            <w:r>
              <w:rPr>
                <w:rFonts w:asciiTheme="majorBidi" w:hAnsiTheme="majorBidi" w:cstheme="majorBidi"/>
                <w:color w:val="000000"/>
                <w:sz w:val="20"/>
                <w:szCs w:val="20"/>
                <w:lang w:eastAsia="en-US"/>
              </w:rPr>
              <w:t>API Gateway</w:t>
            </w:r>
          </w:p>
        </w:tc>
      </w:tr>
      <w:tr w:rsidR="004F49F7" w:rsidRPr="003411C5" w14:paraId="2AE58EC4"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761B66EA" w14:textId="1DEB705B" w:rsidR="004F49F7" w:rsidRPr="00CA0534" w:rsidRDefault="004F49F7" w:rsidP="004F49F7">
            <w:pPr>
              <w:rPr>
                <w:color w:val="000000"/>
                <w:sz w:val="20"/>
                <w:szCs w:val="20"/>
                <w:lang w:eastAsia="en-US"/>
              </w:rPr>
            </w:pPr>
            <w:r w:rsidRPr="00CA0534">
              <w:rPr>
                <w:color w:val="000000"/>
                <w:sz w:val="20"/>
                <w:szCs w:val="20"/>
                <w:lang w:eastAsia="en-US"/>
              </w:rPr>
              <w:t>BP</w:t>
            </w:r>
          </w:p>
        </w:tc>
        <w:tc>
          <w:tcPr>
            <w:tcW w:w="4143" w:type="pct"/>
            <w:tcBorders>
              <w:top w:val="single" w:sz="4" w:space="0" w:color="auto"/>
              <w:left w:val="single" w:sz="4" w:space="0" w:color="auto"/>
              <w:bottom w:val="single" w:sz="4" w:space="0" w:color="auto"/>
              <w:right w:val="single" w:sz="4" w:space="0" w:color="auto"/>
            </w:tcBorders>
            <w:vAlign w:val="center"/>
          </w:tcPr>
          <w:p w14:paraId="14480B48" w14:textId="6C420DF3" w:rsidR="004F49F7" w:rsidRPr="00CA0534" w:rsidRDefault="004F49F7" w:rsidP="004F49F7">
            <w:pPr>
              <w:jc w:val="left"/>
              <w:rPr>
                <w:color w:val="000000"/>
                <w:sz w:val="20"/>
                <w:szCs w:val="20"/>
                <w:lang w:eastAsia="en-US"/>
              </w:rPr>
            </w:pPr>
            <w:r w:rsidRPr="00CA0534">
              <w:rPr>
                <w:color w:val="000000"/>
                <w:sz w:val="20"/>
                <w:szCs w:val="20"/>
                <w:lang w:eastAsia="en-US"/>
              </w:rPr>
              <w:t>Business partner</w:t>
            </w:r>
          </w:p>
        </w:tc>
      </w:tr>
      <w:tr w:rsidR="004F49F7" w:rsidRPr="003411C5" w14:paraId="70E042F4"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3FB18F7D" w14:textId="33293B95" w:rsidR="004F49F7" w:rsidRPr="00CA0534" w:rsidRDefault="004F49F7" w:rsidP="004F49F7">
            <w:pPr>
              <w:rPr>
                <w:color w:val="000000"/>
                <w:sz w:val="20"/>
                <w:szCs w:val="20"/>
                <w:lang w:eastAsia="en-US"/>
              </w:rPr>
            </w:pPr>
            <w:r>
              <w:rPr>
                <w:rFonts w:asciiTheme="majorBidi" w:hAnsiTheme="majorBidi" w:cstheme="majorBidi"/>
                <w:color w:val="000000"/>
                <w:sz w:val="20"/>
                <w:szCs w:val="20"/>
                <w:lang w:eastAsia="en-US"/>
              </w:rPr>
              <w:t>BTP</w:t>
            </w:r>
          </w:p>
        </w:tc>
        <w:tc>
          <w:tcPr>
            <w:tcW w:w="4143" w:type="pct"/>
            <w:tcBorders>
              <w:top w:val="single" w:sz="4" w:space="0" w:color="auto"/>
              <w:left w:val="single" w:sz="4" w:space="0" w:color="auto"/>
              <w:bottom w:val="single" w:sz="4" w:space="0" w:color="auto"/>
              <w:right w:val="single" w:sz="4" w:space="0" w:color="auto"/>
            </w:tcBorders>
            <w:vAlign w:val="center"/>
          </w:tcPr>
          <w:p w14:paraId="19DA9058" w14:textId="4FDF9566" w:rsidR="004F49F7" w:rsidRPr="00CA0534" w:rsidRDefault="004F49F7" w:rsidP="004F49F7">
            <w:pPr>
              <w:jc w:val="left"/>
              <w:rPr>
                <w:color w:val="000000"/>
                <w:sz w:val="20"/>
                <w:szCs w:val="20"/>
                <w:lang w:eastAsia="en-US"/>
              </w:rPr>
            </w:pPr>
            <w:r w:rsidRPr="00673B57">
              <w:rPr>
                <w:rFonts w:asciiTheme="majorBidi" w:hAnsiTheme="majorBidi" w:cstheme="majorBidi"/>
                <w:color w:val="000000"/>
                <w:sz w:val="20"/>
                <w:szCs w:val="20"/>
                <w:lang w:eastAsia="en-US"/>
              </w:rPr>
              <w:t xml:space="preserve">SAP </w:t>
            </w:r>
            <w:r>
              <w:rPr>
                <w:rFonts w:asciiTheme="majorBidi" w:hAnsiTheme="majorBidi" w:cstheme="majorBidi"/>
                <w:color w:val="000000"/>
                <w:sz w:val="20"/>
                <w:szCs w:val="20"/>
                <w:lang w:eastAsia="en-US"/>
              </w:rPr>
              <w:t>B</w:t>
            </w:r>
            <w:r w:rsidRPr="00673B57">
              <w:rPr>
                <w:rFonts w:asciiTheme="majorBidi" w:hAnsiTheme="majorBidi" w:cstheme="majorBidi"/>
                <w:color w:val="000000"/>
                <w:sz w:val="20"/>
                <w:szCs w:val="20"/>
                <w:lang w:eastAsia="en-US"/>
              </w:rPr>
              <w:t xml:space="preserve">usiness </w:t>
            </w:r>
            <w:r>
              <w:rPr>
                <w:rFonts w:asciiTheme="majorBidi" w:hAnsiTheme="majorBidi" w:cstheme="majorBidi"/>
                <w:color w:val="000000"/>
                <w:sz w:val="20"/>
                <w:szCs w:val="20"/>
                <w:lang w:eastAsia="en-US"/>
              </w:rPr>
              <w:t>T</w:t>
            </w:r>
            <w:r w:rsidRPr="00673B57">
              <w:rPr>
                <w:rFonts w:asciiTheme="majorBidi" w:hAnsiTheme="majorBidi" w:cstheme="majorBidi"/>
                <w:color w:val="000000"/>
                <w:sz w:val="20"/>
                <w:szCs w:val="20"/>
                <w:lang w:eastAsia="en-US"/>
              </w:rPr>
              <w:t>echnology Platform</w:t>
            </w:r>
          </w:p>
        </w:tc>
      </w:tr>
      <w:tr w:rsidR="00B3106B" w:rsidRPr="003411C5" w14:paraId="1F27815E"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41E67052" w14:textId="3DC2FFFB" w:rsidR="00B3106B" w:rsidRDefault="00B3106B" w:rsidP="00B3106B">
            <w:pPr>
              <w:rPr>
                <w:rFonts w:asciiTheme="majorBidi" w:hAnsiTheme="majorBidi" w:cstheme="majorBidi"/>
                <w:color w:val="000000"/>
                <w:sz w:val="20"/>
                <w:szCs w:val="20"/>
                <w:lang w:eastAsia="en-US"/>
              </w:rPr>
            </w:pPr>
            <w:r w:rsidRPr="00CA0534">
              <w:rPr>
                <w:color w:val="000000"/>
                <w:sz w:val="20"/>
                <w:szCs w:val="20"/>
                <w:lang w:eastAsia="en-US"/>
              </w:rPr>
              <w:t>CLM</w:t>
            </w:r>
          </w:p>
        </w:tc>
        <w:tc>
          <w:tcPr>
            <w:tcW w:w="4143" w:type="pct"/>
            <w:tcBorders>
              <w:top w:val="single" w:sz="4" w:space="0" w:color="auto"/>
              <w:left w:val="single" w:sz="4" w:space="0" w:color="auto"/>
              <w:bottom w:val="single" w:sz="4" w:space="0" w:color="auto"/>
              <w:right w:val="single" w:sz="4" w:space="0" w:color="auto"/>
            </w:tcBorders>
            <w:vAlign w:val="center"/>
          </w:tcPr>
          <w:p w14:paraId="406FE16A" w14:textId="7CE31260" w:rsidR="00B3106B" w:rsidRPr="00673B57" w:rsidRDefault="00B3106B" w:rsidP="00B3106B">
            <w:pPr>
              <w:jc w:val="left"/>
              <w:rPr>
                <w:rFonts w:asciiTheme="majorBidi" w:hAnsiTheme="majorBidi" w:cstheme="majorBidi"/>
                <w:color w:val="000000"/>
                <w:sz w:val="20"/>
                <w:szCs w:val="20"/>
                <w:lang w:eastAsia="en-US"/>
              </w:rPr>
            </w:pPr>
            <w:r w:rsidRPr="00CA0534">
              <w:rPr>
                <w:color w:val="000000"/>
                <w:sz w:val="20"/>
                <w:szCs w:val="20"/>
                <w:lang w:eastAsia="en-US"/>
              </w:rPr>
              <w:t>Application for Contract Lifecycle Management</w:t>
            </w:r>
          </w:p>
        </w:tc>
      </w:tr>
      <w:tr w:rsidR="00996DC0" w:rsidRPr="003411C5" w14:paraId="5B5C1C2D"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37D3EF98" w14:textId="529FE653" w:rsidR="00996DC0" w:rsidRPr="00CA0534" w:rsidRDefault="00B3106B">
            <w:pPr>
              <w:rPr>
                <w:color w:val="000000"/>
                <w:sz w:val="20"/>
                <w:szCs w:val="20"/>
                <w:lang w:eastAsia="en-US"/>
              </w:rPr>
            </w:pPr>
            <w:r w:rsidRPr="00CA0534">
              <w:rPr>
                <w:color w:val="000000"/>
                <w:sz w:val="20"/>
                <w:szCs w:val="20"/>
                <w:lang w:eastAsia="en-US"/>
              </w:rPr>
              <w:t>CVI</w:t>
            </w:r>
          </w:p>
        </w:tc>
        <w:tc>
          <w:tcPr>
            <w:tcW w:w="4143" w:type="pct"/>
            <w:tcBorders>
              <w:top w:val="single" w:sz="4" w:space="0" w:color="auto"/>
              <w:left w:val="single" w:sz="4" w:space="0" w:color="auto"/>
              <w:bottom w:val="single" w:sz="4" w:space="0" w:color="auto"/>
              <w:right w:val="single" w:sz="4" w:space="0" w:color="auto"/>
            </w:tcBorders>
            <w:vAlign w:val="center"/>
          </w:tcPr>
          <w:p w14:paraId="589B5D6E" w14:textId="5B53D884" w:rsidR="00996DC0" w:rsidRPr="00CA0534" w:rsidRDefault="00B3106B">
            <w:pPr>
              <w:jc w:val="left"/>
              <w:rPr>
                <w:color w:val="000000"/>
                <w:sz w:val="20"/>
                <w:szCs w:val="20"/>
                <w:lang w:eastAsia="en-US"/>
              </w:rPr>
            </w:pPr>
            <w:r w:rsidRPr="00CA0534">
              <w:rPr>
                <w:color w:val="000000"/>
                <w:sz w:val="20"/>
                <w:szCs w:val="20"/>
                <w:lang w:eastAsia="en-US"/>
              </w:rPr>
              <w:t>Customer Vendor Integration</w:t>
            </w:r>
          </w:p>
        </w:tc>
      </w:tr>
      <w:tr w:rsidR="00996DC0" w:rsidRPr="003411C5" w14:paraId="229206A9"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77B1D4AB" w14:textId="3AA61C0A" w:rsidR="00996DC0" w:rsidRPr="00CA0534" w:rsidRDefault="00B3106B">
            <w:pPr>
              <w:rPr>
                <w:color w:val="000000"/>
                <w:sz w:val="20"/>
                <w:szCs w:val="20"/>
                <w:lang w:eastAsia="en-US"/>
              </w:rPr>
            </w:pPr>
            <w:r w:rsidRPr="00CA0534">
              <w:rPr>
                <w:color w:val="000000"/>
                <w:sz w:val="20"/>
                <w:szCs w:val="20"/>
                <w:lang w:eastAsia="en-US"/>
              </w:rPr>
              <w:t>GID</w:t>
            </w:r>
          </w:p>
        </w:tc>
        <w:tc>
          <w:tcPr>
            <w:tcW w:w="4143" w:type="pct"/>
            <w:tcBorders>
              <w:top w:val="single" w:sz="4" w:space="0" w:color="auto"/>
              <w:left w:val="single" w:sz="4" w:space="0" w:color="auto"/>
              <w:bottom w:val="single" w:sz="4" w:space="0" w:color="auto"/>
              <w:right w:val="single" w:sz="4" w:space="0" w:color="auto"/>
            </w:tcBorders>
            <w:vAlign w:val="center"/>
          </w:tcPr>
          <w:p w14:paraId="7C389AA8" w14:textId="118E8E8B" w:rsidR="00996DC0" w:rsidRPr="00CA0534" w:rsidRDefault="00B3106B">
            <w:pPr>
              <w:jc w:val="left"/>
              <w:rPr>
                <w:color w:val="000000"/>
                <w:sz w:val="20"/>
                <w:szCs w:val="20"/>
                <w:lang w:eastAsia="en-US"/>
              </w:rPr>
            </w:pPr>
            <w:r w:rsidRPr="00CA0534">
              <w:rPr>
                <w:color w:val="000000"/>
                <w:sz w:val="20"/>
                <w:szCs w:val="20"/>
                <w:lang w:eastAsia="en-US"/>
              </w:rPr>
              <w:t>Golden ID</w:t>
            </w:r>
          </w:p>
        </w:tc>
      </w:tr>
      <w:tr w:rsidR="007E4EFE" w:rsidRPr="003411C5" w14:paraId="6EDEE53C"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3067C970" w14:textId="28C495B6" w:rsidR="007E4EFE" w:rsidRPr="00CA0534" w:rsidRDefault="007E4EFE" w:rsidP="007E4EFE">
            <w:pPr>
              <w:rPr>
                <w:color w:val="000000"/>
                <w:sz w:val="20"/>
                <w:szCs w:val="20"/>
                <w:lang w:eastAsia="en-US"/>
              </w:rPr>
            </w:pPr>
            <w:r>
              <w:rPr>
                <w:rFonts w:asciiTheme="majorBidi" w:hAnsiTheme="majorBidi" w:cstheme="majorBidi"/>
                <w:color w:val="000000"/>
                <w:sz w:val="20"/>
                <w:szCs w:val="20"/>
                <w:lang w:eastAsia="en-US"/>
              </w:rPr>
              <w:t>HK department</w:t>
            </w:r>
          </w:p>
        </w:tc>
        <w:tc>
          <w:tcPr>
            <w:tcW w:w="4143" w:type="pct"/>
            <w:tcBorders>
              <w:top w:val="single" w:sz="4" w:space="0" w:color="auto"/>
              <w:left w:val="single" w:sz="4" w:space="0" w:color="auto"/>
              <w:bottom w:val="single" w:sz="4" w:space="0" w:color="auto"/>
              <w:right w:val="single" w:sz="4" w:space="0" w:color="auto"/>
            </w:tcBorders>
            <w:vAlign w:val="center"/>
          </w:tcPr>
          <w:p w14:paraId="18A78D28" w14:textId="18B03A24" w:rsidR="007E4EFE" w:rsidRPr="00CA0534" w:rsidRDefault="007E4EFE" w:rsidP="007E4EFE">
            <w:pPr>
              <w:jc w:val="left"/>
              <w:rPr>
                <w:color w:val="000000"/>
                <w:sz w:val="20"/>
                <w:szCs w:val="20"/>
                <w:lang w:eastAsia="en-US"/>
              </w:rPr>
            </w:pPr>
            <w:r>
              <w:rPr>
                <w:rFonts w:asciiTheme="majorBidi" w:hAnsiTheme="majorBidi" w:cstheme="majorBidi"/>
                <w:color w:val="000000"/>
                <w:sz w:val="20"/>
                <w:szCs w:val="20"/>
                <w:lang w:eastAsia="en-US"/>
              </w:rPr>
              <w:t>Hradec Králové department</w:t>
            </w:r>
          </w:p>
        </w:tc>
      </w:tr>
      <w:tr w:rsidR="007E4EFE" w:rsidRPr="003411C5" w14:paraId="269FB274"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21BFDD23" w14:textId="00125164" w:rsidR="007E4EFE" w:rsidRDefault="007E4EFE" w:rsidP="007E4EFE">
            <w:pPr>
              <w:rPr>
                <w:rFonts w:asciiTheme="majorBidi" w:hAnsiTheme="majorBidi" w:cstheme="majorBidi"/>
                <w:color w:val="000000"/>
                <w:sz w:val="20"/>
                <w:szCs w:val="20"/>
                <w:lang w:eastAsia="en-US"/>
              </w:rPr>
            </w:pPr>
            <w:r w:rsidRPr="00CF055B">
              <w:rPr>
                <w:rFonts w:asciiTheme="majorBidi" w:hAnsiTheme="majorBidi" w:cstheme="majorBidi"/>
                <w:color w:val="000000"/>
                <w:sz w:val="20"/>
                <w:szCs w:val="20"/>
                <w:lang w:eastAsia="en-US"/>
              </w:rPr>
              <w:t>IDOC</w:t>
            </w:r>
          </w:p>
        </w:tc>
        <w:tc>
          <w:tcPr>
            <w:tcW w:w="4143" w:type="pct"/>
            <w:tcBorders>
              <w:top w:val="single" w:sz="4" w:space="0" w:color="auto"/>
              <w:left w:val="single" w:sz="4" w:space="0" w:color="auto"/>
              <w:bottom w:val="single" w:sz="4" w:space="0" w:color="auto"/>
              <w:right w:val="single" w:sz="4" w:space="0" w:color="auto"/>
            </w:tcBorders>
            <w:vAlign w:val="center"/>
          </w:tcPr>
          <w:p w14:paraId="58935138" w14:textId="59C90726" w:rsidR="007E4EFE" w:rsidRDefault="007E4EFE" w:rsidP="007E4EFE">
            <w:pPr>
              <w:jc w:val="left"/>
              <w:rPr>
                <w:rFonts w:asciiTheme="majorBidi" w:hAnsiTheme="majorBidi" w:cstheme="majorBidi"/>
                <w:color w:val="000000"/>
                <w:sz w:val="20"/>
                <w:szCs w:val="20"/>
                <w:lang w:eastAsia="en-US"/>
              </w:rPr>
            </w:pPr>
            <w:r>
              <w:rPr>
                <w:rFonts w:asciiTheme="majorBidi" w:hAnsiTheme="majorBidi" w:cstheme="majorBidi"/>
                <w:color w:val="000000"/>
                <w:sz w:val="20"/>
                <w:szCs w:val="20"/>
                <w:lang w:eastAsia="en-US"/>
              </w:rPr>
              <w:t>I</w:t>
            </w:r>
            <w:r w:rsidRPr="000E5C23">
              <w:rPr>
                <w:rFonts w:asciiTheme="majorBidi" w:hAnsiTheme="majorBidi" w:cstheme="majorBidi"/>
                <w:color w:val="000000"/>
                <w:sz w:val="20"/>
                <w:szCs w:val="20"/>
                <w:lang w:eastAsia="en-US"/>
              </w:rPr>
              <w:t>ntermediate document</w:t>
            </w:r>
            <w:r>
              <w:rPr>
                <w:rFonts w:asciiTheme="majorBidi" w:hAnsiTheme="majorBidi" w:cstheme="majorBidi"/>
                <w:color w:val="000000"/>
                <w:sz w:val="20"/>
                <w:szCs w:val="20"/>
                <w:lang w:eastAsia="en-US"/>
              </w:rPr>
              <w:t xml:space="preserve"> (</w:t>
            </w:r>
            <w:r w:rsidRPr="00875034">
              <w:rPr>
                <w:rFonts w:asciiTheme="majorBidi" w:hAnsiTheme="majorBidi" w:cstheme="majorBidi"/>
                <w:color w:val="000000"/>
                <w:sz w:val="20"/>
                <w:szCs w:val="20"/>
                <w:lang w:eastAsia="en-US"/>
              </w:rPr>
              <w:t>SAP document format for business transaction data transfers</w:t>
            </w:r>
            <w:r>
              <w:rPr>
                <w:rFonts w:asciiTheme="majorBidi" w:hAnsiTheme="majorBidi" w:cstheme="majorBidi"/>
                <w:color w:val="000000"/>
                <w:sz w:val="20"/>
                <w:szCs w:val="20"/>
                <w:lang w:eastAsia="en-US"/>
              </w:rPr>
              <w:t>)</w:t>
            </w:r>
          </w:p>
        </w:tc>
      </w:tr>
      <w:tr w:rsidR="007E4EFE" w:rsidRPr="003411C5" w14:paraId="50D988F7"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2331DDE6" w14:textId="6D96DD05" w:rsidR="007E4EFE" w:rsidRPr="00CF055B" w:rsidRDefault="007E4EFE" w:rsidP="007E4EFE">
            <w:pPr>
              <w:rPr>
                <w:rFonts w:asciiTheme="majorBidi" w:hAnsiTheme="majorBidi" w:cstheme="majorBidi"/>
                <w:color w:val="000000"/>
                <w:sz w:val="20"/>
                <w:szCs w:val="20"/>
                <w:lang w:eastAsia="en-US"/>
              </w:rPr>
            </w:pPr>
            <w:r>
              <w:rPr>
                <w:rFonts w:asciiTheme="majorBidi" w:hAnsiTheme="majorBidi" w:cstheme="majorBidi"/>
                <w:color w:val="000000"/>
                <w:sz w:val="20"/>
                <w:szCs w:val="20"/>
                <w:lang w:eastAsia="en-US"/>
              </w:rPr>
              <w:t>J</w:t>
            </w:r>
            <w:r w:rsidRPr="00060C0B">
              <w:rPr>
                <w:rFonts w:asciiTheme="majorBidi" w:hAnsiTheme="majorBidi" w:cstheme="majorBidi"/>
                <w:color w:val="000000"/>
                <w:sz w:val="20"/>
                <w:szCs w:val="20"/>
                <w:lang w:eastAsia="en-US"/>
              </w:rPr>
              <w:t>SON</w:t>
            </w:r>
          </w:p>
        </w:tc>
        <w:tc>
          <w:tcPr>
            <w:tcW w:w="4143" w:type="pct"/>
            <w:tcBorders>
              <w:top w:val="single" w:sz="4" w:space="0" w:color="auto"/>
              <w:left w:val="single" w:sz="4" w:space="0" w:color="auto"/>
              <w:bottom w:val="single" w:sz="4" w:space="0" w:color="auto"/>
              <w:right w:val="single" w:sz="4" w:space="0" w:color="auto"/>
            </w:tcBorders>
            <w:vAlign w:val="center"/>
          </w:tcPr>
          <w:p w14:paraId="4B1A73CE" w14:textId="4FA9EB7F" w:rsidR="007E4EFE" w:rsidRDefault="007E4EFE" w:rsidP="007E4EFE">
            <w:pPr>
              <w:jc w:val="left"/>
              <w:rPr>
                <w:rFonts w:asciiTheme="majorBidi" w:hAnsiTheme="majorBidi" w:cstheme="majorBidi"/>
                <w:color w:val="000000"/>
                <w:sz w:val="20"/>
                <w:szCs w:val="20"/>
                <w:lang w:eastAsia="en-US"/>
              </w:rPr>
            </w:pPr>
            <w:r w:rsidRPr="009325D0">
              <w:rPr>
                <w:rFonts w:asciiTheme="majorBidi" w:hAnsiTheme="majorBidi" w:cstheme="majorBidi"/>
                <w:color w:val="000000"/>
                <w:sz w:val="20"/>
                <w:szCs w:val="20"/>
                <w:lang w:eastAsia="en-US"/>
              </w:rPr>
              <w:t xml:space="preserve">JavaScript Object Notation </w:t>
            </w:r>
            <w:r>
              <w:rPr>
                <w:rFonts w:asciiTheme="majorBidi" w:hAnsiTheme="majorBidi" w:cstheme="majorBidi"/>
                <w:color w:val="000000"/>
                <w:sz w:val="20"/>
                <w:szCs w:val="20"/>
                <w:lang w:eastAsia="en-US"/>
              </w:rPr>
              <w:t>(</w:t>
            </w:r>
            <w:r w:rsidRPr="009325D0">
              <w:rPr>
                <w:rFonts w:asciiTheme="majorBidi" w:hAnsiTheme="majorBidi" w:cstheme="majorBidi"/>
                <w:color w:val="000000"/>
                <w:sz w:val="20"/>
                <w:szCs w:val="20"/>
                <w:lang w:eastAsia="en-US"/>
              </w:rPr>
              <w:t>lightweight data-interchange format</w:t>
            </w:r>
            <w:r>
              <w:rPr>
                <w:rFonts w:asciiTheme="majorBidi" w:hAnsiTheme="majorBidi" w:cstheme="majorBidi"/>
                <w:color w:val="000000"/>
                <w:sz w:val="20"/>
                <w:szCs w:val="20"/>
                <w:lang w:eastAsia="en-US"/>
              </w:rPr>
              <w:t>)</w:t>
            </w:r>
          </w:p>
        </w:tc>
      </w:tr>
      <w:tr w:rsidR="00996DC0" w:rsidRPr="003411C5" w14:paraId="6E625F27"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57163CF6" w14:textId="77777777" w:rsidR="00996DC0" w:rsidRPr="00CA0534" w:rsidRDefault="00996DC0">
            <w:pPr>
              <w:rPr>
                <w:color w:val="000000"/>
                <w:sz w:val="20"/>
                <w:szCs w:val="20"/>
                <w:lang w:eastAsia="en-US"/>
              </w:rPr>
            </w:pPr>
            <w:r w:rsidRPr="00CA0534">
              <w:rPr>
                <w:color w:val="000000"/>
                <w:sz w:val="20"/>
                <w:szCs w:val="20"/>
                <w:lang w:eastAsia="en-US"/>
              </w:rPr>
              <w:t>KID</w:t>
            </w:r>
          </w:p>
        </w:tc>
        <w:tc>
          <w:tcPr>
            <w:tcW w:w="4143" w:type="pct"/>
            <w:tcBorders>
              <w:top w:val="single" w:sz="4" w:space="0" w:color="auto"/>
              <w:left w:val="single" w:sz="4" w:space="0" w:color="auto"/>
              <w:bottom w:val="single" w:sz="4" w:space="0" w:color="auto"/>
              <w:right w:val="single" w:sz="4" w:space="0" w:color="auto"/>
            </w:tcBorders>
            <w:vAlign w:val="center"/>
          </w:tcPr>
          <w:p w14:paraId="0B2D92B8" w14:textId="77777777" w:rsidR="00996DC0" w:rsidRPr="00CA0534" w:rsidRDefault="00996DC0">
            <w:pPr>
              <w:jc w:val="left"/>
              <w:rPr>
                <w:color w:val="000000"/>
                <w:sz w:val="20"/>
                <w:szCs w:val="20"/>
                <w:lang w:eastAsia="en-US"/>
              </w:rPr>
            </w:pPr>
            <w:r w:rsidRPr="00CA0534">
              <w:rPr>
                <w:color w:val="000000"/>
                <w:sz w:val="20"/>
                <w:szCs w:val="20"/>
                <w:lang w:eastAsia="en-US"/>
              </w:rPr>
              <w:t>Key identification data</w:t>
            </w:r>
          </w:p>
        </w:tc>
      </w:tr>
      <w:tr w:rsidR="0081772C" w:rsidRPr="003411C5" w14:paraId="092DF866"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67C6B9B0" w14:textId="0AE449A1" w:rsidR="0081772C" w:rsidRPr="00CA0534" w:rsidRDefault="0081772C" w:rsidP="0081772C">
            <w:pPr>
              <w:rPr>
                <w:color w:val="000000"/>
                <w:sz w:val="20"/>
                <w:szCs w:val="20"/>
                <w:lang w:eastAsia="en-US"/>
              </w:rPr>
            </w:pPr>
            <w:r w:rsidRPr="00CA0534">
              <w:rPr>
                <w:color w:val="000000"/>
                <w:sz w:val="20"/>
                <w:szCs w:val="20"/>
                <w:lang w:eastAsia="en-US"/>
              </w:rPr>
              <w:t>MDG</w:t>
            </w:r>
          </w:p>
        </w:tc>
        <w:tc>
          <w:tcPr>
            <w:tcW w:w="4143" w:type="pct"/>
            <w:tcBorders>
              <w:top w:val="single" w:sz="4" w:space="0" w:color="auto"/>
              <w:left w:val="single" w:sz="4" w:space="0" w:color="auto"/>
              <w:bottom w:val="single" w:sz="4" w:space="0" w:color="auto"/>
              <w:right w:val="single" w:sz="4" w:space="0" w:color="auto"/>
            </w:tcBorders>
            <w:vAlign w:val="center"/>
          </w:tcPr>
          <w:p w14:paraId="4DCE94C4" w14:textId="72E94E52" w:rsidR="0081772C" w:rsidRPr="00CA0534" w:rsidRDefault="0081772C" w:rsidP="0081772C">
            <w:pPr>
              <w:jc w:val="left"/>
              <w:rPr>
                <w:color w:val="000000"/>
                <w:sz w:val="20"/>
                <w:szCs w:val="20"/>
                <w:lang w:eastAsia="en-US"/>
              </w:rPr>
            </w:pPr>
            <w:r w:rsidRPr="00CA0534">
              <w:rPr>
                <w:color w:val="000000"/>
                <w:sz w:val="20"/>
                <w:szCs w:val="20"/>
                <w:lang w:eastAsia="en-US"/>
              </w:rPr>
              <w:t>Master Data Governance</w:t>
            </w:r>
          </w:p>
        </w:tc>
      </w:tr>
      <w:tr w:rsidR="00996DC0" w:rsidRPr="003411C5" w14:paraId="6574E559"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4EE951DB" w14:textId="24FF14FB" w:rsidR="00996DC0" w:rsidRPr="00CA0534" w:rsidRDefault="00FE7D16">
            <w:pPr>
              <w:rPr>
                <w:color w:val="000000"/>
                <w:sz w:val="20"/>
                <w:szCs w:val="20"/>
                <w:lang w:eastAsia="en-US"/>
              </w:rPr>
            </w:pPr>
            <w:r w:rsidRPr="00CA0534">
              <w:rPr>
                <w:color w:val="000000"/>
                <w:sz w:val="20"/>
                <w:szCs w:val="20"/>
                <w:lang w:eastAsia="en-US"/>
              </w:rPr>
              <w:t>PSN</w:t>
            </w:r>
          </w:p>
        </w:tc>
        <w:tc>
          <w:tcPr>
            <w:tcW w:w="4143" w:type="pct"/>
            <w:tcBorders>
              <w:top w:val="single" w:sz="4" w:space="0" w:color="auto"/>
              <w:left w:val="single" w:sz="4" w:space="0" w:color="auto"/>
              <w:bottom w:val="single" w:sz="4" w:space="0" w:color="auto"/>
              <w:right w:val="single" w:sz="4" w:space="0" w:color="auto"/>
            </w:tcBorders>
            <w:vAlign w:val="center"/>
          </w:tcPr>
          <w:p w14:paraId="67F60D9B" w14:textId="68D4BAA5" w:rsidR="00996DC0" w:rsidRPr="00CA0534" w:rsidRDefault="00FE7D16">
            <w:pPr>
              <w:jc w:val="left"/>
              <w:rPr>
                <w:color w:val="000000"/>
                <w:sz w:val="20"/>
                <w:szCs w:val="20"/>
                <w:lang w:eastAsia="en-US"/>
              </w:rPr>
            </w:pPr>
            <w:r w:rsidRPr="00CA0534">
              <w:rPr>
                <w:color w:val="000000"/>
                <w:sz w:val="20"/>
                <w:szCs w:val="20"/>
                <w:lang w:eastAsia="en-US"/>
              </w:rPr>
              <w:t>Belgium master system for BP maintenance</w:t>
            </w:r>
          </w:p>
        </w:tc>
      </w:tr>
      <w:tr w:rsidR="00996DC0" w:rsidRPr="003411C5" w14:paraId="19561ED7"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508F72B4" w14:textId="44094780" w:rsidR="00996DC0" w:rsidRPr="00CA0534" w:rsidRDefault="00FE7D16">
            <w:pPr>
              <w:rPr>
                <w:color w:val="000000"/>
                <w:sz w:val="20"/>
                <w:szCs w:val="20"/>
                <w:lang w:eastAsia="en-US"/>
              </w:rPr>
            </w:pPr>
            <w:r>
              <w:rPr>
                <w:rFonts w:asciiTheme="majorBidi" w:hAnsiTheme="majorBidi" w:cstheme="majorBidi"/>
                <w:color w:val="000000"/>
                <w:sz w:val="20"/>
                <w:szCs w:val="20"/>
                <w:lang w:eastAsia="en-US"/>
              </w:rPr>
              <w:t>REST</w:t>
            </w:r>
          </w:p>
        </w:tc>
        <w:tc>
          <w:tcPr>
            <w:tcW w:w="4143" w:type="pct"/>
            <w:tcBorders>
              <w:top w:val="single" w:sz="4" w:space="0" w:color="auto"/>
              <w:left w:val="single" w:sz="4" w:space="0" w:color="auto"/>
              <w:bottom w:val="single" w:sz="4" w:space="0" w:color="auto"/>
              <w:right w:val="single" w:sz="4" w:space="0" w:color="auto"/>
            </w:tcBorders>
            <w:vAlign w:val="center"/>
          </w:tcPr>
          <w:p w14:paraId="2A304865" w14:textId="3308C122" w:rsidR="00996DC0" w:rsidRPr="00CA0534" w:rsidRDefault="00FE7D16">
            <w:pPr>
              <w:jc w:val="left"/>
              <w:rPr>
                <w:color w:val="000000"/>
                <w:sz w:val="20"/>
                <w:szCs w:val="20"/>
                <w:lang w:eastAsia="en-US"/>
              </w:rPr>
            </w:pPr>
            <w:r w:rsidRPr="00FA3C50">
              <w:rPr>
                <w:rFonts w:asciiTheme="majorBidi" w:hAnsiTheme="majorBidi" w:cstheme="majorBidi"/>
                <w:color w:val="000000"/>
                <w:sz w:val="20"/>
                <w:szCs w:val="20"/>
                <w:lang w:eastAsia="en-US"/>
              </w:rPr>
              <w:t xml:space="preserve">Representational </w:t>
            </w:r>
            <w:r>
              <w:rPr>
                <w:rFonts w:asciiTheme="majorBidi" w:hAnsiTheme="majorBidi" w:cstheme="majorBidi"/>
                <w:color w:val="000000"/>
                <w:sz w:val="20"/>
                <w:szCs w:val="20"/>
                <w:lang w:eastAsia="en-US"/>
              </w:rPr>
              <w:t>S</w:t>
            </w:r>
            <w:r w:rsidRPr="00FA3C50">
              <w:rPr>
                <w:rFonts w:asciiTheme="majorBidi" w:hAnsiTheme="majorBidi" w:cstheme="majorBidi"/>
                <w:color w:val="000000"/>
                <w:sz w:val="20"/>
                <w:szCs w:val="20"/>
                <w:lang w:eastAsia="en-US"/>
              </w:rPr>
              <w:t xml:space="preserve">tate </w:t>
            </w:r>
            <w:r>
              <w:rPr>
                <w:rFonts w:asciiTheme="majorBidi" w:hAnsiTheme="majorBidi" w:cstheme="majorBidi"/>
                <w:color w:val="000000"/>
                <w:sz w:val="20"/>
                <w:szCs w:val="20"/>
                <w:lang w:eastAsia="en-US"/>
              </w:rPr>
              <w:t>T</w:t>
            </w:r>
            <w:r w:rsidRPr="00FA3C50">
              <w:rPr>
                <w:rFonts w:asciiTheme="majorBidi" w:hAnsiTheme="majorBidi" w:cstheme="majorBidi"/>
                <w:color w:val="000000"/>
                <w:sz w:val="20"/>
                <w:szCs w:val="20"/>
                <w:lang w:eastAsia="en-US"/>
              </w:rPr>
              <w:t>ransfer</w:t>
            </w:r>
            <w:r>
              <w:rPr>
                <w:rFonts w:asciiTheme="majorBidi" w:hAnsiTheme="majorBidi" w:cstheme="majorBidi"/>
                <w:color w:val="000000"/>
                <w:sz w:val="20"/>
                <w:szCs w:val="20"/>
                <w:lang w:eastAsia="en-US"/>
              </w:rPr>
              <w:t xml:space="preserve"> (service type)</w:t>
            </w:r>
          </w:p>
        </w:tc>
      </w:tr>
      <w:tr w:rsidR="00996DC0" w:rsidRPr="003411C5" w14:paraId="22D662D9"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17E9D0E9" w14:textId="71E601B3" w:rsidR="00996DC0" w:rsidRPr="00CA0534" w:rsidRDefault="00FE7D16">
            <w:pPr>
              <w:rPr>
                <w:color w:val="000000"/>
                <w:sz w:val="20"/>
                <w:szCs w:val="20"/>
                <w:lang w:eastAsia="en-US"/>
              </w:rPr>
            </w:pPr>
            <w:r>
              <w:rPr>
                <w:rFonts w:asciiTheme="majorBidi" w:hAnsiTheme="majorBidi" w:cstheme="majorBidi"/>
                <w:color w:val="000000"/>
                <w:sz w:val="20"/>
                <w:szCs w:val="20"/>
                <w:lang w:eastAsia="en-US"/>
              </w:rPr>
              <w:t>RFC</w:t>
            </w:r>
          </w:p>
        </w:tc>
        <w:tc>
          <w:tcPr>
            <w:tcW w:w="4143" w:type="pct"/>
            <w:tcBorders>
              <w:top w:val="single" w:sz="4" w:space="0" w:color="auto"/>
              <w:left w:val="single" w:sz="4" w:space="0" w:color="auto"/>
              <w:bottom w:val="single" w:sz="4" w:space="0" w:color="auto"/>
              <w:right w:val="single" w:sz="4" w:space="0" w:color="auto"/>
            </w:tcBorders>
            <w:vAlign w:val="center"/>
          </w:tcPr>
          <w:p w14:paraId="000033F8" w14:textId="1FDC33C1" w:rsidR="00996DC0" w:rsidRPr="00CA0534" w:rsidRDefault="00FE7D16">
            <w:pPr>
              <w:jc w:val="left"/>
              <w:rPr>
                <w:color w:val="000000"/>
                <w:sz w:val="20"/>
                <w:szCs w:val="20"/>
                <w:lang w:eastAsia="en-US"/>
              </w:rPr>
            </w:pPr>
            <w:r>
              <w:rPr>
                <w:rFonts w:asciiTheme="majorBidi" w:hAnsiTheme="majorBidi" w:cstheme="majorBidi"/>
                <w:color w:val="000000"/>
                <w:sz w:val="20"/>
                <w:szCs w:val="20"/>
                <w:lang w:eastAsia="en-US"/>
              </w:rPr>
              <w:t>Remote function call</w:t>
            </w:r>
          </w:p>
        </w:tc>
      </w:tr>
      <w:tr w:rsidR="00996DC0" w:rsidRPr="003411C5" w14:paraId="757AF5FD"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159AE9B1" w14:textId="5DBA332D" w:rsidR="00996DC0" w:rsidRPr="00CA0534" w:rsidRDefault="00FE7D16">
            <w:pPr>
              <w:rPr>
                <w:color w:val="000000"/>
                <w:sz w:val="20"/>
                <w:szCs w:val="20"/>
                <w:lang w:eastAsia="en-US"/>
              </w:rPr>
            </w:pPr>
            <w:r>
              <w:rPr>
                <w:rFonts w:asciiTheme="majorBidi" w:hAnsiTheme="majorBidi" w:cstheme="majorBidi"/>
                <w:color w:val="000000"/>
                <w:sz w:val="20"/>
                <w:szCs w:val="20"/>
                <w:lang w:eastAsia="en-US"/>
              </w:rPr>
              <w:t>RFP</w:t>
            </w:r>
          </w:p>
        </w:tc>
        <w:tc>
          <w:tcPr>
            <w:tcW w:w="4143" w:type="pct"/>
            <w:tcBorders>
              <w:top w:val="single" w:sz="4" w:space="0" w:color="auto"/>
              <w:left w:val="single" w:sz="4" w:space="0" w:color="auto"/>
              <w:bottom w:val="single" w:sz="4" w:space="0" w:color="auto"/>
              <w:right w:val="single" w:sz="4" w:space="0" w:color="auto"/>
            </w:tcBorders>
            <w:vAlign w:val="center"/>
          </w:tcPr>
          <w:p w14:paraId="7303D7CE" w14:textId="257F969E" w:rsidR="00996DC0" w:rsidRPr="00CA0534" w:rsidRDefault="00FE7D16">
            <w:pPr>
              <w:jc w:val="left"/>
              <w:rPr>
                <w:color w:val="000000"/>
                <w:sz w:val="20"/>
                <w:szCs w:val="20"/>
                <w:lang w:eastAsia="en-US"/>
              </w:rPr>
            </w:pPr>
            <w:r>
              <w:rPr>
                <w:rFonts w:asciiTheme="majorBidi" w:hAnsiTheme="majorBidi" w:cstheme="majorBidi"/>
                <w:color w:val="000000"/>
                <w:sz w:val="20"/>
                <w:szCs w:val="20"/>
                <w:lang w:eastAsia="en-US"/>
              </w:rPr>
              <w:t>Request for proposal</w:t>
            </w:r>
          </w:p>
        </w:tc>
      </w:tr>
      <w:tr w:rsidR="00996DC0" w:rsidRPr="003411C5" w14:paraId="7F5A4C9B"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093BEA5E" w14:textId="2AC1E6F8" w:rsidR="00996DC0" w:rsidRPr="00CA0534" w:rsidRDefault="00FE7D16">
            <w:pPr>
              <w:rPr>
                <w:color w:val="000000"/>
                <w:sz w:val="20"/>
                <w:szCs w:val="20"/>
                <w:lang w:eastAsia="en-US"/>
              </w:rPr>
            </w:pPr>
            <w:r w:rsidRPr="001F73D0">
              <w:rPr>
                <w:rFonts w:asciiTheme="majorBidi" w:hAnsiTheme="majorBidi" w:cstheme="majorBidi"/>
                <w:color w:val="000000"/>
                <w:sz w:val="20"/>
                <w:szCs w:val="20"/>
                <w:lang w:eastAsia="en-US"/>
              </w:rPr>
              <w:t>SOAP</w:t>
            </w:r>
          </w:p>
        </w:tc>
        <w:tc>
          <w:tcPr>
            <w:tcW w:w="4143" w:type="pct"/>
            <w:tcBorders>
              <w:top w:val="single" w:sz="4" w:space="0" w:color="auto"/>
              <w:left w:val="single" w:sz="4" w:space="0" w:color="auto"/>
              <w:bottom w:val="single" w:sz="4" w:space="0" w:color="auto"/>
              <w:right w:val="single" w:sz="4" w:space="0" w:color="auto"/>
            </w:tcBorders>
            <w:vAlign w:val="center"/>
          </w:tcPr>
          <w:p w14:paraId="5A9ACA93" w14:textId="6BC67B14" w:rsidR="00996DC0" w:rsidRPr="00CA0534" w:rsidRDefault="00FE7D16">
            <w:pPr>
              <w:jc w:val="left"/>
              <w:rPr>
                <w:color w:val="000000"/>
                <w:sz w:val="20"/>
                <w:szCs w:val="20"/>
                <w:lang w:eastAsia="en-US"/>
              </w:rPr>
            </w:pPr>
            <w:r w:rsidRPr="00D05DE3">
              <w:rPr>
                <w:rFonts w:asciiTheme="majorBidi" w:hAnsiTheme="majorBidi" w:cstheme="majorBidi"/>
                <w:color w:val="000000"/>
                <w:sz w:val="20"/>
                <w:szCs w:val="20"/>
                <w:lang w:eastAsia="en-US"/>
              </w:rPr>
              <w:t>Simple Object Access Protocol</w:t>
            </w:r>
            <w:r>
              <w:rPr>
                <w:rFonts w:asciiTheme="majorBidi" w:hAnsiTheme="majorBidi" w:cstheme="majorBidi"/>
                <w:color w:val="000000"/>
                <w:sz w:val="20"/>
                <w:szCs w:val="20"/>
                <w:lang w:eastAsia="en-US"/>
              </w:rPr>
              <w:t xml:space="preserve"> (service type)</w:t>
            </w:r>
          </w:p>
        </w:tc>
      </w:tr>
      <w:tr w:rsidR="00996DC0" w:rsidRPr="003411C5" w14:paraId="47D90507"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4639C308" w14:textId="386C96F1" w:rsidR="00996DC0" w:rsidRPr="003411C5" w:rsidRDefault="00FE7D16">
            <w:pPr>
              <w:rPr>
                <w:rFonts w:asciiTheme="majorBidi" w:hAnsiTheme="majorBidi" w:cstheme="majorBidi"/>
                <w:color w:val="000000"/>
                <w:sz w:val="20"/>
                <w:szCs w:val="20"/>
                <w:lang w:eastAsia="en-US"/>
              </w:rPr>
            </w:pPr>
            <w:r w:rsidRPr="00CA0534">
              <w:rPr>
                <w:color w:val="000000"/>
                <w:sz w:val="20"/>
                <w:szCs w:val="20"/>
                <w:lang w:eastAsia="en-US"/>
              </w:rPr>
              <w:t>TPRM</w:t>
            </w:r>
          </w:p>
        </w:tc>
        <w:tc>
          <w:tcPr>
            <w:tcW w:w="4143" w:type="pct"/>
            <w:tcBorders>
              <w:top w:val="single" w:sz="4" w:space="0" w:color="auto"/>
              <w:left w:val="single" w:sz="4" w:space="0" w:color="auto"/>
              <w:bottom w:val="single" w:sz="4" w:space="0" w:color="auto"/>
              <w:right w:val="single" w:sz="4" w:space="0" w:color="auto"/>
            </w:tcBorders>
            <w:vAlign w:val="center"/>
          </w:tcPr>
          <w:p w14:paraId="30FBD2F6" w14:textId="38E76BF3" w:rsidR="00996DC0" w:rsidRPr="003411C5" w:rsidRDefault="00FE7D16">
            <w:pPr>
              <w:jc w:val="left"/>
              <w:rPr>
                <w:rFonts w:asciiTheme="majorBidi" w:hAnsiTheme="majorBidi" w:cstheme="majorBidi"/>
                <w:color w:val="000000"/>
                <w:sz w:val="20"/>
                <w:szCs w:val="20"/>
                <w:lang w:eastAsia="en-US"/>
              </w:rPr>
            </w:pPr>
            <w:r w:rsidRPr="00CA0534">
              <w:rPr>
                <w:color w:val="000000"/>
                <w:sz w:val="20"/>
                <w:szCs w:val="20"/>
                <w:lang w:eastAsia="en-US"/>
              </w:rPr>
              <w:t>Application for regulatory reporting</w:t>
            </w:r>
          </w:p>
        </w:tc>
      </w:tr>
      <w:tr w:rsidR="00996DC0" w:rsidRPr="003411C5" w14:paraId="693EA3F9"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6BA2B954" w14:textId="21251F4C" w:rsidR="00996DC0" w:rsidRPr="003411C5" w:rsidRDefault="00FE7D16">
            <w:pPr>
              <w:rPr>
                <w:rFonts w:asciiTheme="majorBidi" w:hAnsiTheme="majorBidi" w:cstheme="majorBidi"/>
                <w:color w:val="000000"/>
                <w:sz w:val="20"/>
                <w:szCs w:val="20"/>
                <w:lang w:eastAsia="en-US"/>
              </w:rPr>
            </w:pPr>
            <w:r w:rsidRPr="00CA0534">
              <w:rPr>
                <w:color w:val="000000"/>
                <w:sz w:val="20"/>
                <w:szCs w:val="20"/>
                <w:lang w:eastAsia="en-US"/>
              </w:rPr>
              <w:t>VMO</w:t>
            </w:r>
          </w:p>
        </w:tc>
        <w:tc>
          <w:tcPr>
            <w:tcW w:w="4143" w:type="pct"/>
            <w:tcBorders>
              <w:top w:val="single" w:sz="4" w:space="0" w:color="auto"/>
              <w:left w:val="single" w:sz="4" w:space="0" w:color="auto"/>
              <w:bottom w:val="single" w:sz="4" w:space="0" w:color="auto"/>
              <w:right w:val="single" w:sz="4" w:space="0" w:color="auto"/>
            </w:tcBorders>
            <w:vAlign w:val="center"/>
          </w:tcPr>
          <w:p w14:paraId="5CACB8E9" w14:textId="282E6E2B" w:rsidR="00996DC0" w:rsidRPr="003411C5" w:rsidRDefault="00FE7D16">
            <w:pPr>
              <w:jc w:val="left"/>
              <w:rPr>
                <w:rFonts w:asciiTheme="majorBidi" w:hAnsiTheme="majorBidi" w:cstheme="majorBidi"/>
                <w:color w:val="000000"/>
                <w:sz w:val="20"/>
                <w:szCs w:val="20"/>
                <w:lang w:eastAsia="en-US"/>
              </w:rPr>
            </w:pPr>
            <w:r w:rsidRPr="00CA0534">
              <w:rPr>
                <w:color w:val="000000"/>
                <w:sz w:val="20"/>
                <w:szCs w:val="20"/>
                <w:lang w:eastAsia="en-US"/>
              </w:rPr>
              <w:t>Vendor Management Officer</w:t>
            </w:r>
          </w:p>
        </w:tc>
      </w:tr>
      <w:tr w:rsidR="00996DC0" w:rsidRPr="003411C5" w14:paraId="62AA7E4C" w14:textId="77777777">
        <w:trPr>
          <w:trHeight w:val="20"/>
        </w:trPr>
        <w:tc>
          <w:tcPr>
            <w:tcW w:w="857" w:type="pct"/>
            <w:tcBorders>
              <w:top w:val="single" w:sz="4" w:space="0" w:color="auto"/>
              <w:left w:val="single" w:sz="4" w:space="0" w:color="auto"/>
              <w:bottom w:val="single" w:sz="4" w:space="0" w:color="auto"/>
              <w:right w:val="single" w:sz="4" w:space="0" w:color="auto"/>
            </w:tcBorders>
            <w:vAlign w:val="bottom"/>
          </w:tcPr>
          <w:p w14:paraId="232585CA" w14:textId="18452D02" w:rsidR="00996DC0" w:rsidRPr="003411C5" w:rsidRDefault="00FE7D16">
            <w:pPr>
              <w:rPr>
                <w:rFonts w:asciiTheme="majorBidi" w:hAnsiTheme="majorBidi" w:cstheme="majorBidi"/>
                <w:color w:val="000000"/>
                <w:sz w:val="20"/>
                <w:szCs w:val="20"/>
                <w:lang w:eastAsia="en-US"/>
              </w:rPr>
            </w:pPr>
            <w:r>
              <w:rPr>
                <w:rFonts w:asciiTheme="majorBidi" w:hAnsiTheme="majorBidi" w:cstheme="majorBidi"/>
                <w:color w:val="000000"/>
                <w:sz w:val="20"/>
                <w:szCs w:val="20"/>
                <w:lang w:eastAsia="en-US"/>
              </w:rPr>
              <w:t>WS</w:t>
            </w:r>
          </w:p>
        </w:tc>
        <w:tc>
          <w:tcPr>
            <w:tcW w:w="4143" w:type="pct"/>
            <w:tcBorders>
              <w:top w:val="single" w:sz="4" w:space="0" w:color="auto"/>
              <w:left w:val="single" w:sz="4" w:space="0" w:color="auto"/>
              <w:bottom w:val="single" w:sz="4" w:space="0" w:color="auto"/>
              <w:right w:val="single" w:sz="4" w:space="0" w:color="auto"/>
            </w:tcBorders>
            <w:vAlign w:val="center"/>
          </w:tcPr>
          <w:p w14:paraId="718A534C" w14:textId="30DC60D9" w:rsidR="00996DC0" w:rsidRPr="003411C5" w:rsidRDefault="00FE7D16">
            <w:pPr>
              <w:jc w:val="left"/>
              <w:rPr>
                <w:rFonts w:asciiTheme="majorBidi" w:hAnsiTheme="majorBidi" w:cstheme="majorBidi"/>
                <w:color w:val="000000"/>
                <w:sz w:val="20"/>
                <w:szCs w:val="20"/>
                <w:lang w:eastAsia="en-US"/>
              </w:rPr>
            </w:pPr>
            <w:r>
              <w:rPr>
                <w:rFonts w:asciiTheme="majorBidi" w:hAnsiTheme="majorBidi" w:cstheme="majorBidi"/>
                <w:color w:val="000000"/>
                <w:sz w:val="20"/>
                <w:szCs w:val="20"/>
                <w:lang w:eastAsia="en-US"/>
              </w:rPr>
              <w:t>Web service</w:t>
            </w:r>
          </w:p>
        </w:tc>
      </w:tr>
    </w:tbl>
    <w:p w14:paraId="1B57C510" w14:textId="77777777" w:rsidR="00CB3289" w:rsidRDefault="00A22DDE">
      <w:pPr>
        <w:pStyle w:val="cpNormal1"/>
        <w:rPr>
          <w:ins w:id="903" w:author="Petra Terbrová" w:date="2026-05-13T16:55:00Z" w16du:dateUtc="2026-05-13T14:55:00Z"/>
        </w:rPr>
        <w:pPrChange w:id="904" w:author="Petra Terbrová" w:date="2026-05-13T16:55:00Z" w16du:dateUtc="2026-05-13T14:55:00Z">
          <w:pPr>
            <w:pStyle w:val="Nadpis1"/>
          </w:pPr>
        </w:pPrChange>
      </w:pPr>
      <w:ins w:id="905" w:author="Petra Terbrová" w:date="2026-05-13T16:54:00Z" w16du:dateUtc="2026-05-13T14:54:00Z">
        <w:r>
          <w:t xml:space="preserve"> </w:t>
        </w:r>
      </w:ins>
    </w:p>
    <w:p w14:paraId="28C96616" w14:textId="7E5AA125" w:rsidR="007A04A0" w:rsidRDefault="00CB3289" w:rsidP="00A22DDE">
      <w:pPr>
        <w:pStyle w:val="Nadpis1"/>
        <w:rPr>
          <w:ins w:id="906" w:author="Petra Terbrová" w:date="2026-05-13T16:55:00Z" w16du:dateUtc="2026-05-13T14:55:00Z"/>
          <w:rFonts w:eastAsia="Calibri"/>
          <w:lang w:eastAsia="en-US"/>
        </w:rPr>
      </w:pPr>
      <w:bookmarkStart w:id="907" w:name="_Change_request"/>
      <w:bookmarkEnd w:id="907"/>
      <w:ins w:id="908" w:author="Petra Terbrová" w:date="2026-05-13T16:55:00Z" w16du:dateUtc="2026-05-13T14:55:00Z">
        <w:r>
          <w:rPr>
            <w:rFonts w:eastAsia="Calibri"/>
            <w:lang w:eastAsia="en-US"/>
          </w:rPr>
          <w:t xml:space="preserve"> </w:t>
        </w:r>
      </w:ins>
      <w:bookmarkStart w:id="909" w:name="_Toc229586737"/>
      <w:ins w:id="910" w:author="Petra Terbrová" w:date="2026-05-13T16:54:00Z" w16du:dateUtc="2026-05-13T14:54:00Z">
        <w:r w:rsidR="00A22DDE">
          <w:rPr>
            <w:rFonts w:eastAsia="Calibri"/>
            <w:lang w:eastAsia="en-US"/>
          </w:rPr>
          <w:t>C</w:t>
        </w:r>
      </w:ins>
      <w:ins w:id="911" w:author="Petra Terbrová" w:date="2026-05-13T16:55:00Z" w16du:dateUtc="2026-05-13T14:55:00Z">
        <w:r w:rsidR="00A22DDE">
          <w:rPr>
            <w:rFonts w:eastAsia="Calibri"/>
            <w:lang w:eastAsia="en-US"/>
          </w:rPr>
          <w:t>hange</w:t>
        </w:r>
        <w:r w:rsidR="00191FD7">
          <w:rPr>
            <w:rFonts w:eastAsia="Calibri"/>
            <w:lang w:eastAsia="en-US"/>
          </w:rPr>
          <w:t xml:space="preserve"> request</w:t>
        </w:r>
        <w:bookmarkEnd w:id="909"/>
      </w:ins>
    </w:p>
    <w:p w14:paraId="4FED913D" w14:textId="77777777" w:rsidR="00CB3289" w:rsidRDefault="00CB3289" w:rsidP="00CB3289">
      <w:pPr>
        <w:rPr>
          <w:ins w:id="912" w:author="Petra Terbrová" w:date="2026-05-13T16:55:00Z" w16du:dateUtc="2026-05-13T14:55:00Z"/>
          <w:rFonts w:eastAsia="Calibri"/>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7509"/>
        <w:tblGridChange w:id="913">
          <w:tblGrid>
            <w:gridCol w:w="1553"/>
            <w:gridCol w:w="7509"/>
          </w:tblGrid>
        </w:tblGridChange>
      </w:tblGrid>
      <w:tr w:rsidR="00CB3289" w:rsidRPr="003411C5" w14:paraId="2A45D55E" w14:textId="77777777">
        <w:trPr>
          <w:trHeight w:val="371"/>
          <w:tblHeader/>
          <w:ins w:id="914" w:author="Petra Terbrová" w:date="2026-05-13T16:55:00Z"/>
        </w:trPr>
        <w:tc>
          <w:tcPr>
            <w:tcW w:w="857" w:type="pct"/>
            <w:noWrap/>
            <w:vAlign w:val="center"/>
            <w:hideMark/>
          </w:tcPr>
          <w:p w14:paraId="211D2EDE" w14:textId="43E7CF93" w:rsidR="00CB3289" w:rsidRPr="00CA0534" w:rsidRDefault="00CB3289">
            <w:pPr>
              <w:jc w:val="left"/>
              <w:rPr>
                <w:ins w:id="915" w:author="Petra Terbrová" w:date="2026-05-13T16:55:00Z" w16du:dateUtc="2026-05-13T14:55:00Z"/>
                <w:b/>
                <w:color w:val="000000" w:themeColor="text1"/>
                <w:sz w:val="20"/>
                <w:szCs w:val="20"/>
              </w:rPr>
            </w:pPr>
            <w:ins w:id="916" w:author="Petra Terbrová" w:date="2026-05-13T16:55:00Z" w16du:dateUtc="2026-05-13T14:55:00Z">
              <w:r>
                <w:rPr>
                  <w:b/>
                  <w:color w:val="000000" w:themeColor="text1"/>
                  <w:sz w:val="20"/>
                  <w:szCs w:val="20"/>
                </w:rPr>
                <w:t>No.</w:t>
              </w:r>
            </w:ins>
          </w:p>
        </w:tc>
        <w:tc>
          <w:tcPr>
            <w:tcW w:w="4143" w:type="pct"/>
            <w:noWrap/>
            <w:vAlign w:val="center"/>
            <w:hideMark/>
          </w:tcPr>
          <w:p w14:paraId="779BACEC" w14:textId="77777777" w:rsidR="00CB3289" w:rsidRPr="00CA0534" w:rsidRDefault="00CB3289">
            <w:pPr>
              <w:jc w:val="left"/>
              <w:rPr>
                <w:ins w:id="917" w:author="Petra Terbrová" w:date="2026-05-13T16:55:00Z" w16du:dateUtc="2026-05-13T14:55:00Z"/>
                <w:b/>
                <w:color w:val="000000" w:themeColor="text1"/>
                <w:sz w:val="20"/>
                <w:szCs w:val="20"/>
              </w:rPr>
            </w:pPr>
            <w:ins w:id="918" w:author="Petra Terbrová" w:date="2026-05-13T16:55:00Z" w16du:dateUtc="2026-05-13T14:55:00Z">
              <w:r w:rsidRPr="00CA0534">
                <w:rPr>
                  <w:b/>
                  <w:color w:val="000000" w:themeColor="text1"/>
                  <w:sz w:val="20"/>
                  <w:szCs w:val="20"/>
                </w:rPr>
                <w:t>Description</w:t>
              </w:r>
            </w:ins>
          </w:p>
        </w:tc>
      </w:tr>
      <w:tr w:rsidR="00CB3289" w:rsidRPr="003411C5" w14:paraId="2FFBB4B4" w14:textId="77777777" w:rsidTr="004D601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919" w:author="Nicol Pěčková" w:date="2026-05-13T17:51:00Z" w16du:dateUtc="2026-05-13T15:51: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27"/>
          <w:ins w:id="920" w:author="Petra Terbrová" w:date="2026-05-13T16:55:00Z"/>
          <w:trPrChange w:id="921" w:author="Nicol Pěčková" w:date="2026-05-13T17:51:00Z" w16du:dateUtc="2026-05-13T15:51:00Z">
            <w:trPr>
              <w:trHeight w:val="20"/>
            </w:trPr>
          </w:trPrChange>
        </w:trPr>
        <w:tc>
          <w:tcPr>
            <w:tcW w:w="857" w:type="pct"/>
            <w:tcBorders>
              <w:top w:val="single" w:sz="4" w:space="0" w:color="auto"/>
              <w:left w:val="single" w:sz="4" w:space="0" w:color="auto"/>
              <w:bottom w:val="single" w:sz="4" w:space="0" w:color="auto"/>
              <w:right w:val="single" w:sz="4" w:space="0" w:color="auto"/>
            </w:tcBorders>
            <w:vAlign w:val="bottom"/>
            <w:tcPrChange w:id="922" w:author="Nicol Pěčková" w:date="2026-05-13T17:51:00Z" w16du:dateUtc="2026-05-13T15:51:00Z">
              <w:tcPr>
                <w:tcW w:w="857" w:type="pct"/>
                <w:tcBorders>
                  <w:top w:val="single" w:sz="4" w:space="0" w:color="auto"/>
                  <w:left w:val="single" w:sz="4" w:space="0" w:color="auto"/>
                  <w:bottom w:val="single" w:sz="4" w:space="0" w:color="auto"/>
                  <w:right w:val="single" w:sz="4" w:space="0" w:color="auto"/>
                </w:tcBorders>
                <w:vAlign w:val="bottom"/>
              </w:tcPr>
            </w:tcPrChange>
          </w:tcPr>
          <w:p w14:paraId="541745E6" w14:textId="26A0932D" w:rsidR="00CB3289" w:rsidRPr="00CA0534" w:rsidRDefault="004D601A">
            <w:pPr>
              <w:rPr>
                <w:ins w:id="923" w:author="Petra Terbrová" w:date="2026-05-13T16:55:00Z" w16du:dateUtc="2026-05-13T14:55:00Z"/>
                <w:color w:val="000000"/>
                <w:sz w:val="20"/>
                <w:szCs w:val="20"/>
                <w:lang w:eastAsia="en-US"/>
              </w:rPr>
            </w:pPr>
            <w:ins w:id="924" w:author="Nicol Pěčková" w:date="2026-05-13T17:50:00Z" w16du:dateUtc="2026-05-13T15:50:00Z">
              <w:r>
                <w:rPr>
                  <w:color w:val="000000"/>
                  <w:sz w:val="20"/>
                  <w:szCs w:val="20"/>
                  <w:lang w:eastAsia="en-US"/>
                </w:rPr>
                <w:fldChar w:fldCharType="begin"/>
              </w:r>
              <w:r>
                <w:rPr>
                  <w:color w:val="000000"/>
                  <w:sz w:val="20"/>
                  <w:szCs w:val="20"/>
                  <w:lang w:eastAsia="en-US"/>
                </w:rPr>
                <w:instrText>HYPERLINK  \l "_Cyrillic_and_other"</w:instrText>
              </w:r>
              <w:r>
                <w:rPr>
                  <w:color w:val="000000"/>
                  <w:sz w:val="20"/>
                  <w:szCs w:val="20"/>
                  <w:lang w:eastAsia="en-US"/>
                </w:rPr>
              </w:r>
              <w:r>
                <w:rPr>
                  <w:color w:val="000000"/>
                  <w:sz w:val="20"/>
                  <w:szCs w:val="20"/>
                  <w:lang w:eastAsia="en-US"/>
                </w:rPr>
                <w:fldChar w:fldCharType="separate"/>
              </w:r>
              <w:r w:rsidR="00CB3289" w:rsidRPr="004D601A">
                <w:rPr>
                  <w:rStyle w:val="Hypertextovodkaz"/>
                  <w:sz w:val="20"/>
                  <w:szCs w:val="20"/>
                  <w:lang w:eastAsia="en-US"/>
                </w:rPr>
                <w:t>CHR</w:t>
              </w:r>
              <w:r w:rsidR="00611867" w:rsidRPr="004D601A">
                <w:rPr>
                  <w:rStyle w:val="Hypertextovodkaz"/>
                  <w:sz w:val="20"/>
                  <w:szCs w:val="20"/>
                  <w:lang w:eastAsia="en-US"/>
                </w:rPr>
                <w:t>01</w:t>
              </w:r>
              <w:r>
                <w:rPr>
                  <w:color w:val="000000"/>
                  <w:sz w:val="20"/>
                  <w:szCs w:val="20"/>
                  <w:lang w:eastAsia="en-US"/>
                </w:rPr>
                <w:fldChar w:fldCharType="end"/>
              </w:r>
            </w:ins>
          </w:p>
        </w:tc>
        <w:tc>
          <w:tcPr>
            <w:tcW w:w="4143" w:type="pct"/>
            <w:tcBorders>
              <w:top w:val="single" w:sz="4" w:space="0" w:color="auto"/>
              <w:left w:val="single" w:sz="4" w:space="0" w:color="auto"/>
              <w:bottom w:val="single" w:sz="4" w:space="0" w:color="auto"/>
              <w:right w:val="single" w:sz="4" w:space="0" w:color="auto"/>
            </w:tcBorders>
            <w:vAlign w:val="center"/>
            <w:tcPrChange w:id="925" w:author="Nicol Pěčková" w:date="2026-05-13T17:51:00Z" w16du:dateUtc="2026-05-13T15:51:00Z">
              <w:tcPr>
                <w:tcW w:w="4143" w:type="pct"/>
                <w:tcBorders>
                  <w:top w:val="single" w:sz="4" w:space="0" w:color="auto"/>
                  <w:left w:val="single" w:sz="4" w:space="0" w:color="auto"/>
                  <w:bottom w:val="single" w:sz="4" w:space="0" w:color="auto"/>
                  <w:right w:val="single" w:sz="4" w:space="0" w:color="auto"/>
                </w:tcBorders>
                <w:vAlign w:val="center"/>
              </w:tcPr>
            </w:tcPrChange>
          </w:tcPr>
          <w:p w14:paraId="1BE15EBA" w14:textId="1975F26A" w:rsidR="00CB3289" w:rsidRPr="003E583D" w:rsidRDefault="001B3DA0">
            <w:pPr>
              <w:jc w:val="left"/>
              <w:rPr>
                <w:ins w:id="926" w:author="Petra Terbrová" w:date="2026-05-13T16:55:00Z" w16du:dateUtc="2026-05-13T14:55:00Z"/>
                <w:sz w:val="20"/>
                <w:szCs w:val="20"/>
                <w:lang w:eastAsia="en-US"/>
                <w:rPrChange w:id="927" w:author="Nicol Pěčková" w:date="2026-05-13T17:52:00Z" w16du:dateUtc="2026-05-13T15:52:00Z">
                  <w:rPr>
                    <w:ins w:id="928" w:author="Petra Terbrová" w:date="2026-05-13T16:55:00Z" w16du:dateUtc="2026-05-13T14:55:00Z"/>
                    <w:color w:val="000000"/>
                    <w:sz w:val="20"/>
                    <w:szCs w:val="20"/>
                    <w:lang w:eastAsia="en-US"/>
                  </w:rPr>
                </w:rPrChange>
              </w:rPr>
            </w:pPr>
            <w:ins w:id="929" w:author="Nicol Pěčková" w:date="2026-05-13T17:47:00Z" w16du:dateUtc="2026-05-13T15:47:00Z">
              <w:r w:rsidRPr="003E583D">
                <w:rPr>
                  <w:sz w:val="20"/>
                  <w:szCs w:val="20"/>
                  <w:lang w:eastAsia="en-US"/>
                  <w:rPrChange w:id="930" w:author="Nicol Pěčková" w:date="2026-05-13T17:52:00Z" w16du:dateUtc="2026-05-13T15:52:00Z">
                    <w:rPr>
                      <w:color w:val="000000"/>
                      <w:sz w:val="20"/>
                      <w:szCs w:val="20"/>
                      <w:lang w:eastAsia="en-US"/>
                    </w:rPr>
                  </w:rPrChange>
                </w:rPr>
                <w:fldChar w:fldCharType="begin"/>
              </w:r>
              <w:r w:rsidRPr="003E583D">
                <w:rPr>
                  <w:sz w:val="20"/>
                  <w:szCs w:val="20"/>
                  <w:lang w:eastAsia="en-US"/>
                  <w:rPrChange w:id="931" w:author="Nicol Pěčková" w:date="2026-05-13T17:52:00Z" w16du:dateUtc="2026-05-13T15:52:00Z">
                    <w:rPr>
                      <w:color w:val="000000"/>
                      <w:sz w:val="20"/>
                      <w:szCs w:val="20"/>
                      <w:lang w:eastAsia="en-US"/>
                    </w:rPr>
                  </w:rPrChange>
                </w:rPr>
                <w:instrText xml:space="preserve"> REF _Ref229586849 \r \h </w:instrText>
              </w:r>
            </w:ins>
            <w:r w:rsidR="006C0CEA" w:rsidRPr="003E583D">
              <w:rPr>
                <w:sz w:val="20"/>
                <w:szCs w:val="20"/>
                <w:lang w:eastAsia="en-US"/>
                <w:rPrChange w:id="932" w:author="Nicol Pěčková" w:date="2026-05-13T17:52:00Z" w16du:dateUtc="2026-05-13T15:52:00Z">
                  <w:rPr>
                    <w:color w:val="0000FF"/>
                    <w:sz w:val="20"/>
                    <w:szCs w:val="20"/>
                    <w:u w:val="single"/>
                    <w:lang w:eastAsia="en-US"/>
                  </w:rPr>
                </w:rPrChange>
              </w:rPr>
              <w:instrText xml:space="preserve"> \* MERGEFORMAT </w:instrText>
            </w:r>
            <w:r w:rsidRPr="00017072">
              <w:rPr>
                <w:sz w:val="20"/>
                <w:szCs w:val="20"/>
                <w:lang w:eastAsia="en-US"/>
              </w:rPr>
            </w:r>
            <w:ins w:id="933" w:author="Nicol Pěčková" w:date="2026-05-13T17:47:00Z" w16du:dateUtc="2026-05-13T15:47:00Z">
              <w:r w:rsidRPr="003E583D">
                <w:rPr>
                  <w:sz w:val="20"/>
                  <w:szCs w:val="20"/>
                  <w:lang w:eastAsia="en-US"/>
                  <w:rPrChange w:id="934" w:author="Nicol Pěčková" w:date="2026-05-13T17:52:00Z" w16du:dateUtc="2026-05-13T15:52:00Z">
                    <w:rPr>
                      <w:color w:val="000000"/>
                      <w:sz w:val="20"/>
                      <w:szCs w:val="20"/>
                      <w:lang w:eastAsia="en-US"/>
                    </w:rPr>
                  </w:rPrChange>
                </w:rPr>
                <w:fldChar w:fldCharType="separate"/>
              </w:r>
              <w:r w:rsidRPr="003E583D">
                <w:rPr>
                  <w:sz w:val="20"/>
                  <w:szCs w:val="20"/>
                  <w:lang w:eastAsia="en-US"/>
                  <w:rPrChange w:id="935" w:author="Nicol Pěčková" w:date="2026-05-13T17:52:00Z" w16du:dateUtc="2026-05-13T15:52:00Z">
                    <w:rPr>
                      <w:color w:val="000000"/>
                      <w:sz w:val="20"/>
                      <w:szCs w:val="20"/>
                      <w:lang w:eastAsia="en-US"/>
                    </w:rPr>
                  </w:rPrChange>
                </w:rPr>
                <w:t>7.2</w:t>
              </w:r>
              <w:r w:rsidRPr="003E583D">
                <w:rPr>
                  <w:sz w:val="20"/>
                  <w:szCs w:val="20"/>
                  <w:lang w:eastAsia="en-US"/>
                  <w:rPrChange w:id="936" w:author="Nicol Pěčková" w:date="2026-05-13T17:52:00Z" w16du:dateUtc="2026-05-13T15:52:00Z">
                    <w:rPr>
                      <w:color w:val="000000"/>
                      <w:sz w:val="20"/>
                      <w:szCs w:val="20"/>
                      <w:lang w:eastAsia="en-US"/>
                    </w:rPr>
                  </w:rPrChange>
                </w:rPr>
                <w:fldChar w:fldCharType="end"/>
              </w:r>
              <w:r w:rsidRPr="003E583D">
                <w:rPr>
                  <w:sz w:val="20"/>
                  <w:szCs w:val="20"/>
                  <w:lang w:eastAsia="en-US"/>
                  <w:rPrChange w:id="937" w:author="Nicol Pěčková" w:date="2026-05-13T17:52:00Z" w16du:dateUtc="2026-05-13T15:52:00Z">
                    <w:rPr>
                      <w:color w:val="000000"/>
                      <w:sz w:val="20"/>
                      <w:szCs w:val="20"/>
                      <w:lang w:eastAsia="en-US"/>
                    </w:rPr>
                  </w:rPrChange>
                </w:rPr>
                <w:t xml:space="preserve"> </w:t>
              </w:r>
            </w:ins>
            <w:ins w:id="938" w:author="Nicol Pěčková" w:date="2026-05-13T17:46:00Z" w16du:dateUtc="2026-05-13T15:46:00Z">
              <w:r w:rsidRPr="003E583D">
                <w:rPr>
                  <w:sz w:val="20"/>
                  <w:szCs w:val="20"/>
                  <w:lang w:eastAsia="en-US"/>
                  <w:rPrChange w:id="939" w:author="Nicol Pěčková" w:date="2026-05-13T17:52:00Z" w16du:dateUtc="2026-05-13T15:52:00Z">
                    <w:rPr>
                      <w:color w:val="000000"/>
                      <w:sz w:val="20"/>
                      <w:szCs w:val="20"/>
                      <w:lang w:eastAsia="en-US"/>
                    </w:rPr>
                  </w:rPrChange>
                </w:rPr>
                <w:t>Cyrillic and other alphabets</w:t>
              </w:r>
            </w:ins>
          </w:p>
        </w:tc>
      </w:tr>
      <w:tr w:rsidR="00CB3289" w:rsidRPr="003411C5" w14:paraId="44430D13" w14:textId="77777777" w:rsidTr="004D601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940" w:author="Nicol Pěčková" w:date="2026-05-13T17:51:00Z" w16du:dateUtc="2026-05-13T15:51: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27"/>
          <w:ins w:id="941" w:author="Petra Terbrová" w:date="2026-05-13T16:55:00Z"/>
          <w:trPrChange w:id="942" w:author="Nicol Pěčková" w:date="2026-05-13T17:51:00Z" w16du:dateUtc="2026-05-13T15:51:00Z">
            <w:trPr>
              <w:trHeight w:val="20"/>
            </w:trPr>
          </w:trPrChange>
        </w:trPr>
        <w:tc>
          <w:tcPr>
            <w:tcW w:w="857" w:type="pct"/>
            <w:tcBorders>
              <w:top w:val="single" w:sz="4" w:space="0" w:color="auto"/>
              <w:left w:val="single" w:sz="4" w:space="0" w:color="auto"/>
              <w:bottom w:val="single" w:sz="4" w:space="0" w:color="auto"/>
              <w:right w:val="single" w:sz="4" w:space="0" w:color="auto"/>
            </w:tcBorders>
            <w:vAlign w:val="bottom"/>
            <w:tcPrChange w:id="943" w:author="Nicol Pěčková" w:date="2026-05-13T17:51:00Z" w16du:dateUtc="2026-05-13T15:51:00Z">
              <w:tcPr>
                <w:tcW w:w="857" w:type="pct"/>
                <w:tcBorders>
                  <w:top w:val="single" w:sz="4" w:space="0" w:color="auto"/>
                  <w:left w:val="single" w:sz="4" w:space="0" w:color="auto"/>
                  <w:bottom w:val="single" w:sz="4" w:space="0" w:color="auto"/>
                  <w:right w:val="single" w:sz="4" w:space="0" w:color="auto"/>
                </w:tcBorders>
                <w:vAlign w:val="bottom"/>
              </w:tcPr>
            </w:tcPrChange>
          </w:tcPr>
          <w:p w14:paraId="66501A88" w14:textId="3ED9F601" w:rsidR="00CB3289" w:rsidRPr="00CA0534" w:rsidRDefault="004D601A">
            <w:pPr>
              <w:rPr>
                <w:ins w:id="944" w:author="Petra Terbrová" w:date="2026-05-13T16:55:00Z" w16du:dateUtc="2026-05-13T14:55:00Z"/>
                <w:color w:val="000000"/>
                <w:sz w:val="20"/>
                <w:szCs w:val="20"/>
                <w:lang w:eastAsia="en-US"/>
              </w:rPr>
            </w:pPr>
            <w:ins w:id="945" w:author="Nicol Pěčková" w:date="2026-05-13T17:51:00Z" w16du:dateUtc="2026-05-13T15:51:00Z">
              <w:r>
                <w:rPr>
                  <w:color w:val="000000"/>
                  <w:sz w:val="20"/>
                  <w:szCs w:val="20"/>
                  <w:lang w:eastAsia="en-US"/>
                </w:rPr>
                <w:fldChar w:fldCharType="begin"/>
              </w:r>
              <w:r>
                <w:rPr>
                  <w:color w:val="000000"/>
                  <w:sz w:val="20"/>
                  <w:szCs w:val="20"/>
                  <w:lang w:eastAsia="en-US"/>
                </w:rPr>
                <w:instrText>HYPERLINK  \l "_MDG_Attribute_for"</w:instrText>
              </w:r>
              <w:r>
                <w:rPr>
                  <w:color w:val="000000"/>
                  <w:sz w:val="20"/>
                  <w:szCs w:val="20"/>
                  <w:lang w:eastAsia="en-US"/>
                </w:rPr>
              </w:r>
              <w:r>
                <w:rPr>
                  <w:color w:val="000000"/>
                  <w:sz w:val="20"/>
                  <w:szCs w:val="20"/>
                  <w:lang w:eastAsia="en-US"/>
                </w:rPr>
                <w:fldChar w:fldCharType="separate"/>
              </w:r>
              <w:r w:rsidR="005665BE" w:rsidRPr="004D601A">
                <w:rPr>
                  <w:rStyle w:val="Hypertextovodkaz"/>
                  <w:sz w:val="20"/>
                  <w:szCs w:val="20"/>
                  <w:lang w:eastAsia="en-US"/>
                </w:rPr>
                <w:t>CHR02</w:t>
              </w:r>
              <w:r>
                <w:rPr>
                  <w:color w:val="000000"/>
                  <w:sz w:val="20"/>
                  <w:szCs w:val="20"/>
                  <w:lang w:eastAsia="en-US"/>
                </w:rPr>
                <w:fldChar w:fldCharType="end"/>
              </w:r>
            </w:ins>
          </w:p>
        </w:tc>
        <w:tc>
          <w:tcPr>
            <w:tcW w:w="4143" w:type="pct"/>
            <w:tcBorders>
              <w:top w:val="single" w:sz="4" w:space="0" w:color="auto"/>
              <w:left w:val="single" w:sz="4" w:space="0" w:color="auto"/>
              <w:bottom w:val="single" w:sz="4" w:space="0" w:color="auto"/>
              <w:right w:val="single" w:sz="4" w:space="0" w:color="auto"/>
            </w:tcBorders>
            <w:vAlign w:val="center"/>
            <w:tcPrChange w:id="946" w:author="Nicol Pěčková" w:date="2026-05-13T17:51:00Z" w16du:dateUtc="2026-05-13T15:51:00Z">
              <w:tcPr>
                <w:tcW w:w="4143" w:type="pct"/>
                <w:tcBorders>
                  <w:top w:val="single" w:sz="4" w:space="0" w:color="auto"/>
                  <w:left w:val="single" w:sz="4" w:space="0" w:color="auto"/>
                  <w:bottom w:val="single" w:sz="4" w:space="0" w:color="auto"/>
                  <w:right w:val="single" w:sz="4" w:space="0" w:color="auto"/>
                </w:tcBorders>
                <w:vAlign w:val="center"/>
              </w:tcPr>
            </w:tcPrChange>
          </w:tcPr>
          <w:p w14:paraId="2A16B5A4" w14:textId="4C24CBD3" w:rsidR="00CB3289" w:rsidRPr="003E583D" w:rsidRDefault="001B3DA0">
            <w:pPr>
              <w:jc w:val="left"/>
              <w:rPr>
                <w:ins w:id="947" w:author="Petra Terbrová" w:date="2026-05-13T16:55:00Z" w16du:dateUtc="2026-05-13T14:55:00Z"/>
                <w:sz w:val="20"/>
                <w:szCs w:val="20"/>
                <w:lang w:eastAsia="en-US"/>
                <w:rPrChange w:id="948" w:author="Nicol Pěčková" w:date="2026-05-13T17:52:00Z" w16du:dateUtc="2026-05-13T15:52:00Z">
                  <w:rPr>
                    <w:ins w:id="949" w:author="Petra Terbrová" w:date="2026-05-13T16:55:00Z" w16du:dateUtc="2026-05-13T14:55:00Z"/>
                    <w:color w:val="000000"/>
                    <w:sz w:val="20"/>
                    <w:szCs w:val="20"/>
                    <w:lang w:eastAsia="en-US"/>
                  </w:rPr>
                </w:rPrChange>
              </w:rPr>
            </w:pPr>
            <w:ins w:id="950" w:author="Nicol Pěčková" w:date="2026-05-13T17:48:00Z" w16du:dateUtc="2026-05-13T15:48:00Z">
              <w:r w:rsidRPr="003E583D">
                <w:rPr>
                  <w:sz w:val="20"/>
                  <w:szCs w:val="20"/>
                  <w:lang w:eastAsia="en-US"/>
                  <w:rPrChange w:id="951" w:author="Nicol Pěčková" w:date="2026-05-13T17:52:00Z" w16du:dateUtc="2026-05-13T15:52:00Z">
                    <w:rPr>
                      <w:color w:val="000000"/>
                      <w:sz w:val="20"/>
                      <w:szCs w:val="20"/>
                      <w:lang w:eastAsia="en-US"/>
                    </w:rPr>
                  </w:rPrChange>
                </w:rPr>
                <w:fldChar w:fldCharType="begin"/>
              </w:r>
              <w:r w:rsidRPr="003E583D">
                <w:rPr>
                  <w:sz w:val="20"/>
                  <w:szCs w:val="20"/>
                  <w:lang w:eastAsia="en-US"/>
                  <w:rPrChange w:id="952" w:author="Nicol Pěčková" w:date="2026-05-13T17:52:00Z" w16du:dateUtc="2026-05-13T15:52:00Z">
                    <w:rPr>
                      <w:color w:val="000000"/>
                      <w:sz w:val="20"/>
                      <w:szCs w:val="20"/>
                      <w:lang w:eastAsia="en-US"/>
                    </w:rPr>
                  </w:rPrChange>
                </w:rPr>
                <w:instrText xml:space="preserve"> REF _Ref229586901 \r \h </w:instrText>
              </w:r>
            </w:ins>
            <w:r w:rsidR="006C0CEA" w:rsidRPr="003E583D">
              <w:rPr>
                <w:sz w:val="20"/>
                <w:szCs w:val="20"/>
                <w:lang w:eastAsia="en-US"/>
                <w:rPrChange w:id="953" w:author="Nicol Pěčková" w:date="2026-05-13T17:52:00Z" w16du:dateUtc="2026-05-13T15:52:00Z">
                  <w:rPr>
                    <w:color w:val="0000FF"/>
                    <w:sz w:val="20"/>
                    <w:szCs w:val="20"/>
                    <w:u w:val="single"/>
                    <w:lang w:eastAsia="en-US"/>
                  </w:rPr>
                </w:rPrChange>
              </w:rPr>
              <w:instrText xml:space="preserve"> \* MERGEFORMAT </w:instrText>
            </w:r>
            <w:r w:rsidRPr="00017072">
              <w:rPr>
                <w:sz w:val="20"/>
                <w:szCs w:val="20"/>
                <w:lang w:eastAsia="en-US"/>
              </w:rPr>
            </w:r>
            <w:ins w:id="954" w:author="Nicol Pěčková" w:date="2026-05-13T17:48:00Z" w16du:dateUtc="2026-05-13T15:48:00Z">
              <w:r w:rsidRPr="003E583D">
                <w:rPr>
                  <w:sz w:val="20"/>
                  <w:szCs w:val="20"/>
                  <w:lang w:eastAsia="en-US"/>
                  <w:rPrChange w:id="955" w:author="Nicol Pěčková" w:date="2026-05-13T17:52:00Z" w16du:dateUtc="2026-05-13T15:52:00Z">
                    <w:rPr>
                      <w:color w:val="000000"/>
                      <w:sz w:val="20"/>
                      <w:szCs w:val="20"/>
                      <w:lang w:eastAsia="en-US"/>
                    </w:rPr>
                  </w:rPrChange>
                </w:rPr>
                <w:fldChar w:fldCharType="separate"/>
              </w:r>
              <w:r w:rsidRPr="003E583D">
                <w:rPr>
                  <w:sz w:val="20"/>
                  <w:szCs w:val="20"/>
                  <w:lang w:eastAsia="en-US"/>
                  <w:rPrChange w:id="956" w:author="Nicol Pěčková" w:date="2026-05-13T17:52:00Z" w16du:dateUtc="2026-05-13T15:52:00Z">
                    <w:rPr>
                      <w:color w:val="000000"/>
                      <w:sz w:val="20"/>
                      <w:szCs w:val="20"/>
                      <w:lang w:eastAsia="en-US"/>
                    </w:rPr>
                  </w:rPrChange>
                </w:rPr>
                <w:t>7.3</w:t>
              </w:r>
              <w:r w:rsidRPr="003E583D">
                <w:rPr>
                  <w:sz w:val="20"/>
                  <w:szCs w:val="20"/>
                  <w:lang w:eastAsia="en-US"/>
                  <w:rPrChange w:id="957" w:author="Nicol Pěčková" w:date="2026-05-13T17:52:00Z" w16du:dateUtc="2026-05-13T15:52:00Z">
                    <w:rPr>
                      <w:color w:val="000000"/>
                      <w:sz w:val="20"/>
                      <w:szCs w:val="20"/>
                      <w:lang w:eastAsia="en-US"/>
                    </w:rPr>
                  </w:rPrChange>
                </w:rPr>
                <w:fldChar w:fldCharType="end"/>
              </w:r>
              <w:r w:rsidR="006C0CEA" w:rsidRPr="003E583D">
                <w:rPr>
                  <w:sz w:val="20"/>
                  <w:szCs w:val="20"/>
                  <w:lang w:eastAsia="en-US"/>
                  <w:rPrChange w:id="958" w:author="Nicol Pěčková" w:date="2026-05-13T17:52:00Z" w16du:dateUtc="2026-05-13T15:52:00Z">
                    <w:rPr>
                      <w:color w:val="000000"/>
                      <w:sz w:val="20"/>
                      <w:szCs w:val="20"/>
                      <w:lang w:eastAsia="en-US"/>
                    </w:rPr>
                  </w:rPrChange>
                </w:rPr>
                <w:t xml:space="preserve"> </w:t>
              </w:r>
            </w:ins>
            <w:ins w:id="959" w:author="Nicol Pěčková" w:date="2026-05-13T17:47:00Z" w16du:dateUtc="2026-05-13T15:47:00Z">
              <w:r w:rsidRPr="003E583D">
                <w:rPr>
                  <w:sz w:val="20"/>
                  <w:szCs w:val="20"/>
                  <w:lang w:eastAsia="en-US"/>
                  <w:rPrChange w:id="960" w:author="Nicol Pěčková" w:date="2026-05-13T17:52:00Z" w16du:dateUtc="2026-05-13T15:52:00Z">
                    <w:rPr>
                      <w:color w:val="000000"/>
                      <w:sz w:val="20"/>
                      <w:szCs w:val="20"/>
                      <w:lang w:eastAsia="en-US"/>
                    </w:rPr>
                  </w:rPrChange>
                </w:rPr>
                <w:t>MDG Attribute for TPRM</w:t>
              </w:r>
            </w:ins>
          </w:p>
        </w:tc>
      </w:tr>
    </w:tbl>
    <w:p w14:paraId="2DD9EBC1" w14:textId="77777777" w:rsidR="00CB3289" w:rsidRPr="00CB3289" w:rsidRDefault="00CB3289">
      <w:pPr>
        <w:rPr>
          <w:rFonts w:eastAsia="Calibri"/>
          <w:lang w:eastAsia="en-US"/>
        </w:rPr>
        <w:pPrChange w:id="961" w:author="Petra Terbrová" w:date="2026-05-13T16:55:00Z" w16du:dateUtc="2026-05-13T14:55:00Z">
          <w:pPr>
            <w:spacing w:after="160" w:line="259" w:lineRule="auto"/>
            <w:jc w:val="left"/>
          </w:pPr>
        </w:pPrChange>
      </w:pPr>
    </w:p>
    <w:sectPr w:rsidR="00CB3289" w:rsidRPr="00CB3289" w:rsidSect="004809BE">
      <w:headerReference w:type="even" r:id="rId57"/>
      <w:headerReference w:type="default" r:id="rId58"/>
      <w:footerReference w:type="default" r:id="rId59"/>
      <w:headerReference w:type="first" r:id="rId60"/>
      <w:footerReference w:type="first" r:id="rId61"/>
      <w:type w:val="continuous"/>
      <w:pgSz w:w="11906" w:h="16838" w:code="9"/>
      <w:pgMar w:top="1417" w:right="1417" w:bottom="1417" w:left="1417" w:header="709"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5FB6D" w14:textId="77777777" w:rsidR="004C0C46" w:rsidRPr="003411C5" w:rsidRDefault="004C0C46">
      <w:r w:rsidRPr="003411C5">
        <w:separator/>
      </w:r>
    </w:p>
  </w:endnote>
  <w:endnote w:type="continuationSeparator" w:id="0">
    <w:p w14:paraId="0BC4B808" w14:textId="77777777" w:rsidR="004C0C46" w:rsidRPr="003411C5" w:rsidRDefault="004C0C46">
      <w:r w:rsidRPr="003411C5">
        <w:continuationSeparator/>
      </w:r>
    </w:p>
  </w:endnote>
  <w:endnote w:type="continuationNotice" w:id="1">
    <w:p w14:paraId="3E903EAF" w14:textId="77777777" w:rsidR="004C0C46" w:rsidRPr="003411C5" w:rsidRDefault="004C0C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Narrow">
    <w:panose1 w:val="020B0606020202030204"/>
    <w:charset w:val="EE"/>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12"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39"/>
    </w:tblGrid>
    <w:tr w:rsidR="006C6323" w:rsidRPr="003411C5" w14:paraId="7C8028D5" w14:textId="77777777" w:rsidTr="00A01A5C">
      <w:trPr>
        <w:trHeight w:val="20"/>
      </w:trPr>
      <w:tc>
        <w:tcPr>
          <w:tcW w:w="2373" w:type="dxa"/>
          <w:tcBorders>
            <w:top w:val="nil"/>
            <w:left w:val="nil"/>
            <w:bottom w:val="nil"/>
            <w:right w:val="nil"/>
          </w:tcBorders>
          <w:vAlign w:val="bottom"/>
        </w:tcPr>
        <w:p w14:paraId="4E268948" w14:textId="77777777" w:rsidR="007A7076" w:rsidRPr="00CA0534" w:rsidRDefault="007A7076" w:rsidP="00E36116">
          <w:pPr>
            <w:pStyle w:val="Zpat"/>
            <w:rPr>
              <w:sz w:val="16"/>
              <w:szCs w:val="16"/>
            </w:rPr>
          </w:pPr>
          <w:r w:rsidRPr="00CA0534">
            <w:rPr>
              <w:sz w:val="16"/>
              <w:szCs w:val="16"/>
            </w:rPr>
            <w:t>con4PAS, a.s.</w:t>
          </w:r>
        </w:p>
        <w:p w14:paraId="376D6300" w14:textId="77777777" w:rsidR="007A7076" w:rsidRPr="003411C5" w:rsidRDefault="007A7076" w:rsidP="00E36116">
          <w:pPr>
            <w:pStyle w:val="Zpat"/>
            <w:rPr>
              <w:sz w:val="18"/>
            </w:rPr>
          </w:pPr>
          <w:r w:rsidRPr="00CA0534">
            <w:rPr>
              <w:noProof/>
              <w:sz w:val="12"/>
              <w:lang w:eastAsia="en-US"/>
            </w:rPr>
            <mc:AlternateContent>
              <mc:Choice Requires="wps">
                <w:drawing>
                  <wp:anchor distT="4294967295" distB="4294967295" distL="114300" distR="114300" simplePos="0" relativeHeight="251658247" behindDoc="0" locked="0" layoutInCell="1" allowOverlap="1" wp14:anchorId="37837113" wp14:editId="4895AEF5">
                    <wp:simplePos x="0" y="0"/>
                    <wp:positionH relativeFrom="column">
                      <wp:posOffset>-1222375</wp:posOffset>
                    </wp:positionH>
                    <wp:positionV relativeFrom="paragraph">
                      <wp:posOffset>95885</wp:posOffset>
                    </wp:positionV>
                    <wp:extent cx="7875270" cy="0"/>
                    <wp:effectExtent l="0" t="0" r="0" b="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5270" cy="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4A311" id="Line 7" o:spid="_x0000_s1026" style="position:absolute;z-index:25165824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6.25pt,7.55pt" to="523.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" strokecolor="silver"/>
                </w:pict>
              </mc:Fallback>
            </mc:AlternateContent>
          </w:r>
        </w:p>
      </w:tc>
      <w:tc>
        <w:tcPr>
          <w:tcW w:w="6939" w:type="dxa"/>
          <w:tcBorders>
            <w:top w:val="nil"/>
            <w:left w:val="nil"/>
            <w:bottom w:val="nil"/>
            <w:right w:val="nil"/>
          </w:tcBorders>
        </w:tcPr>
        <w:p w14:paraId="7A7BDAA7" w14:textId="20E47496" w:rsidR="007A7076" w:rsidRPr="003411C5" w:rsidRDefault="007A7076" w:rsidP="00E36116">
          <w:pPr>
            <w:pStyle w:val="Zpat"/>
            <w:jc w:val="right"/>
            <w:rPr>
              <w:sz w:val="18"/>
              <w:szCs w:val="18"/>
            </w:rPr>
          </w:pPr>
          <w:r w:rsidRPr="00CA0534">
            <w:rPr>
              <w:sz w:val="16"/>
              <w:szCs w:val="16"/>
            </w:rPr>
            <w:t>Blueprint: „</w:t>
          </w:r>
          <w:r w:rsidR="00ED16EA" w:rsidRPr="00CA0534">
            <w:rPr>
              <w:sz w:val="16"/>
              <w:szCs w:val="16"/>
            </w:rPr>
            <w:t>Master Data Governance</w:t>
          </w:r>
          <w:r w:rsidRPr="00CA0534">
            <w:rPr>
              <w:sz w:val="16"/>
              <w:szCs w:val="16"/>
            </w:rPr>
            <w:t xml:space="preserve"> “</w:t>
          </w:r>
        </w:p>
      </w:tc>
    </w:tr>
  </w:tbl>
  <w:p w14:paraId="5BAB706F" w14:textId="77777777" w:rsidR="007A7076" w:rsidRPr="003411C5" w:rsidRDefault="007A7076" w:rsidP="00E36116">
    <w:pPr>
      <w:rPr>
        <w:sz w:val="16"/>
        <w:szCs w:val="16"/>
      </w:rPr>
    </w:pPr>
    <w:r w:rsidRPr="003411C5">
      <w:rPr>
        <w:sz w:val="16"/>
        <w:szCs w:val="16"/>
      </w:rPr>
      <w:t>All rights reserved. This document contains confidential information and all the information mentioned is a property of con4PAS, a.s. No parts of this document may be reproduced, stored in a retrieval system, or transmitted, in any form or by any means, electronic, mechanical, photocopying, recording or otherwise, without the prior oral and written permission of con4PAS, 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9"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7426"/>
    </w:tblGrid>
    <w:tr w:rsidR="007A7076" w:rsidRPr="003411C5" w14:paraId="1CFA5538" w14:textId="77777777" w:rsidTr="00A01A5C">
      <w:trPr>
        <w:trHeight w:val="20"/>
      </w:trPr>
      <w:tc>
        <w:tcPr>
          <w:tcW w:w="2373" w:type="dxa"/>
          <w:tcBorders>
            <w:top w:val="nil"/>
            <w:left w:val="nil"/>
            <w:bottom w:val="nil"/>
            <w:right w:val="nil"/>
          </w:tcBorders>
          <w:vAlign w:val="bottom"/>
        </w:tcPr>
        <w:p w14:paraId="14D79920" w14:textId="77777777" w:rsidR="007A7076" w:rsidRPr="003411C5" w:rsidRDefault="007A7076" w:rsidP="00FB491B">
          <w:pPr>
            <w:pStyle w:val="Zpat"/>
            <w:rPr>
              <w:rFonts w:ascii="Arial" w:hAnsi="Arial" w:cs="Arial"/>
              <w:sz w:val="16"/>
              <w:szCs w:val="16"/>
            </w:rPr>
          </w:pPr>
          <w:r w:rsidRPr="003411C5">
            <w:rPr>
              <w:rFonts w:ascii="Arial" w:hAnsi="Arial" w:cs="Arial"/>
              <w:sz w:val="16"/>
              <w:szCs w:val="16"/>
            </w:rPr>
            <w:t>con4PAS, a.s.</w:t>
          </w:r>
        </w:p>
        <w:p w14:paraId="2E1A1F1E" w14:textId="77777777" w:rsidR="007A7076" w:rsidRPr="003411C5" w:rsidRDefault="007A7076" w:rsidP="00FB491B">
          <w:pPr>
            <w:pStyle w:val="Zpat"/>
            <w:rPr>
              <w:sz w:val="18"/>
            </w:rPr>
          </w:pPr>
          <w:r w:rsidRPr="00CC56B7">
            <w:rPr>
              <w:rFonts w:ascii="Arial Black" w:hAnsi="Arial Black"/>
              <w:noProof/>
              <w:sz w:val="12"/>
              <w:lang w:eastAsia="en-US"/>
            </w:rPr>
            <mc:AlternateContent>
              <mc:Choice Requires="wps">
                <w:drawing>
                  <wp:anchor distT="4294967295" distB="4294967295" distL="114300" distR="114300" simplePos="0" relativeHeight="251658246" behindDoc="0" locked="0" layoutInCell="1" allowOverlap="1" wp14:anchorId="1368228F" wp14:editId="1D028C10">
                    <wp:simplePos x="0" y="0"/>
                    <wp:positionH relativeFrom="column">
                      <wp:posOffset>-1222375</wp:posOffset>
                    </wp:positionH>
                    <wp:positionV relativeFrom="paragraph">
                      <wp:posOffset>95885</wp:posOffset>
                    </wp:positionV>
                    <wp:extent cx="7875270" cy="0"/>
                    <wp:effectExtent l="0" t="0" r="0" b="0"/>
                    <wp:wrapNone/>
                    <wp:docPr id="1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5270" cy="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E2E4C" id="Line 7" o:spid="_x0000_s1026" style="position:absolute;z-index:25165824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6.25pt,7.55pt" to="523.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" strokecolor="silver"/>
                </w:pict>
              </mc:Fallback>
            </mc:AlternateContent>
          </w:r>
        </w:p>
      </w:tc>
      <w:tc>
        <w:tcPr>
          <w:tcW w:w="7426" w:type="dxa"/>
          <w:tcBorders>
            <w:top w:val="nil"/>
            <w:left w:val="nil"/>
            <w:bottom w:val="nil"/>
            <w:right w:val="nil"/>
          </w:tcBorders>
        </w:tcPr>
        <w:p w14:paraId="3B28881B" w14:textId="775956C3" w:rsidR="007A7076" w:rsidRPr="003411C5" w:rsidRDefault="007A7076" w:rsidP="00FB491B">
          <w:pPr>
            <w:pStyle w:val="Zpat"/>
            <w:jc w:val="right"/>
            <w:rPr>
              <w:sz w:val="18"/>
              <w:szCs w:val="18"/>
            </w:rPr>
          </w:pPr>
          <w:r w:rsidRPr="003411C5">
            <w:rPr>
              <w:rFonts w:ascii="Arial" w:hAnsi="Arial" w:cs="Arial"/>
              <w:sz w:val="16"/>
              <w:szCs w:val="16"/>
            </w:rPr>
            <w:t>Blueprint: „</w:t>
          </w:r>
          <w:r w:rsidR="00ED16EA" w:rsidRPr="003411C5">
            <w:rPr>
              <w:rFonts w:ascii="Arial" w:hAnsi="Arial" w:cs="Arial"/>
              <w:sz w:val="16"/>
              <w:szCs w:val="16"/>
            </w:rPr>
            <w:t>Master Data Governance</w:t>
          </w:r>
          <w:r w:rsidRPr="003411C5">
            <w:rPr>
              <w:rFonts w:ascii="Arial" w:hAnsi="Arial" w:cs="Arial"/>
              <w:sz w:val="16"/>
              <w:szCs w:val="16"/>
            </w:rPr>
            <w:t xml:space="preserve"> “</w:t>
          </w:r>
        </w:p>
      </w:tc>
    </w:tr>
  </w:tbl>
  <w:p w14:paraId="4AA3FDEA" w14:textId="77777777" w:rsidR="007A7076" w:rsidRPr="003411C5" w:rsidRDefault="007A7076" w:rsidP="00FB491B">
    <w:pPr>
      <w:tabs>
        <w:tab w:val="center" w:pos="4536"/>
        <w:tab w:val="right" w:pos="9072"/>
      </w:tabs>
      <w:rPr>
        <w:rFonts w:ascii="Arial" w:hAnsi="Arial" w:cs="Arial"/>
        <w:sz w:val="16"/>
        <w:szCs w:val="16"/>
      </w:rPr>
    </w:pPr>
    <w:r w:rsidRPr="003411C5">
      <w:rPr>
        <w:rFonts w:ascii="Arial" w:hAnsi="Arial" w:cs="Arial"/>
        <w:sz w:val="16"/>
        <w:szCs w:val="16"/>
      </w:rPr>
      <w:t>All rights reserved. This document contains confidential information and all the information mentioned is a property of con4PAS, a.s. No parts of this document may be reproduced, stored in a retrieval system, or transmitted, in any form or by any means, electronic, mechanical, photocopying, recording or otherwise, without the prior oral and written permission of con4PAS, 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3D9F1" w14:textId="77777777" w:rsidR="004C0C46" w:rsidRPr="003411C5" w:rsidRDefault="004C0C46">
      <w:r w:rsidRPr="003411C5">
        <w:separator/>
      </w:r>
    </w:p>
  </w:footnote>
  <w:footnote w:type="continuationSeparator" w:id="0">
    <w:p w14:paraId="70A40B0C" w14:textId="77777777" w:rsidR="004C0C46" w:rsidRPr="003411C5" w:rsidRDefault="004C0C46">
      <w:r w:rsidRPr="003411C5">
        <w:continuationSeparator/>
      </w:r>
    </w:p>
  </w:footnote>
  <w:footnote w:type="continuationNotice" w:id="1">
    <w:p w14:paraId="63D5C3B6" w14:textId="77777777" w:rsidR="004C0C46" w:rsidRPr="003411C5" w:rsidRDefault="004C0C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51FA" w14:textId="77777777" w:rsidR="007A7076" w:rsidRPr="003411C5" w:rsidRDefault="007A7076" w:rsidP="004809BE"/>
  <w:p w14:paraId="7EE0C034" w14:textId="77777777" w:rsidR="007A7076" w:rsidRPr="003411C5" w:rsidRDefault="007A7076" w:rsidP="004809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4BD9" w14:textId="77777777" w:rsidR="007A7076" w:rsidRPr="003411C5" w:rsidRDefault="007A7076" w:rsidP="00D23DFA">
    <w:pPr>
      <w:pStyle w:val="Zhlav"/>
      <w:tabs>
        <w:tab w:val="clear" w:pos="4536"/>
        <w:tab w:val="clear" w:pos="9072"/>
      </w:tabs>
    </w:pPr>
    <w:r w:rsidRPr="00CC56B7">
      <w:rPr>
        <w:noProof/>
      </w:rPr>
      <w:drawing>
        <wp:anchor distT="0" distB="0" distL="114300" distR="114300" simplePos="0" relativeHeight="251658241" behindDoc="0" locked="0" layoutInCell="1" allowOverlap="1" wp14:anchorId="3320757E" wp14:editId="7F48253B">
          <wp:simplePos x="0" y="0"/>
          <wp:positionH relativeFrom="column">
            <wp:posOffset>4741007</wp:posOffset>
          </wp:positionH>
          <wp:positionV relativeFrom="paragraph">
            <wp:posOffset>68580</wp:posOffset>
          </wp:positionV>
          <wp:extent cx="988060" cy="241300"/>
          <wp:effectExtent l="0" t="0" r="2540" b="6350"/>
          <wp:wrapThrough wrapText="bothSides">
            <wp:wrapPolygon edited="0">
              <wp:start x="9578" y="0"/>
              <wp:lineTo x="0" y="3411"/>
              <wp:lineTo x="0" y="18758"/>
              <wp:lineTo x="7913" y="20463"/>
              <wp:lineTo x="9995" y="20463"/>
              <wp:lineTo x="21239" y="13642"/>
              <wp:lineTo x="21239" y="0"/>
              <wp:lineTo x="9578" y="0"/>
            </wp:wrapPolygon>
          </wp:wrapThrough>
          <wp:docPr id="24" name="obrázek 5" descr="D:\Dokumenty\Dokumenty\con4PAS\Logo\con4pas (R)\logo con4pas (R) RGB bile.wmf"/>
          <wp:cNvGraphicFramePr/>
          <a:graphic xmlns:a="http://schemas.openxmlformats.org/drawingml/2006/main">
            <a:graphicData uri="http://schemas.openxmlformats.org/drawingml/2006/picture">
              <pic:pic xmlns:pic="http://schemas.openxmlformats.org/drawingml/2006/picture">
                <pic:nvPicPr>
                  <pic:cNvPr id="1066" name="obrázek 5" descr="D:\Dokumenty\Dokumenty\con4PAS\Logo\con4pas (R)\logo con4pas (R) RGB bile.wm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8060" cy="241300"/>
                  </a:xfrm>
                  <a:prstGeom prst="rect">
                    <a:avLst/>
                  </a:prstGeom>
                  <a:noFill/>
                  <a:ln w="9525">
                    <a:noFill/>
                    <a:miter lim="800000"/>
                    <a:headEnd/>
                    <a:tailEnd/>
                  </a:ln>
                </pic:spPr>
              </pic:pic>
            </a:graphicData>
          </a:graphic>
        </wp:anchor>
      </w:drawing>
    </w:r>
    <w:r w:rsidRPr="00CC56B7">
      <w:rPr>
        <w:noProof/>
        <w:lang w:eastAsia="en-US"/>
      </w:rPr>
      <mc:AlternateContent>
        <mc:Choice Requires="wps">
          <w:drawing>
            <wp:anchor distT="0" distB="0" distL="114299" distR="114299" simplePos="0" relativeHeight="251658251" behindDoc="0" locked="0" layoutInCell="1" allowOverlap="1" wp14:anchorId="0DC94D0F" wp14:editId="7E9DFF67">
              <wp:simplePos x="0" y="0"/>
              <wp:positionH relativeFrom="page">
                <wp:posOffset>810260</wp:posOffset>
              </wp:positionH>
              <wp:positionV relativeFrom="page">
                <wp:posOffset>830580</wp:posOffset>
              </wp:positionV>
              <wp:extent cx="0" cy="9975600"/>
              <wp:effectExtent l="0" t="0" r="38100" b="26035"/>
              <wp:wrapNone/>
              <wp:docPr id="22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560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498B6" id="Line 4" o:spid="_x0000_s1026" style="position:absolute;z-index:251658251;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63.8pt,65.4pt" to="63.8pt,8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" strokecolor="silver">
              <w10:wrap anchorx="page" anchory="page"/>
            </v:line>
          </w:pict>
        </mc:Fallback>
      </mc:AlternateContent>
    </w:r>
    <w:r w:rsidRPr="00CC56B7">
      <w:rPr>
        <w:noProof/>
        <w:lang w:eastAsia="en-US"/>
      </w:rPr>
      <mc:AlternateContent>
        <mc:Choice Requires="wps">
          <w:drawing>
            <wp:anchor distT="4294967295" distB="4294967295" distL="114300" distR="114300" simplePos="0" relativeHeight="251658250" behindDoc="0" locked="0" layoutInCell="1" allowOverlap="1" wp14:anchorId="0E5C1326" wp14:editId="7D574EAD">
              <wp:simplePos x="0" y="0"/>
              <wp:positionH relativeFrom="page">
                <wp:posOffset>-5080</wp:posOffset>
              </wp:positionH>
              <wp:positionV relativeFrom="page">
                <wp:posOffset>840703</wp:posOffset>
              </wp:positionV>
              <wp:extent cx="10715625" cy="0"/>
              <wp:effectExtent l="0" t="0" r="0" b="0"/>
              <wp:wrapNone/>
              <wp:docPr id="2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15625" cy="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8C4B4" id="Line 2" o:spid="_x0000_s1026" style="position:absolute;z-index:25165825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pt,66.2pt" to="843.35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" strokecolor="silver">
              <w10:wrap anchorx="page" anchory="page"/>
            </v:line>
          </w:pict>
        </mc:Fallback>
      </mc:AlternateContent>
    </w:r>
    <w:r w:rsidRPr="00CC56B7">
      <w:rPr>
        <w:noProof/>
      </w:rPr>
      <w:drawing>
        <wp:anchor distT="0" distB="0" distL="114300" distR="114300" simplePos="0" relativeHeight="251658249" behindDoc="0" locked="0" layoutInCell="1" allowOverlap="1" wp14:anchorId="197233B1" wp14:editId="4D35D60E">
          <wp:simplePos x="0" y="0"/>
          <wp:positionH relativeFrom="margin">
            <wp:posOffset>4770120</wp:posOffset>
          </wp:positionH>
          <wp:positionV relativeFrom="paragraph">
            <wp:posOffset>68580</wp:posOffset>
          </wp:positionV>
          <wp:extent cx="988060" cy="241300"/>
          <wp:effectExtent l="0" t="0" r="2540" b="6350"/>
          <wp:wrapThrough wrapText="bothSides">
            <wp:wrapPolygon edited="0">
              <wp:start x="9995" y="0"/>
              <wp:lineTo x="0" y="3411"/>
              <wp:lineTo x="0" y="18758"/>
              <wp:lineTo x="7913" y="20463"/>
              <wp:lineTo x="9995" y="20463"/>
              <wp:lineTo x="21239" y="13642"/>
              <wp:lineTo x="21239" y="0"/>
              <wp:lineTo x="9995" y="0"/>
            </wp:wrapPolygon>
          </wp:wrapThrough>
          <wp:docPr id="2245" name="obrázek 5" descr="D:\Dokumenty\Dokumenty\con4PAS\Logo\con4pas (R)\logo con4pas (R) RGB bile.wmf"/>
          <wp:cNvGraphicFramePr/>
          <a:graphic xmlns:a="http://schemas.openxmlformats.org/drawingml/2006/main">
            <a:graphicData uri="http://schemas.openxmlformats.org/drawingml/2006/picture">
              <pic:pic xmlns:pic="http://schemas.openxmlformats.org/drawingml/2006/picture">
                <pic:nvPicPr>
                  <pic:cNvPr id="1066" name="obrázek 5" descr="D:\Dokumenty\Dokumenty\con4PAS\Logo\con4pas (R)\logo con4pas (R) RGB bile.wm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8060" cy="241300"/>
                  </a:xfrm>
                  <a:prstGeom prst="rect">
                    <a:avLst/>
                  </a:prstGeom>
                  <a:noFill/>
                  <a:ln w="9525">
                    <a:noFill/>
                    <a:miter lim="800000"/>
                    <a:headEnd/>
                    <a:tailEnd/>
                  </a:ln>
                </pic:spPr>
              </pic:pic>
            </a:graphicData>
          </a:graphic>
        </wp:anchor>
      </w:drawing>
    </w:r>
    <w:r w:rsidRPr="00CC56B7">
      <w:rPr>
        <w:noProof/>
      </w:rPr>
      <mc:AlternateContent>
        <mc:Choice Requires="wps">
          <w:drawing>
            <wp:anchor distT="0" distB="0" distL="114300" distR="114300" simplePos="0" relativeHeight="251658248" behindDoc="0" locked="0" layoutInCell="1" allowOverlap="1" wp14:anchorId="2561BF3D" wp14:editId="31F24D12">
              <wp:simplePos x="0" y="0"/>
              <wp:positionH relativeFrom="page">
                <wp:align>right</wp:align>
              </wp:positionH>
              <wp:positionV relativeFrom="paragraph">
                <wp:posOffset>6985</wp:posOffset>
              </wp:positionV>
              <wp:extent cx="7562850" cy="344805"/>
              <wp:effectExtent l="0" t="0" r="0" b="0"/>
              <wp:wrapNone/>
              <wp:docPr id="1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344805"/>
                      </a:xfrm>
                      <a:prstGeom prst="rect">
                        <a:avLst/>
                      </a:prstGeom>
                      <a:solidFill>
                        <a:srgbClr val="405E5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F90E8" w14:textId="77777777" w:rsidR="007A7076" w:rsidRPr="003411C5" w:rsidRDefault="007A7076" w:rsidP="00D23DFA">
                          <w:pPr>
                            <w:spacing w:line="400" w:lineRule="exact"/>
                            <w:ind w:left="708" w:firstLine="708"/>
                            <w:rPr>
                              <w:color w:val="FFFFFF" w:themeColor="background1"/>
                            </w:rPr>
                          </w:pPr>
                          <w:r w:rsidRPr="003411C5">
                            <w:rPr>
                              <w:rFonts w:ascii="Arial Black" w:eastAsia="Arial Unicode MS" w:hAnsi="Arial Black"/>
                              <w:b/>
                              <w:color w:val="FFFFFF" w:themeColor="background1"/>
                            </w:rPr>
                            <w:t>Blueprint by con4PAS, a.s.</w:t>
                          </w:r>
                          <w:r w:rsidRPr="003411C5">
                            <w:rPr>
                              <w:rFonts w:ascii="Arial Black" w:eastAsia="Arial Unicode MS" w:hAnsi="Arial Black"/>
                              <w:b/>
                              <w:color w:val="FFFFFF" w:themeColor="background1"/>
                            </w:rPr>
                            <w:tab/>
                          </w:r>
                          <w:r w:rsidRPr="003411C5">
                            <w:rPr>
                              <w:rFonts w:ascii="Arial Black" w:eastAsia="Arial Unicode MS" w:hAnsi="Arial Black"/>
                              <w:b/>
                              <w:color w:val="FFFFFF" w:themeColor="background1"/>
                            </w:rPr>
                            <w:tab/>
                          </w:r>
                          <w:r w:rsidRPr="003411C5">
                            <w:rPr>
                              <w:rFonts w:ascii="Arial Black" w:eastAsia="Arial Unicode MS" w:hAnsi="Arial Black"/>
                              <w:b/>
                              <w:color w:val="FFFFFF" w:themeColor="background1"/>
                            </w:rPr>
                            <w:tab/>
                          </w:r>
                          <w:r w:rsidRPr="003411C5">
                            <w:rPr>
                              <w:rStyle w:val="slostrnky"/>
                              <w:rFonts w:ascii="Arial Black" w:hAnsi="Arial Black"/>
                              <w:b/>
                              <w:color w:val="FFFFFF" w:themeColor="background1"/>
                            </w:rPr>
                            <w:tab/>
                          </w:r>
                          <w:r w:rsidRPr="003411C5">
                            <w:rPr>
                              <w:rStyle w:val="slostrnky"/>
                              <w:rFonts w:ascii="Arial Black" w:hAnsi="Arial Black"/>
                              <w:b/>
                              <w:color w:val="FFFFFF" w:themeColor="background1"/>
                              <w:sz w:val="18"/>
                            </w:rPr>
                            <w:fldChar w:fldCharType="begin"/>
                          </w:r>
                          <w:r w:rsidRPr="003411C5">
                            <w:rPr>
                              <w:rStyle w:val="slostrnky"/>
                              <w:rFonts w:ascii="Arial Black" w:hAnsi="Arial Black"/>
                              <w:b/>
                              <w:color w:val="FFFFFF" w:themeColor="background1"/>
                              <w:sz w:val="18"/>
                            </w:rPr>
                            <w:instrText xml:space="preserve"> PAGE </w:instrText>
                          </w:r>
                          <w:r w:rsidRPr="003411C5">
                            <w:rPr>
                              <w:rStyle w:val="slostrnky"/>
                              <w:rFonts w:ascii="Arial Black" w:hAnsi="Arial Black"/>
                              <w:b/>
                              <w:color w:val="FFFFFF" w:themeColor="background1"/>
                              <w:sz w:val="18"/>
                            </w:rPr>
                            <w:fldChar w:fldCharType="separate"/>
                          </w:r>
                          <w:r w:rsidRPr="003411C5">
                            <w:rPr>
                              <w:rStyle w:val="slostrnky"/>
                              <w:rFonts w:ascii="Arial Black" w:hAnsi="Arial Black"/>
                              <w:b/>
                              <w:color w:val="FFFFFF" w:themeColor="background1"/>
                              <w:sz w:val="18"/>
                            </w:rPr>
                            <w:t>11</w:t>
                          </w:r>
                          <w:r w:rsidRPr="003411C5">
                            <w:rPr>
                              <w:rStyle w:val="slostrnky"/>
                              <w:rFonts w:ascii="Arial Black" w:hAnsi="Arial Black"/>
                              <w:b/>
                              <w:color w:val="FFFFFF" w:themeColor="background1"/>
                              <w:sz w:val="18"/>
                            </w:rPr>
                            <w:fldChar w:fldCharType="end"/>
                          </w:r>
                          <w:r w:rsidRPr="003411C5">
                            <w:rPr>
                              <w:rStyle w:val="slostrnky"/>
                              <w:rFonts w:ascii="Arial Black" w:hAnsi="Arial Black"/>
                              <w:b/>
                              <w:color w:val="FFFFFF" w:themeColor="background1"/>
                              <w:sz w:val="18"/>
                            </w:rPr>
                            <w:t xml:space="preserve"> / </w:t>
                          </w:r>
                          <w:r w:rsidRPr="003411C5">
                            <w:rPr>
                              <w:rStyle w:val="slostrnky"/>
                              <w:rFonts w:ascii="Arial Black" w:hAnsi="Arial Black"/>
                              <w:b/>
                              <w:color w:val="FFFFFF" w:themeColor="background1"/>
                              <w:sz w:val="18"/>
                            </w:rPr>
                            <w:fldChar w:fldCharType="begin"/>
                          </w:r>
                          <w:r w:rsidRPr="003411C5">
                            <w:rPr>
                              <w:rStyle w:val="slostrnky"/>
                              <w:rFonts w:ascii="Arial Black" w:hAnsi="Arial Black"/>
                              <w:b/>
                              <w:color w:val="FFFFFF" w:themeColor="background1"/>
                              <w:sz w:val="18"/>
                            </w:rPr>
                            <w:instrText xml:space="preserve"> NUMPAGES </w:instrText>
                          </w:r>
                          <w:r w:rsidRPr="003411C5">
                            <w:rPr>
                              <w:rStyle w:val="slostrnky"/>
                              <w:rFonts w:ascii="Arial Black" w:hAnsi="Arial Black"/>
                              <w:b/>
                              <w:color w:val="FFFFFF" w:themeColor="background1"/>
                              <w:sz w:val="18"/>
                            </w:rPr>
                            <w:fldChar w:fldCharType="separate"/>
                          </w:r>
                          <w:r w:rsidRPr="003411C5">
                            <w:rPr>
                              <w:rStyle w:val="slostrnky"/>
                              <w:rFonts w:ascii="Arial Black" w:hAnsi="Arial Black"/>
                              <w:b/>
                              <w:color w:val="FFFFFF" w:themeColor="background1"/>
                              <w:sz w:val="18"/>
                            </w:rPr>
                            <w:t>16</w:t>
                          </w:r>
                          <w:r w:rsidRPr="003411C5">
                            <w:rPr>
                              <w:rStyle w:val="slostrnky"/>
                              <w:rFonts w:ascii="Arial Black" w:hAnsi="Arial Black"/>
                              <w:b/>
                              <w:color w:val="FFFFFF" w:themeColor="background1"/>
                              <w:sz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1BF3D" id="Rectangle 8" o:spid="_x0000_s1026" style="position:absolute;left:0;text-align:left;margin-left:544.3pt;margin-top:.55pt;width:595.5pt;height:27.15pt;z-index:2516582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" fillcolor="#405e52" stroked="f">
              <v:textbox>
                <w:txbxContent>
                  <w:p w14:paraId="500F90E8" w14:textId="77777777" w:rsidR="007A7076" w:rsidRPr="003411C5" w:rsidRDefault="007A7076" w:rsidP="00D23DFA">
                    <w:pPr>
                      <w:spacing w:line="400" w:lineRule="exact"/>
                      <w:ind w:left="708" w:firstLine="708"/>
                      <w:rPr>
                        <w:color w:val="FFFFFF" w:themeColor="background1"/>
                      </w:rPr>
                    </w:pPr>
                    <w:r w:rsidRPr="003411C5">
                      <w:rPr>
                        <w:rFonts w:ascii="Arial Black" w:eastAsia="Arial Unicode MS" w:hAnsi="Arial Black"/>
                        <w:b/>
                        <w:color w:val="FFFFFF" w:themeColor="background1"/>
                      </w:rPr>
                      <w:t>Blueprint by con4PAS, a.s.</w:t>
                    </w:r>
                    <w:r w:rsidRPr="003411C5">
                      <w:rPr>
                        <w:rFonts w:ascii="Arial Black" w:eastAsia="Arial Unicode MS" w:hAnsi="Arial Black"/>
                        <w:b/>
                        <w:color w:val="FFFFFF" w:themeColor="background1"/>
                      </w:rPr>
                      <w:tab/>
                    </w:r>
                    <w:r w:rsidRPr="003411C5">
                      <w:rPr>
                        <w:rFonts w:ascii="Arial Black" w:eastAsia="Arial Unicode MS" w:hAnsi="Arial Black"/>
                        <w:b/>
                        <w:color w:val="FFFFFF" w:themeColor="background1"/>
                      </w:rPr>
                      <w:tab/>
                    </w:r>
                    <w:r w:rsidRPr="003411C5">
                      <w:rPr>
                        <w:rFonts w:ascii="Arial Black" w:eastAsia="Arial Unicode MS" w:hAnsi="Arial Black"/>
                        <w:b/>
                        <w:color w:val="FFFFFF" w:themeColor="background1"/>
                      </w:rPr>
                      <w:tab/>
                    </w:r>
                    <w:r w:rsidRPr="003411C5">
                      <w:rPr>
                        <w:rStyle w:val="slostrnky"/>
                        <w:rFonts w:ascii="Arial Black" w:hAnsi="Arial Black"/>
                        <w:b/>
                        <w:color w:val="FFFFFF" w:themeColor="background1"/>
                      </w:rPr>
                      <w:tab/>
                    </w:r>
                    <w:r w:rsidRPr="003411C5">
                      <w:rPr>
                        <w:rStyle w:val="slostrnky"/>
                        <w:rFonts w:ascii="Arial Black" w:hAnsi="Arial Black"/>
                        <w:b/>
                        <w:color w:val="FFFFFF" w:themeColor="background1"/>
                        <w:sz w:val="18"/>
                      </w:rPr>
                      <w:fldChar w:fldCharType="begin"/>
                    </w:r>
                    <w:r w:rsidRPr="003411C5">
                      <w:rPr>
                        <w:rStyle w:val="slostrnky"/>
                        <w:rFonts w:ascii="Arial Black" w:hAnsi="Arial Black"/>
                        <w:b/>
                        <w:color w:val="FFFFFF" w:themeColor="background1"/>
                        <w:sz w:val="18"/>
                      </w:rPr>
                      <w:instrText xml:space="preserve"> PAGE </w:instrText>
                    </w:r>
                    <w:r w:rsidRPr="003411C5">
                      <w:rPr>
                        <w:rStyle w:val="slostrnky"/>
                        <w:rFonts w:ascii="Arial Black" w:hAnsi="Arial Black"/>
                        <w:b/>
                        <w:color w:val="FFFFFF" w:themeColor="background1"/>
                        <w:sz w:val="18"/>
                      </w:rPr>
                      <w:fldChar w:fldCharType="separate"/>
                    </w:r>
                    <w:r w:rsidRPr="003411C5">
                      <w:rPr>
                        <w:rStyle w:val="slostrnky"/>
                        <w:rFonts w:ascii="Arial Black" w:hAnsi="Arial Black"/>
                        <w:b/>
                        <w:color w:val="FFFFFF" w:themeColor="background1"/>
                        <w:sz w:val="18"/>
                      </w:rPr>
                      <w:t>11</w:t>
                    </w:r>
                    <w:r w:rsidRPr="003411C5">
                      <w:rPr>
                        <w:rStyle w:val="slostrnky"/>
                        <w:rFonts w:ascii="Arial Black" w:hAnsi="Arial Black"/>
                        <w:b/>
                        <w:color w:val="FFFFFF" w:themeColor="background1"/>
                        <w:sz w:val="18"/>
                      </w:rPr>
                      <w:fldChar w:fldCharType="end"/>
                    </w:r>
                    <w:r w:rsidRPr="003411C5">
                      <w:rPr>
                        <w:rStyle w:val="slostrnky"/>
                        <w:rFonts w:ascii="Arial Black" w:hAnsi="Arial Black"/>
                        <w:b/>
                        <w:color w:val="FFFFFF" w:themeColor="background1"/>
                        <w:sz w:val="18"/>
                      </w:rPr>
                      <w:t xml:space="preserve"> / </w:t>
                    </w:r>
                    <w:r w:rsidRPr="003411C5">
                      <w:rPr>
                        <w:rStyle w:val="slostrnky"/>
                        <w:rFonts w:ascii="Arial Black" w:hAnsi="Arial Black"/>
                        <w:b/>
                        <w:color w:val="FFFFFF" w:themeColor="background1"/>
                        <w:sz w:val="18"/>
                      </w:rPr>
                      <w:fldChar w:fldCharType="begin"/>
                    </w:r>
                    <w:r w:rsidRPr="003411C5">
                      <w:rPr>
                        <w:rStyle w:val="slostrnky"/>
                        <w:rFonts w:ascii="Arial Black" w:hAnsi="Arial Black"/>
                        <w:b/>
                        <w:color w:val="FFFFFF" w:themeColor="background1"/>
                        <w:sz w:val="18"/>
                      </w:rPr>
                      <w:instrText xml:space="preserve"> NUMPAGES </w:instrText>
                    </w:r>
                    <w:r w:rsidRPr="003411C5">
                      <w:rPr>
                        <w:rStyle w:val="slostrnky"/>
                        <w:rFonts w:ascii="Arial Black" w:hAnsi="Arial Black"/>
                        <w:b/>
                        <w:color w:val="FFFFFF" w:themeColor="background1"/>
                        <w:sz w:val="18"/>
                      </w:rPr>
                      <w:fldChar w:fldCharType="separate"/>
                    </w:r>
                    <w:r w:rsidRPr="003411C5">
                      <w:rPr>
                        <w:rStyle w:val="slostrnky"/>
                        <w:rFonts w:ascii="Arial Black" w:hAnsi="Arial Black"/>
                        <w:b/>
                        <w:color w:val="FFFFFF" w:themeColor="background1"/>
                        <w:sz w:val="18"/>
                      </w:rPr>
                      <w:t>16</w:t>
                    </w:r>
                    <w:r w:rsidRPr="003411C5">
                      <w:rPr>
                        <w:rStyle w:val="slostrnky"/>
                        <w:rFonts w:ascii="Arial Black" w:hAnsi="Arial Black"/>
                        <w:b/>
                        <w:color w:val="FFFFFF" w:themeColor="background1"/>
                        <w:sz w:val="18"/>
                      </w:rPr>
                      <w:fldChar w:fldCharType="end"/>
                    </w:r>
                  </w:p>
                </w:txbxContent>
              </v:textbox>
              <w10:wrap anchorx="page"/>
            </v:rect>
          </w:pict>
        </mc:Fallback>
      </mc:AlternateContent>
    </w:r>
  </w:p>
  <w:p w14:paraId="132A9ECC" w14:textId="77777777" w:rsidR="007A7076" w:rsidRPr="003411C5" w:rsidRDefault="007A7076" w:rsidP="004809BE">
    <w:pPr>
      <w:pStyle w:val="Zhlav"/>
      <w:tabs>
        <w:tab w:val="clear" w:pos="4536"/>
        <w:tab w:val="clear"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CE52" w14:textId="77777777" w:rsidR="007A7076" w:rsidRPr="003411C5" w:rsidRDefault="007A7076" w:rsidP="004809BE">
    <w:pPr>
      <w:pStyle w:val="Zhlav"/>
      <w:tabs>
        <w:tab w:val="clear" w:pos="4536"/>
        <w:tab w:val="clear" w:pos="9072"/>
      </w:tabs>
    </w:pPr>
    <w:r w:rsidRPr="00CC56B7">
      <w:rPr>
        <w:noProof/>
        <w:lang w:eastAsia="en-US"/>
      </w:rPr>
      <mc:AlternateContent>
        <mc:Choice Requires="wps">
          <w:drawing>
            <wp:anchor distT="0" distB="0" distL="114299" distR="114299" simplePos="0" relativeHeight="251658244" behindDoc="0" locked="0" layoutInCell="1" allowOverlap="1" wp14:anchorId="3165CAAA" wp14:editId="291CB78C">
              <wp:simplePos x="0" y="0"/>
              <wp:positionH relativeFrom="page">
                <wp:posOffset>800588</wp:posOffset>
              </wp:positionH>
              <wp:positionV relativeFrom="page">
                <wp:posOffset>908685</wp:posOffset>
              </wp:positionV>
              <wp:extent cx="0" cy="9975215"/>
              <wp:effectExtent l="0" t="0" r="38100" b="26035"/>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5215"/>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3B3E7" id="Line 4" o:spid="_x0000_s1026" style="position:absolute;z-index:251658244;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63.05pt,71.55pt" to="63.05pt,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" strokecolor="silver">
              <w10:wrap anchorx="page" anchory="page"/>
            </v:line>
          </w:pict>
        </mc:Fallback>
      </mc:AlternateContent>
    </w:r>
    <w:r w:rsidRPr="00CC56B7">
      <w:rPr>
        <w:noProof/>
        <w:lang w:eastAsia="en-US"/>
      </w:rPr>
      <mc:AlternateContent>
        <mc:Choice Requires="wps">
          <w:drawing>
            <wp:anchor distT="4294967295" distB="4294967295" distL="114300" distR="114300" simplePos="0" relativeHeight="251658245" behindDoc="0" locked="0" layoutInCell="1" allowOverlap="1" wp14:anchorId="4DBA3CE4" wp14:editId="7CBED828">
              <wp:simplePos x="0" y="0"/>
              <wp:positionH relativeFrom="page">
                <wp:posOffset>-22860</wp:posOffset>
              </wp:positionH>
              <wp:positionV relativeFrom="page">
                <wp:posOffset>895838</wp:posOffset>
              </wp:positionV>
              <wp:extent cx="10715625" cy="0"/>
              <wp:effectExtent l="0" t="0" r="0" b="0"/>
              <wp:wrapNone/>
              <wp:docPr id="4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15625" cy="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DC275" id="Line 2" o:spid="_x0000_s1026" style="position:absolute;z-index:251658245;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8pt,70.55pt" to="841.95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" strokecolor="silver">
              <w10:wrap anchorx="page" anchory="page"/>
            </v:line>
          </w:pict>
        </mc:Fallback>
      </mc:AlternateContent>
    </w:r>
    <w:r w:rsidRPr="00CC56B7">
      <w:rPr>
        <w:noProof/>
      </w:rPr>
      <w:drawing>
        <wp:anchor distT="0" distB="0" distL="114300" distR="114300" simplePos="0" relativeHeight="251658243" behindDoc="0" locked="0" layoutInCell="1" allowOverlap="1" wp14:anchorId="407774DC" wp14:editId="41CAFF5A">
          <wp:simplePos x="0" y="0"/>
          <wp:positionH relativeFrom="column">
            <wp:posOffset>-71120</wp:posOffset>
          </wp:positionH>
          <wp:positionV relativeFrom="paragraph">
            <wp:posOffset>-20955</wp:posOffset>
          </wp:positionV>
          <wp:extent cx="1255395" cy="305435"/>
          <wp:effectExtent l="0" t="0" r="1905" b="0"/>
          <wp:wrapNone/>
          <wp:docPr id="6" name="obrázek 5" descr="D:\Dokumenty\Dokumenty\con4PAS\Logo\con4pas (R)\logo con4pas (R) RGB bil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obrázek 5" descr="D:\Dokumenty\Dokumenty\con4PAS\Logo\con4pas (R)\logo con4pas (R) RGB bile.wm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5395" cy="3054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CC56B7">
      <w:rPr>
        <w:noProof/>
      </w:rPr>
      <mc:AlternateContent>
        <mc:Choice Requires="wps">
          <w:drawing>
            <wp:anchor distT="0" distB="0" distL="114300" distR="114300" simplePos="0" relativeHeight="251658242" behindDoc="0" locked="0" layoutInCell="1" allowOverlap="1" wp14:anchorId="23B2FAF6" wp14:editId="24526BFC">
              <wp:simplePos x="0" y="0"/>
              <wp:positionH relativeFrom="page">
                <wp:posOffset>-10160</wp:posOffset>
              </wp:positionH>
              <wp:positionV relativeFrom="paragraph">
                <wp:posOffset>-106533</wp:posOffset>
              </wp:positionV>
              <wp:extent cx="7556500" cy="490855"/>
              <wp:effectExtent l="0" t="0" r="6350" b="4445"/>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00" cy="490855"/>
                      </a:xfrm>
                      <a:prstGeom prst="rect">
                        <a:avLst/>
                      </a:prstGeom>
                      <a:solidFill>
                        <a:srgbClr val="405E5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2FBC3D" w14:textId="77777777" w:rsidR="007A7076" w:rsidRPr="003411C5" w:rsidRDefault="007A7076" w:rsidP="00341C16">
                          <w:pPr>
                            <w:tabs>
                              <w:tab w:val="left" w:pos="8789"/>
                            </w:tabs>
                            <w:spacing w:line="400" w:lineRule="exact"/>
                            <w:ind w:left="8494"/>
                            <w:rPr>
                              <w:color w:val="FFFFFF" w:themeColor="background1"/>
                            </w:rPr>
                          </w:pPr>
                          <w:r w:rsidRPr="003411C5">
                            <w:rPr>
                              <w:rStyle w:val="slostrnky"/>
                              <w:rFonts w:ascii="Arial Black" w:hAnsi="Arial Black"/>
                              <w:b/>
                              <w:color w:val="FFFFFF" w:themeColor="background1"/>
                              <w:szCs w:val="16"/>
                            </w:rPr>
                            <w:tab/>
                            <w:t>con4PAS, a.s.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3B2FAF6" id="Rectangle 1" o:spid="_x0000_s1027" style="position:absolute;left:0;text-align:left;margin-left:-.8pt;margin-top:-8.4pt;width:595pt;height:38.6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" fillcolor="#405e52" stroked="f">
              <v:textbox>
                <w:txbxContent>
                  <w:p w14:paraId="592FBC3D" w14:textId="77777777" w:rsidR="007A7076" w:rsidRPr="003411C5" w:rsidRDefault="007A7076" w:rsidP="00341C16">
                    <w:pPr>
                      <w:tabs>
                        <w:tab w:val="left" w:pos="8789"/>
                      </w:tabs>
                      <w:spacing w:line="400" w:lineRule="exact"/>
                      <w:ind w:left="8494"/>
                      <w:rPr>
                        <w:color w:val="FFFFFF" w:themeColor="background1"/>
                      </w:rPr>
                    </w:pPr>
                    <w:r w:rsidRPr="003411C5">
                      <w:rPr>
                        <w:rStyle w:val="slostrnky"/>
                        <w:rFonts w:ascii="Arial Black" w:hAnsi="Arial Black"/>
                        <w:b/>
                        <w:color w:val="FFFFFF" w:themeColor="background1"/>
                        <w:szCs w:val="16"/>
                      </w:rPr>
                      <w:tab/>
                      <w:t>con4PAS, a.s.</w:t>
                    </w:r>
                  </w:p>
                </w:txbxContent>
              </v:textbox>
              <w10:wrap anchorx="page"/>
            </v:rect>
          </w:pict>
        </mc:Fallback>
      </mc:AlternateContent>
    </w:r>
    <w:r w:rsidRPr="00CC56B7">
      <w:rPr>
        <w:noProof/>
      </w:rPr>
      <w:drawing>
        <wp:anchor distT="0" distB="0" distL="114300" distR="114300" simplePos="0" relativeHeight="251658240" behindDoc="0" locked="0" layoutInCell="1" allowOverlap="1" wp14:anchorId="09057A5E" wp14:editId="32341721">
          <wp:simplePos x="0" y="0"/>
          <wp:positionH relativeFrom="column">
            <wp:posOffset>5160674</wp:posOffset>
          </wp:positionH>
          <wp:positionV relativeFrom="paragraph">
            <wp:posOffset>165100</wp:posOffset>
          </wp:positionV>
          <wp:extent cx="988060" cy="241300"/>
          <wp:effectExtent l="0" t="0" r="2540" b="6350"/>
          <wp:wrapNone/>
          <wp:docPr id="25" name="obrázek 5" descr="D:\Dokumenty\Dokumenty\con4PAS\Logo\con4pas (R)\logo con4pas (R) RGB bile.wmf"/>
          <wp:cNvGraphicFramePr/>
          <a:graphic xmlns:a="http://schemas.openxmlformats.org/drawingml/2006/main">
            <a:graphicData uri="http://schemas.openxmlformats.org/drawingml/2006/picture">
              <pic:pic xmlns:pic="http://schemas.openxmlformats.org/drawingml/2006/picture">
                <pic:nvPicPr>
                  <pic:cNvPr id="1063" name="obrázek 5" descr="D:\Dokumenty\Dokumenty\con4PAS\Logo\con4pas (R)\logo con4pas (R) RGB bile.wm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8060" cy="2413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494FC"/>
    <w:lvl w:ilvl="0">
      <w:start w:val="1"/>
      <w:numFmt w:val="decimal"/>
      <w:pStyle w:val="slovanseznam5"/>
      <w:lvlText w:val="%1."/>
      <w:lvlJc w:val="left"/>
      <w:pPr>
        <w:tabs>
          <w:tab w:val="num" w:pos="1983"/>
        </w:tabs>
        <w:ind w:left="1983" w:hanging="360"/>
      </w:pPr>
    </w:lvl>
  </w:abstractNum>
  <w:abstractNum w:abstractNumId="1" w15:restartNumberingAfterBreak="0">
    <w:nsid w:val="025A61FC"/>
    <w:multiLevelType w:val="hybridMultilevel"/>
    <w:tmpl w:val="D82C9F1A"/>
    <w:lvl w:ilvl="0" w:tplc="04050001">
      <w:start w:val="1"/>
      <w:numFmt w:val="bullet"/>
      <w:lvlText w:val=""/>
      <w:lvlJc w:val="left"/>
      <w:pPr>
        <w:ind w:left="36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DA12AC"/>
    <w:multiLevelType w:val="hybridMultilevel"/>
    <w:tmpl w:val="48A087F8"/>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3" w15:restartNumberingAfterBreak="0">
    <w:nsid w:val="03E06267"/>
    <w:multiLevelType w:val="hybridMultilevel"/>
    <w:tmpl w:val="CEF8AF6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48C2180"/>
    <w:multiLevelType w:val="hybridMultilevel"/>
    <w:tmpl w:val="B882CA9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4D75330"/>
    <w:multiLevelType w:val="hybridMultilevel"/>
    <w:tmpl w:val="56C089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5AE1ABC"/>
    <w:multiLevelType w:val="hybridMultilevel"/>
    <w:tmpl w:val="C91CCCB0"/>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7" w15:restartNumberingAfterBreak="0">
    <w:nsid w:val="05FE0352"/>
    <w:multiLevelType w:val="multilevel"/>
    <w:tmpl w:val="26D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4E05A0"/>
    <w:multiLevelType w:val="hybridMultilevel"/>
    <w:tmpl w:val="DF38253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69E0A24"/>
    <w:multiLevelType w:val="hybridMultilevel"/>
    <w:tmpl w:val="79FAD4B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6C44536"/>
    <w:multiLevelType w:val="hybridMultilevel"/>
    <w:tmpl w:val="F66C57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B6135AB"/>
    <w:multiLevelType w:val="hybridMultilevel"/>
    <w:tmpl w:val="982692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C1D56D0"/>
    <w:multiLevelType w:val="hybridMultilevel"/>
    <w:tmpl w:val="38CC5E78"/>
    <w:lvl w:ilvl="0" w:tplc="FFFFFFFF">
      <w:start w:val="1"/>
      <w:numFmt w:val="bullet"/>
      <w:lvlText w:val=""/>
      <w:lvlJc w:val="left"/>
      <w:pPr>
        <w:tabs>
          <w:tab w:val="num" w:pos="720"/>
        </w:tabs>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0C83346E"/>
    <w:multiLevelType w:val="hybridMultilevel"/>
    <w:tmpl w:val="1CDC9926"/>
    <w:lvl w:ilvl="0" w:tplc="FFFFFFFF">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Symbol" w:hAnsi="Symbol" w:hint="default"/>
      </w:rPr>
    </w:lvl>
    <w:lvl w:ilvl="2" w:tplc="0405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0D5F2D76"/>
    <w:multiLevelType w:val="hybridMultilevel"/>
    <w:tmpl w:val="7CB828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E8D7B7F"/>
    <w:multiLevelType w:val="hybridMultilevel"/>
    <w:tmpl w:val="39EA3B0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F1E2DCC"/>
    <w:multiLevelType w:val="hybridMultilevel"/>
    <w:tmpl w:val="4532104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FA85CFA"/>
    <w:multiLevelType w:val="hybridMultilevel"/>
    <w:tmpl w:val="691025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10C74F07"/>
    <w:multiLevelType w:val="hybridMultilevel"/>
    <w:tmpl w:val="4CF61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10F12D18"/>
    <w:multiLevelType w:val="hybridMultilevel"/>
    <w:tmpl w:val="50AC2E1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120278BB"/>
    <w:multiLevelType w:val="hybridMultilevel"/>
    <w:tmpl w:val="DFAEDC0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122F3BA7"/>
    <w:multiLevelType w:val="hybridMultilevel"/>
    <w:tmpl w:val="5F166974"/>
    <w:lvl w:ilvl="0" w:tplc="FFFFFFFF">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Symbol" w:hAnsi="Symbol" w:hint="default"/>
      </w:rPr>
    </w:lvl>
    <w:lvl w:ilvl="2" w:tplc="0405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144C575B"/>
    <w:multiLevelType w:val="hybridMultilevel"/>
    <w:tmpl w:val="1CF41A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148C0354"/>
    <w:multiLevelType w:val="hybridMultilevel"/>
    <w:tmpl w:val="0B062570"/>
    <w:lvl w:ilvl="0" w:tplc="FFFFFFFF">
      <w:start w:val="1"/>
      <w:numFmt w:val="bullet"/>
      <w:lvlText w:val=""/>
      <w:lvlJc w:val="left"/>
      <w:pPr>
        <w:tabs>
          <w:tab w:val="num" w:pos="720"/>
        </w:tabs>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14A35732"/>
    <w:multiLevelType w:val="hybridMultilevel"/>
    <w:tmpl w:val="C15EDE68"/>
    <w:lvl w:ilvl="0" w:tplc="C5B65F50">
      <w:start w:val="1"/>
      <w:numFmt w:val="decimal"/>
      <w:pStyle w:val="Level1"/>
      <w:lvlText w:val="%1."/>
      <w:lvlJc w:val="left"/>
      <w:pPr>
        <w:tabs>
          <w:tab w:val="num" w:pos="360"/>
        </w:tabs>
        <w:ind w:left="0" w:firstLine="0"/>
      </w:pPr>
      <w:rPr>
        <w:rFonts w:hint="default"/>
        <w:b/>
        <w:i w:val="0"/>
      </w:rPr>
    </w:lvl>
    <w:lvl w:ilvl="1" w:tplc="FB3020BA" w:tentative="1">
      <w:start w:val="1"/>
      <w:numFmt w:val="lowerLetter"/>
      <w:lvlText w:val="%2."/>
      <w:lvlJc w:val="left"/>
      <w:pPr>
        <w:tabs>
          <w:tab w:val="num" w:pos="1440"/>
        </w:tabs>
        <w:ind w:left="1440" w:hanging="360"/>
      </w:pPr>
    </w:lvl>
    <w:lvl w:ilvl="2" w:tplc="D9008AB0" w:tentative="1">
      <w:start w:val="1"/>
      <w:numFmt w:val="lowerRoman"/>
      <w:lvlText w:val="%3."/>
      <w:lvlJc w:val="right"/>
      <w:pPr>
        <w:tabs>
          <w:tab w:val="num" w:pos="2160"/>
        </w:tabs>
        <w:ind w:left="2160" w:hanging="180"/>
      </w:pPr>
    </w:lvl>
    <w:lvl w:ilvl="3" w:tplc="2E528A16" w:tentative="1">
      <w:start w:val="1"/>
      <w:numFmt w:val="decimal"/>
      <w:lvlText w:val="%4."/>
      <w:lvlJc w:val="left"/>
      <w:pPr>
        <w:tabs>
          <w:tab w:val="num" w:pos="2880"/>
        </w:tabs>
        <w:ind w:left="2880" w:hanging="360"/>
      </w:pPr>
    </w:lvl>
    <w:lvl w:ilvl="4" w:tplc="D5EEB9A2" w:tentative="1">
      <w:start w:val="1"/>
      <w:numFmt w:val="lowerLetter"/>
      <w:lvlText w:val="%5."/>
      <w:lvlJc w:val="left"/>
      <w:pPr>
        <w:tabs>
          <w:tab w:val="num" w:pos="3600"/>
        </w:tabs>
        <w:ind w:left="3600" w:hanging="360"/>
      </w:pPr>
    </w:lvl>
    <w:lvl w:ilvl="5" w:tplc="018E1DD2" w:tentative="1">
      <w:start w:val="1"/>
      <w:numFmt w:val="lowerRoman"/>
      <w:lvlText w:val="%6."/>
      <w:lvlJc w:val="right"/>
      <w:pPr>
        <w:tabs>
          <w:tab w:val="num" w:pos="4320"/>
        </w:tabs>
        <w:ind w:left="4320" w:hanging="180"/>
      </w:pPr>
    </w:lvl>
    <w:lvl w:ilvl="6" w:tplc="7F38153A" w:tentative="1">
      <w:start w:val="1"/>
      <w:numFmt w:val="decimal"/>
      <w:lvlText w:val="%7."/>
      <w:lvlJc w:val="left"/>
      <w:pPr>
        <w:tabs>
          <w:tab w:val="num" w:pos="5040"/>
        </w:tabs>
        <w:ind w:left="5040" w:hanging="360"/>
      </w:pPr>
    </w:lvl>
    <w:lvl w:ilvl="7" w:tplc="B8AACEE4" w:tentative="1">
      <w:start w:val="1"/>
      <w:numFmt w:val="lowerLetter"/>
      <w:lvlText w:val="%8."/>
      <w:lvlJc w:val="left"/>
      <w:pPr>
        <w:tabs>
          <w:tab w:val="num" w:pos="5760"/>
        </w:tabs>
        <w:ind w:left="5760" w:hanging="360"/>
      </w:pPr>
    </w:lvl>
    <w:lvl w:ilvl="8" w:tplc="7AFA2B9E" w:tentative="1">
      <w:start w:val="1"/>
      <w:numFmt w:val="lowerRoman"/>
      <w:lvlText w:val="%9."/>
      <w:lvlJc w:val="right"/>
      <w:pPr>
        <w:tabs>
          <w:tab w:val="num" w:pos="6480"/>
        </w:tabs>
        <w:ind w:left="6480" w:hanging="180"/>
      </w:pPr>
    </w:lvl>
  </w:abstractNum>
  <w:abstractNum w:abstractNumId="25" w15:restartNumberingAfterBreak="0">
    <w:nsid w:val="14B809ED"/>
    <w:multiLevelType w:val="hybridMultilevel"/>
    <w:tmpl w:val="04D2566A"/>
    <w:lvl w:ilvl="0" w:tplc="7F682BAA">
      <w:start w:val="1"/>
      <w:numFmt w:val="bullet"/>
      <w:lvlText w:val=""/>
      <w:lvlJc w:val="left"/>
      <w:pPr>
        <w:tabs>
          <w:tab w:val="num" w:pos="720"/>
        </w:tabs>
        <w:ind w:left="720" w:hanging="360"/>
      </w:pPr>
      <w:rPr>
        <w:rFonts w:ascii="Symbol" w:hAnsi="Symbol" w:hint="default"/>
      </w:rPr>
    </w:lvl>
    <w:lvl w:ilvl="1" w:tplc="66DC720E">
      <w:numFmt w:val="bullet"/>
      <w:lvlText w:val=""/>
      <w:lvlJc w:val="left"/>
      <w:pPr>
        <w:tabs>
          <w:tab w:val="num" w:pos="1440"/>
        </w:tabs>
        <w:ind w:left="1440" w:hanging="360"/>
      </w:pPr>
      <w:rPr>
        <w:rFonts w:ascii="Symbol" w:hAnsi="Symbol" w:hint="default"/>
      </w:rPr>
    </w:lvl>
    <w:lvl w:ilvl="2" w:tplc="10A01644" w:tentative="1">
      <w:start w:val="1"/>
      <w:numFmt w:val="bullet"/>
      <w:lvlText w:val=""/>
      <w:lvlJc w:val="left"/>
      <w:pPr>
        <w:tabs>
          <w:tab w:val="num" w:pos="2160"/>
        </w:tabs>
        <w:ind w:left="2160" w:hanging="360"/>
      </w:pPr>
      <w:rPr>
        <w:rFonts w:ascii="Symbol" w:hAnsi="Symbol" w:hint="default"/>
      </w:rPr>
    </w:lvl>
    <w:lvl w:ilvl="3" w:tplc="8D44EFF4" w:tentative="1">
      <w:start w:val="1"/>
      <w:numFmt w:val="bullet"/>
      <w:lvlText w:val=""/>
      <w:lvlJc w:val="left"/>
      <w:pPr>
        <w:tabs>
          <w:tab w:val="num" w:pos="2880"/>
        </w:tabs>
        <w:ind w:left="2880" w:hanging="360"/>
      </w:pPr>
      <w:rPr>
        <w:rFonts w:ascii="Symbol" w:hAnsi="Symbol" w:hint="default"/>
      </w:rPr>
    </w:lvl>
    <w:lvl w:ilvl="4" w:tplc="039E16E6" w:tentative="1">
      <w:start w:val="1"/>
      <w:numFmt w:val="bullet"/>
      <w:lvlText w:val=""/>
      <w:lvlJc w:val="left"/>
      <w:pPr>
        <w:tabs>
          <w:tab w:val="num" w:pos="3600"/>
        </w:tabs>
        <w:ind w:left="3600" w:hanging="360"/>
      </w:pPr>
      <w:rPr>
        <w:rFonts w:ascii="Symbol" w:hAnsi="Symbol" w:hint="default"/>
      </w:rPr>
    </w:lvl>
    <w:lvl w:ilvl="5" w:tplc="D4C06EBC" w:tentative="1">
      <w:start w:val="1"/>
      <w:numFmt w:val="bullet"/>
      <w:lvlText w:val=""/>
      <w:lvlJc w:val="left"/>
      <w:pPr>
        <w:tabs>
          <w:tab w:val="num" w:pos="4320"/>
        </w:tabs>
        <w:ind w:left="4320" w:hanging="360"/>
      </w:pPr>
      <w:rPr>
        <w:rFonts w:ascii="Symbol" w:hAnsi="Symbol" w:hint="default"/>
      </w:rPr>
    </w:lvl>
    <w:lvl w:ilvl="6" w:tplc="997222C4" w:tentative="1">
      <w:start w:val="1"/>
      <w:numFmt w:val="bullet"/>
      <w:lvlText w:val=""/>
      <w:lvlJc w:val="left"/>
      <w:pPr>
        <w:tabs>
          <w:tab w:val="num" w:pos="5040"/>
        </w:tabs>
        <w:ind w:left="5040" w:hanging="360"/>
      </w:pPr>
      <w:rPr>
        <w:rFonts w:ascii="Symbol" w:hAnsi="Symbol" w:hint="default"/>
      </w:rPr>
    </w:lvl>
    <w:lvl w:ilvl="7" w:tplc="016000CC" w:tentative="1">
      <w:start w:val="1"/>
      <w:numFmt w:val="bullet"/>
      <w:lvlText w:val=""/>
      <w:lvlJc w:val="left"/>
      <w:pPr>
        <w:tabs>
          <w:tab w:val="num" w:pos="5760"/>
        </w:tabs>
        <w:ind w:left="5760" w:hanging="360"/>
      </w:pPr>
      <w:rPr>
        <w:rFonts w:ascii="Symbol" w:hAnsi="Symbol" w:hint="default"/>
      </w:rPr>
    </w:lvl>
    <w:lvl w:ilvl="8" w:tplc="F97A49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14D01A27"/>
    <w:multiLevelType w:val="hybridMultilevel"/>
    <w:tmpl w:val="0902FD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15702406"/>
    <w:multiLevelType w:val="hybridMultilevel"/>
    <w:tmpl w:val="57E0901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5B27100"/>
    <w:multiLevelType w:val="hybridMultilevel"/>
    <w:tmpl w:val="DC7AD3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6A61ECE"/>
    <w:multiLevelType w:val="hybridMultilevel"/>
    <w:tmpl w:val="10C6E5B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18301E05"/>
    <w:multiLevelType w:val="hybridMultilevel"/>
    <w:tmpl w:val="97BA5B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183C5D30"/>
    <w:multiLevelType w:val="hybridMultilevel"/>
    <w:tmpl w:val="685E78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195D4335"/>
    <w:multiLevelType w:val="hybridMultilevel"/>
    <w:tmpl w:val="3A44CEF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1C262344"/>
    <w:multiLevelType w:val="hybridMultilevel"/>
    <w:tmpl w:val="603EA8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1C837C1A"/>
    <w:multiLevelType w:val="hybridMultilevel"/>
    <w:tmpl w:val="A7F613D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CDB2A2C"/>
    <w:multiLevelType w:val="hybridMultilevel"/>
    <w:tmpl w:val="384C07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1D6142A8"/>
    <w:multiLevelType w:val="hybridMultilevel"/>
    <w:tmpl w:val="DEA63016"/>
    <w:lvl w:ilvl="0" w:tplc="2E26B6C6">
      <w:start w:val="1"/>
      <w:numFmt w:val="bullet"/>
      <w:lvlText w:val=""/>
      <w:lvlJc w:val="left"/>
      <w:pPr>
        <w:tabs>
          <w:tab w:val="num" w:pos="720"/>
        </w:tabs>
        <w:ind w:left="720" w:hanging="360"/>
      </w:pPr>
      <w:rPr>
        <w:rFonts w:ascii="Symbol" w:hAnsi="Symbol" w:hint="default"/>
      </w:rPr>
    </w:lvl>
    <w:lvl w:ilvl="1" w:tplc="65DC33B8">
      <w:start w:val="1"/>
      <w:numFmt w:val="bullet"/>
      <w:lvlText w:val=""/>
      <w:lvlJc w:val="left"/>
      <w:pPr>
        <w:tabs>
          <w:tab w:val="num" w:pos="1440"/>
        </w:tabs>
        <w:ind w:left="1440" w:hanging="360"/>
      </w:pPr>
      <w:rPr>
        <w:rFonts w:ascii="Symbol" w:hAnsi="Symbol" w:hint="default"/>
      </w:rPr>
    </w:lvl>
    <w:lvl w:ilvl="2" w:tplc="8FF8A264" w:tentative="1">
      <w:start w:val="1"/>
      <w:numFmt w:val="bullet"/>
      <w:lvlText w:val=""/>
      <w:lvlJc w:val="left"/>
      <w:pPr>
        <w:tabs>
          <w:tab w:val="num" w:pos="2160"/>
        </w:tabs>
        <w:ind w:left="2160" w:hanging="360"/>
      </w:pPr>
      <w:rPr>
        <w:rFonts w:ascii="Symbol" w:hAnsi="Symbol" w:hint="default"/>
      </w:rPr>
    </w:lvl>
    <w:lvl w:ilvl="3" w:tplc="49C6AF66" w:tentative="1">
      <w:start w:val="1"/>
      <w:numFmt w:val="bullet"/>
      <w:lvlText w:val=""/>
      <w:lvlJc w:val="left"/>
      <w:pPr>
        <w:tabs>
          <w:tab w:val="num" w:pos="2880"/>
        </w:tabs>
        <w:ind w:left="2880" w:hanging="360"/>
      </w:pPr>
      <w:rPr>
        <w:rFonts w:ascii="Symbol" w:hAnsi="Symbol" w:hint="default"/>
      </w:rPr>
    </w:lvl>
    <w:lvl w:ilvl="4" w:tplc="495EEC30" w:tentative="1">
      <w:start w:val="1"/>
      <w:numFmt w:val="bullet"/>
      <w:lvlText w:val=""/>
      <w:lvlJc w:val="left"/>
      <w:pPr>
        <w:tabs>
          <w:tab w:val="num" w:pos="3600"/>
        </w:tabs>
        <w:ind w:left="3600" w:hanging="360"/>
      </w:pPr>
      <w:rPr>
        <w:rFonts w:ascii="Symbol" w:hAnsi="Symbol" w:hint="default"/>
      </w:rPr>
    </w:lvl>
    <w:lvl w:ilvl="5" w:tplc="8EC8F248" w:tentative="1">
      <w:start w:val="1"/>
      <w:numFmt w:val="bullet"/>
      <w:lvlText w:val=""/>
      <w:lvlJc w:val="left"/>
      <w:pPr>
        <w:tabs>
          <w:tab w:val="num" w:pos="4320"/>
        </w:tabs>
        <w:ind w:left="4320" w:hanging="360"/>
      </w:pPr>
      <w:rPr>
        <w:rFonts w:ascii="Symbol" w:hAnsi="Symbol" w:hint="default"/>
      </w:rPr>
    </w:lvl>
    <w:lvl w:ilvl="6" w:tplc="651A0424" w:tentative="1">
      <w:start w:val="1"/>
      <w:numFmt w:val="bullet"/>
      <w:lvlText w:val=""/>
      <w:lvlJc w:val="left"/>
      <w:pPr>
        <w:tabs>
          <w:tab w:val="num" w:pos="5040"/>
        </w:tabs>
        <w:ind w:left="5040" w:hanging="360"/>
      </w:pPr>
      <w:rPr>
        <w:rFonts w:ascii="Symbol" w:hAnsi="Symbol" w:hint="default"/>
      </w:rPr>
    </w:lvl>
    <w:lvl w:ilvl="7" w:tplc="43DE3140" w:tentative="1">
      <w:start w:val="1"/>
      <w:numFmt w:val="bullet"/>
      <w:lvlText w:val=""/>
      <w:lvlJc w:val="left"/>
      <w:pPr>
        <w:tabs>
          <w:tab w:val="num" w:pos="5760"/>
        </w:tabs>
        <w:ind w:left="5760" w:hanging="360"/>
      </w:pPr>
      <w:rPr>
        <w:rFonts w:ascii="Symbol" w:hAnsi="Symbol" w:hint="default"/>
      </w:rPr>
    </w:lvl>
    <w:lvl w:ilvl="8" w:tplc="E54E737A"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1D89391E"/>
    <w:multiLevelType w:val="hybridMultilevel"/>
    <w:tmpl w:val="D53E6DFE"/>
    <w:lvl w:ilvl="0" w:tplc="22D6D2BC">
      <w:start w:val="1"/>
      <w:numFmt w:val="bullet"/>
      <w:lvlText w:val=""/>
      <w:lvlJc w:val="left"/>
      <w:pPr>
        <w:tabs>
          <w:tab w:val="num" w:pos="720"/>
        </w:tabs>
        <w:ind w:left="720" w:hanging="360"/>
      </w:pPr>
      <w:rPr>
        <w:rFonts w:ascii="Symbol" w:hAnsi="Symbol" w:hint="default"/>
      </w:rPr>
    </w:lvl>
    <w:lvl w:ilvl="1" w:tplc="2C646480">
      <w:numFmt w:val="bullet"/>
      <w:lvlText w:val=""/>
      <w:lvlJc w:val="left"/>
      <w:pPr>
        <w:tabs>
          <w:tab w:val="num" w:pos="1440"/>
        </w:tabs>
        <w:ind w:left="1440" w:hanging="360"/>
      </w:pPr>
      <w:rPr>
        <w:rFonts w:ascii="Symbol" w:hAnsi="Symbol" w:hint="default"/>
      </w:rPr>
    </w:lvl>
    <w:lvl w:ilvl="2" w:tplc="1B946E24" w:tentative="1">
      <w:start w:val="1"/>
      <w:numFmt w:val="bullet"/>
      <w:lvlText w:val=""/>
      <w:lvlJc w:val="left"/>
      <w:pPr>
        <w:tabs>
          <w:tab w:val="num" w:pos="2160"/>
        </w:tabs>
        <w:ind w:left="2160" w:hanging="360"/>
      </w:pPr>
      <w:rPr>
        <w:rFonts w:ascii="Symbol" w:hAnsi="Symbol" w:hint="default"/>
      </w:rPr>
    </w:lvl>
    <w:lvl w:ilvl="3" w:tplc="F296EAC4" w:tentative="1">
      <w:start w:val="1"/>
      <w:numFmt w:val="bullet"/>
      <w:lvlText w:val=""/>
      <w:lvlJc w:val="left"/>
      <w:pPr>
        <w:tabs>
          <w:tab w:val="num" w:pos="2880"/>
        </w:tabs>
        <w:ind w:left="2880" w:hanging="360"/>
      </w:pPr>
      <w:rPr>
        <w:rFonts w:ascii="Symbol" w:hAnsi="Symbol" w:hint="default"/>
      </w:rPr>
    </w:lvl>
    <w:lvl w:ilvl="4" w:tplc="087005CC" w:tentative="1">
      <w:start w:val="1"/>
      <w:numFmt w:val="bullet"/>
      <w:lvlText w:val=""/>
      <w:lvlJc w:val="left"/>
      <w:pPr>
        <w:tabs>
          <w:tab w:val="num" w:pos="3600"/>
        </w:tabs>
        <w:ind w:left="3600" w:hanging="360"/>
      </w:pPr>
      <w:rPr>
        <w:rFonts w:ascii="Symbol" w:hAnsi="Symbol" w:hint="default"/>
      </w:rPr>
    </w:lvl>
    <w:lvl w:ilvl="5" w:tplc="D4D8FBFA" w:tentative="1">
      <w:start w:val="1"/>
      <w:numFmt w:val="bullet"/>
      <w:lvlText w:val=""/>
      <w:lvlJc w:val="left"/>
      <w:pPr>
        <w:tabs>
          <w:tab w:val="num" w:pos="4320"/>
        </w:tabs>
        <w:ind w:left="4320" w:hanging="360"/>
      </w:pPr>
      <w:rPr>
        <w:rFonts w:ascii="Symbol" w:hAnsi="Symbol" w:hint="default"/>
      </w:rPr>
    </w:lvl>
    <w:lvl w:ilvl="6" w:tplc="73C4A6E8" w:tentative="1">
      <w:start w:val="1"/>
      <w:numFmt w:val="bullet"/>
      <w:lvlText w:val=""/>
      <w:lvlJc w:val="left"/>
      <w:pPr>
        <w:tabs>
          <w:tab w:val="num" w:pos="5040"/>
        </w:tabs>
        <w:ind w:left="5040" w:hanging="360"/>
      </w:pPr>
      <w:rPr>
        <w:rFonts w:ascii="Symbol" w:hAnsi="Symbol" w:hint="default"/>
      </w:rPr>
    </w:lvl>
    <w:lvl w:ilvl="7" w:tplc="9452AD64" w:tentative="1">
      <w:start w:val="1"/>
      <w:numFmt w:val="bullet"/>
      <w:lvlText w:val=""/>
      <w:lvlJc w:val="left"/>
      <w:pPr>
        <w:tabs>
          <w:tab w:val="num" w:pos="5760"/>
        </w:tabs>
        <w:ind w:left="5760" w:hanging="360"/>
      </w:pPr>
      <w:rPr>
        <w:rFonts w:ascii="Symbol" w:hAnsi="Symbol" w:hint="default"/>
      </w:rPr>
    </w:lvl>
    <w:lvl w:ilvl="8" w:tplc="66BA4798"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1E0550D4"/>
    <w:multiLevelType w:val="hybridMultilevel"/>
    <w:tmpl w:val="27B00ACA"/>
    <w:lvl w:ilvl="0" w:tplc="04050001">
      <w:start w:val="1"/>
      <w:numFmt w:val="bullet"/>
      <w:lvlText w:val=""/>
      <w:lvlJc w:val="left"/>
      <w:pPr>
        <w:ind w:left="1068" w:hanging="360"/>
      </w:pPr>
      <w:rPr>
        <w:rFonts w:ascii="Symbol" w:hAnsi="Symbol" w:hint="default"/>
      </w:rPr>
    </w:lvl>
    <w:lvl w:ilvl="1" w:tplc="04050003">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39" w15:restartNumberingAfterBreak="0">
    <w:nsid w:val="1E8166F8"/>
    <w:multiLevelType w:val="hybridMultilevel"/>
    <w:tmpl w:val="3D9E4D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201621CB"/>
    <w:multiLevelType w:val="multilevel"/>
    <w:tmpl w:val="EE54D40C"/>
    <w:lvl w:ilvl="0">
      <w:start w:val="1"/>
      <w:numFmt w:val="decimal"/>
      <w:pStyle w:val="Nadpis1"/>
      <w:lvlText w:val="%1"/>
      <w:lvlJc w:val="left"/>
      <w:pPr>
        <w:tabs>
          <w:tab w:val="num" w:pos="432"/>
        </w:tabs>
        <w:ind w:left="432" w:hanging="432"/>
      </w:pPr>
      <w:rPr>
        <w:rFonts w:hint="default"/>
      </w:rPr>
    </w:lvl>
    <w:lvl w:ilvl="1">
      <w:start w:val="1"/>
      <w:numFmt w:val="decimal"/>
      <w:pStyle w:val="Nadpis2"/>
      <w:lvlText w:val="%1.%2"/>
      <w:lvlJc w:val="left"/>
      <w:pPr>
        <w:tabs>
          <w:tab w:val="num" w:pos="576"/>
        </w:tabs>
        <w:ind w:left="576" w:hanging="576"/>
      </w:pPr>
      <w:rPr>
        <w:rFonts w:hint="default"/>
      </w:rPr>
    </w:lvl>
    <w:lvl w:ilvl="2">
      <w:start w:val="1"/>
      <w:numFmt w:val="decimal"/>
      <w:pStyle w:val="Nadpis3"/>
      <w:lvlText w:val="%1.%2.%3"/>
      <w:lvlJc w:val="left"/>
      <w:pPr>
        <w:tabs>
          <w:tab w:val="num" w:pos="720"/>
        </w:tabs>
        <w:ind w:left="720" w:hanging="720"/>
      </w:pPr>
      <w:rPr>
        <w:rFonts w:hint="default"/>
      </w:rPr>
    </w:lvl>
    <w:lvl w:ilvl="3">
      <w:start w:val="1"/>
      <w:numFmt w:val="decimal"/>
      <w:pStyle w:val="Nadpis4"/>
      <w:lvlText w:val="%1.%2.%3.%4"/>
      <w:lvlJc w:val="left"/>
      <w:pPr>
        <w:tabs>
          <w:tab w:val="num" w:pos="1998"/>
        </w:tabs>
        <w:ind w:left="1998" w:hanging="864"/>
      </w:pPr>
      <w:rPr>
        <w:rFonts w:hint="default"/>
      </w:rPr>
    </w:lvl>
    <w:lvl w:ilvl="4">
      <w:start w:val="1"/>
      <w:numFmt w:val="decimal"/>
      <w:pStyle w:val="Nadpis5"/>
      <w:lvlText w:val="%1.%2.%3.%4.%5"/>
      <w:lvlJc w:val="left"/>
      <w:pPr>
        <w:tabs>
          <w:tab w:val="num" w:pos="1008"/>
        </w:tabs>
        <w:ind w:left="1008" w:hanging="1008"/>
      </w:pPr>
      <w:rPr>
        <w:rFonts w:hint="default"/>
      </w:rPr>
    </w:lvl>
    <w:lvl w:ilvl="5">
      <w:start w:val="1"/>
      <w:numFmt w:val="decimal"/>
      <w:pStyle w:val="Nadpis6"/>
      <w:lvlText w:val="%1.%2.%3.%4.%5.%6"/>
      <w:lvlJc w:val="left"/>
      <w:pPr>
        <w:tabs>
          <w:tab w:val="num" w:pos="1152"/>
        </w:tabs>
        <w:ind w:left="1152" w:hanging="1152"/>
      </w:pPr>
      <w:rPr>
        <w:rFonts w:hint="default"/>
      </w:rPr>
    </w:lvl>
    <w:lvl w:ilvl="6">
      <w:start w:val="1"/>
      <w:numFmt w:val="decimal"/>
      <w:pStyle w:val="Nadpis7"/>
      <w:lvlText w:val="%1.%2.%3.%4.%5.%6.%7"/>
      <w:lvlJc w:val="left"/>
      <w:pPr>
        <w:tabs>
          <w:tab w:val="num" w:pos="1296"/>
        </w:tabs>
        <w:ind w:left="1296" w:hanging="1296"/>
      </w:pPr>
      <w:rPr>
        <w:rFonts w:hint="default"/>
      </w:rPr>
    </w:lvl>
    <w:lvl w:ilvl="7">
      <w:start w:val="1"/>
      <w:numFmt w:val="decimal"/>
      <w:pStyle w:val="Nadpis8"/>
      <w:lvlText w:val="%1.%2.%3.%4.%5.%6.%7.%8"/>
      <w:lvlJc w:val="left"/>
      <w:pPr>
        <w:tabs>
          <w:tab w:val="num" w:pos="1440"/>
        </w:tabs>
        <w:ind w:left="1440" w:hanging="1440"/>
      </w:pPr>
      <w:rPr>
        <w:rFonts w:hint="default"/>
      </w:rPr>
    </w:lvl>
    <w:lvl w:ilvl="8">
      <w:start w:val="1"/>
      <w:numFmt w:val="decimal"/>
      <w:pStyle w:val="Nadpis9"/>
      <w:lvlText w:val="%1.%2.%3.%4.%5.%6.%7.%8.%9"/>
      <w:lvlJc w:val="left"/>
      <w:pPr>
        <w:tabs>
          <w:tab w:val="num" w:pos="1584"/>
        </w:tabs>
        <w:ind w:left="1584" w:hanging="1584"/>
      </w:pPr>
      <w:rPr>
        <w:rFonts w:hint="default"/>
      </w:rPr>
    </w:lvl>
  </w:abstractNum>
  <w:abstractNum w:abstractNumId="41" w15:restartNumberingAfterBreak="0">
    <w:nsid w:val="215D28A2"/>
    <w:multiLevelType w:val="hybridMultilevel"/>
    <w:tmpl w:val="EE3ADE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219468BB"/>
    <w:multiLevelType w:val="hybridMultilevel"/>
    <w:tmpl w:val="AD46E08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234712E4"/>
    <w:multiLevelType w:val="hybridMultilevel"/>
    <w:tmpl w:val="5174664A"/>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23A51F18"/>
    <w:multiLevelType w:val="hybridMultilevel"/>
    <w:tmpl w:val="40323842"/>
    <w:lvl w:ilvl="0" w:tplc="04050001">
      <w:start w:val="1"/>
      <w:numFmt w:val="bullet"/>
      <w:lvlText w:val=""/>
      <w:lvlJc w:val="left"/>
      <w:pPr>
        <w:ind w:left="1428" w:hanging="360"/>
      </w:pPr>
      <w:rPr>
        <w:rFonts w:ascii="Symbol" w:hAnsi="Symbol"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45" w15:restartNumberingAfterBreak="0">
    <w:nsid w:val="23AF3493"/>
    <w:multiLevelType w:val="hybridMultilevel"/>
    <w:tmpl w:val="3E78E8B6"/>
    <w:lvl w:ilvl="0" w:tplc="1E0CF79A">
      <w:start w:val="1"/>
      <w:numFmt w:val="bullet"/>
      <w:lvlText w:val=""/>
      <w:lvlJc w:val="left"/>
      <w:pPr>
        <w:tabs>
          <w:tab w:val="num" w:pos="720"/>
        </w:tabs>
        <w:ind w:left="720" w:hanging="360"/>
      </w:pPr>
      <w:rPr>
        <w:rFonts w:ascii="Symbol" w:hAnsi="Symbol" w:hint="default"/>
      </w:rPr>
    </w:lvl>
    <w:lvl w:ilvl="1" w:tplc="971477D8" w:tentative="1">
      <w:start w:val="1"/>
      <w:numFmt w:val="bullet"/>
      <w:lvlText w:val=""/>
      <w:lvlJc w:val="left"/>
      <w:pPr>
        <w:tabs>
          <w:tab w:val="num" w:pos="1440"/>
        </w:tabs>
        <w:ind w:left="1440" w:hanging="360"/>
      </w:pPr>
      <w:rPr>
        <w:rFonts w:ascii="Symbol" w:hAnsi="Symbol" w:hint="default"/>
      </w:rPr>
    </w:lvl>
    <w:lvl w:ilvl="2" w:tplc="FE128F34">
      <w:start w:val="1"/>
      <w:numFmt w:val="bullet"/>
      <w:lvlText w:val=""/>
      <w:lvlJc w:val="left"/>
      <w:pPr>
        <w:tabs>
          <w:tab w:val="num" w:pos="2160"/>
        </w:tabs>
        <w:ind w:left="2160" w:hanging="360"/>
      </w:pPr>
      <w:rPr>
        <w:rFonts w:ascii="Symbol" w:hAnsi="Symbol" w:hint="default"/>
      </w:rPr>
    </w:lvl>
    <w:lvl w:ilvl="3" w:tplc="6292037E" w:tentative="1">
      <w:start w:val="1"/>
      <w:numFmt w:val="bullet"/>
      <w:lvlText w:val=""/>
      <w:lvlJc w:val="left"/>
      <w:pPr>
        <w:tabs>
          <w:tab w:val="num" w:pos="2880"/>
        </w:tabs>
        <w:ind w:left="2880" w:hanging="360"/>
      </w:pPr>
      <w:rPr>
        <w:rFonts w:ascii="Symbol" w:hAnsi="Symbol" w:hint="default"/>
      </w:rPr>
    </w:lvl>
    <w:lvl w:ilvl="4" w:tplc="6A246522" w:tentative="1">
      <w:start w:val="1"/>
      <w:numFmt w:val="bullet"/>
      <w:lvlText w:val=""/>
      <w:lvlJc w:val="left"/>
      <w:pPr>
        <w:tabs>
          <w:tab w:val="num" w:pos="3600"/>
        </w:tabs>
        <w:ind w:left="3600" w:hanging="360"/>
      </w:pPr>
      <w:rPr>
        <w:rFonts w:ascii="Symbol" w:hAnsi="Symbol" w:hint="default"/>
      </w:rPr>
    </w:lvl>
    <w:lvl w:ilvl="5" w:tplc="535C4EAC" w:tentative="1">
      <w:start w:val="1"/>
      <w:numFmt w:val="bullet"/>
      <w:lvlText w:val=""/>
      <w:lvlJc w:val="left"/>
      <w:pPr>
        <w:tabs>
          <w:tab w:val="num" w:pos="4320"/>
        </w:tabs>
        <w:ind w:left="4320" w:hanging="360"/>
      </w:pPr>
      <w:rPr>
        <w:rFonts w:ascii="Symbol" w:hAnsi="Symbol" w:hint="default"/>
      </w:rPr>
    </w:lvl>
    <w:lvl w:ilvl="6" w:tplc="70E21416" w:tentative="1">
      <w:start w:val="1"/>
      <w:numFmt w:val="bullet"/>
      <w:lvlText w:val=""/>
      <w:lvlJc w:val="left"/>
      <w:pPr>
        <w:tabs>
          <w:tab w:val="num" w:pos="5040"/>
        </w:tabs>
        <w:ind w:left="5040" w:hanging="360"/>
      </w:pPr>
      <w:rPr>
        <w:rFonts w:ascii="Symbol" w:hAnsi="Symbol" w:hint="default"/>
      </w:rPr>
    </w:lvl>
    <w:lvl w:ilvl="7" w:tplc="15301E22" w:tentative="1">
      <w:start w:val="1"/>
      <w:numFmt w:val="bullet"/>
      <w:lvlText w:val=""/>
      <w:lvlJc w:val="left"/>
      <w:pPr>
        <w:tabs>
          <w:tab w:val="num" w:pos="5760"/>
        </w:tabs>
        <w:ind w:left="5760" w:hanging="360"/>
      </w:pPr>
      <w:rPr>
        <w:rFonts w:ascii="Symbol" w:hAnsi="Symbol" w:hint="default"/>
      </w:rPr>
    </w:lvl>
    <w:lvl w:ilvl="8" w:tplc="5CC42BE0"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246D34ED"/>
    <w:multiLevelType w:val="hybridMultilevel"/>
    <w:tmpl w:val="2E4444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24C55621"/>
    <w:multiLevelType w:val="hybridMultilevel"/>
    <w:tmpl w:val="F814D580"/>
    <w:lvl w:ilvl="0" w:tplc="FFFFFFFF">
      <w:start w:val="1"/>
      <w:numFmt w:val="decimal"/>
      <w:lvlText w:val="%1."/>
      <w:lvlJc w:val="left"/>
      <w:pPr>
        <w:ind w:left="360" w:hanging="360"/>
      </w:pPr>
      <w:rPr>
        <w:rFonts w:hint="default"/>
      </w:rPr>
    </w:lvl>
    <w:lvl w:ilvl="1" w:tplc="FFFFFFFF">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252B2904"/>
    <w:multiLevelType w:val="hybridMultilevel"/>
    <w:tmpl w:val="80A4811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15:restartNumberingAfterBreak="0">
    <w:nsid w:val="25D51338"/>
    <w:multiLevelType w:val="multilevel"/>
    <w:tmpl w:val="F7F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7175D22"/>
    <w:multiLevelType w:val="multilevel"/>
    <w:tmpl w:val="552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3F3694"/>
    <w:multiLevelType w:val="hybridMultilevel"/>
    <w:tmpl w:val="024A0AF6"/>
    <w:lvl w:ilvl="0" w:tplc="04050001">
      <w:start w:val="1"/>
      <w:numFmt w:val="bullet"/>
      <w:lvlText w:val=""/>
      <w:lvlJc w:val="left"/>
      <w:pPr>
        <w:ind w:left="783" w:hanging="360"/>
      </w:pPr>
      <w:rPr>
        <w:rFonts w:ascii="Symbol" w:hAnsi="Symbol" w:hint="default"/>
      </w:rPr>
    </w:lvl>
    <w:lvl w:ilvl="1" w:tplc="04050003" w:tentative="1">
      <w:start w:val="1"/>
      <w:numFmt w:val="bullet"/>
      <w:lvlText w:val="o"/>
      <w:lvlJc w:val="left"/>
      <w:pPr>
        <w:ind w:left="1503" w:hanging="360"/>
      </w:pPr>
      <w:rPr>
        <w:rFonts w:ascii="Courier New" w:hAnsi="Courier New" w:cs="Courier New" w:hint="default"/>
      </w:rPr>
    </w:lvl>
    <w:lvl w:ilvl="2" w:tplc="04050005" w:tentative="1">
      <w:start w:val="1"/>
      <w:numFmt w:val="bullet"/>
      <w:lvlText w:val=""/>
      <w:lvlJc w:val="left"/>
      <w:pPr>
        <w:ind w:left="2223" w:hanging="360"/>
      </w:pPr>
      <w:rPr>
        <w:rFonts w:ascii="Wingdings" w:hAnsi="Wingdings" w:hint="default"/>
      </w:rPr>
    </w:lvl>
    <w:lvl w:ilvl="3" w:tplc="04050001" w:tentative="1">
      <w:start w:val="1"/>
      <w:numFmt w:val="bullet"/>
      <w:lvlText w:val=""/>
      <w:lvlJc w:val="left"/>
      <w:pPr>
        <w:ind w:left="2943" w:hanging="360"/>
      </w:pPr>
      <w:rPr>
        <w:rFonts w:ascii="Symbol" w:hAnsi="Symbol" w:hint="default"/>
      </w:rPr>
    </w:lvl>
    <w:lvl w:ilvl="4" w:tplc="04050003" w:tentative="1">
      <w:start w:val="1"/>
      <w:numFmt w:val="bullet"/>
      <w:lvlText w:val="o"/>
      <w:lvlJc w:val="left"/>
      <w:pPr>
        <w:ind w:left="3663" w:hanging="360"/>
      </w:pPr>
      <w:rPr>
        <w:rFonts w:ascii="Courier New" w:hAnsi="Courier New" w:cs="Courier New" w:hint="default"/>
      </w:rPr>
    </w:lvl>
    <w:lvl w:ilvl="5" w:tplc="04050005" w:tentative="1">
      <w:start w:val="1"/>
      <w:numFmt w:val="bullet"/>
      <w:lvlText w:val=""/>
      <w:lvlJc w:val="left"/>
      <w:pPr>
        <w:ind w:left="4383" w:hanging="360"/>
      </w:pPr>
      <w:rPr>
        <w:rFonts w:ascii="Wingdings" w:hAnsi="Wingdings" w:hint="default"/>
      </w:rPr>
    </w:lvl>
    <w:lvl w:ilvl="6" w:tplc="04050001" w:tentative="1">
      <w:start w:val="1"/>
      <w:numFmt w:val="bullet"/>
      <w:lvlText w:val=""/>
      <w:lvlJc w:val="left"/>
      <w:pPr>
        <w:ind w:left="5103" w:hanging="360"/>
      </w:pPr>
      <w:rPr>
        <w:rFonts w:ascii="Symbol" w:hAnsi="Symbol" w:hint="default"/>
      </w:rPr>
    </w:lvl>
    <w:lvl w:ilvl="7" w:tplc="04050003" w:tentative="1">
      <w:start w:val="1"/>
      <w:numFmt w:val="bullet"/>
      <w:lvlText w:val="o"/>
      <w:lvlJc w:val="left"/>
      <w:pPr>
        <w:ind w:left="5823" w:hanging="360"/>
      </w:pPr>
      <w:rPr>
        <w:rFonts w:ascii="Courier New" w:hAnsi="Courier New" w:cs="Courier New" w:hint="default"/>
      </w:rPr>
    </w:lvl>
    <w:lvl w:ilvl="8" w:tplc="04050005" w:tentative="1">
      <w:start w:val="1"/>
      <w:numFmt w:val="bullet"/>
      <w:lvlText w:val=""/>
      <w:lvlJc w:val="left"/>
      <w:pPr>
        <w:ind w:left="6543" w:hanging="360"/>
      </w:pPr>
      <w:rPr>
        <w:rFonts w:ascii="Wingdings" w:hAnsi="Wingdings" w:hint="default"/>
      </w:rPr>
    </w:lvl>
  </w:abstractNum>
  <w:abstractNum w:abstractNumId="52" w15:restartNumberingAfterBreak="0">
    <w:nsid w:val="287C69E5"/>
    <w:multiLevelType w:val="hybridMultilevel"/>
    <w:tmpl w:val="547C7BA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28FC035B"/>
    <w:multiLevelType w:val="hybridMultilevel"/>
    <w:tmpl w:val="BA0AA6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291256BE"/>
    <w:multiLevelType w:val="hybridMultilevel"/>
    <w:tmpl w:val="F31042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2AE375FD"/>
    <w:multiLevelType w:val="hybridMultilevel"/>
    <w:tmpl w:val="76EEEF9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15:restartNumberingAfterBreak="0">
    <w:nsid w:val="2B5E74DB"/>
    <w:multiLevelType w:val="hybridMultilevel"/>
    <w:tmpl w:val="8570926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7" w15:restartNumberingAfterBreak="0">
    <w:nsid w:val="2BAF1318"/>
    <w:multiLevelType w:val="hybridMultilevel"/>
    <w:tmpl w:val="80245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2CA207CF"/>
    <w:multiLevelType w:val="hybridMultilevel"/>
    <w:tmpl w:val="ECCAC53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2D46229A"/>
    <w:multiLevelType w:val="hybridMultilevel"/>
    <w:tmpl w:val="3312BAA2"/>
    <w:lvl w:ilvl="0" w:tplc="69FC6A4A">
      <w:start w:val="1"/>
      <w:numFmt w:val="bullet"/>
      <w:lvlText w:val=""/>
      <w:lvlJc w:val="left"/>
      <w:pPr>
        <w:tabs>
          <w:tab w:val="num" w:pos="720"/>
        </w:tabs>
        <w:ind w:left="720" w:hanging="360"/>
      </w:pPr>
      <w:rPr>
        <w:rFonts w:ascii="Symbol" w:hAnsi="Symbol" w:hint="default"/>
      </w:rPr>
    </w:lvl>
    <w:lvl w:ilvl="1" w:tplc="F47AA382">
      <w:start w:val="1"/>
      <w:numFmt w:val="bullet"/>
      <w:lvlText w:val=""/>
      <w:lvlJc w:val="left"/>
      <w:pPr>
        <w:tabs>
          <w:tab w:val="num" w:pos="1440"/>
        </w:tabs>
        <w:ind w:left="1440" w:hanging="360"/>
      </w:pPr>
      <w:rPr>
        <w:rFonts w:ascii="Symbol" w:hAnsi="Symbol" w:hint="default"/>
      </w:rPr>
    </w:lvl>
    <w:lvl w:ilvl="2" w:tplc="4AB686D2" w:tentative="1">
      <w:start w:val="1"/>
      <w:numFmt w:val="bullet"/>
      <w:lvlText w:val=""/>
      <w:lvlJc w:val="left"/>
      <w:pPr>
        <w:tabs>
          <w:tab w:val="num" w:pos="2160"/>
        </w:tabs>
        <w:ind w:left="2160" w:hanging="360"/>
      </w:pPr>
      <w:rPr>
        <w:rFonts w:ascii="Symbol" w:hAnsi="Symbol" w:hint="default"/>
      </w:rPr>
    </w:lvl>
    <w:lvl w:ilvl="3" w:tplc="CEBA321A" w:tentative="1">
      <w:start w:val="1"/>
      <w:numFmt w:val="bullet"/>
      <w:lvlText w:val=""/>
      <w:lvlJc w:val="left"/>
      <w:pPr>
        <w:tabs>
          <w:tab w:val="num" w:pos="2880"/>
        </w:tabs>
        <w:ind w:left="2880" w:hanging="360"/>
      </w:pPr>
      <w:rPr>
        <w:rFonts w:ascii="Symbol" w:hAnsi="Symbol" w:hint="default"/>
      </w:rPr>
    </w:lvl>
    <w:lvl w:ilvl="4" w:tplc="98EE8CBA" w:tentative="1">
      <w:start w:val="1"/>
      <w:numFmt w:val="bullet"/>
      <w:lvlText w:val=""/>
      <w:lvlJc w:val="left"/>
      <w:pPr>
        <w:tabs>
          <w:tab w:val="num" w:pos="3600"/>
        </w:tabs>
        <w:ind w:left="3600" w:hanging="360"/>
      </w:pPr>
      <w:rPr>
        <w:rFonts w:ascii="Symbol" w:hAnsi="Symbol" w:hint="default"/>
      </w:rPr>
    </w:lvl>
    <w:lvl w:ilvl="5" w:tplc="4DDA2DE8" w:tentative="1">
      <w:start w:val="1"/>
      <w:numFmt w:val="bullet"/>
      <w:lvlText w:val=""/>
      <w:lvlJc w:val="left"/>
      <w:pPr>
        <w:tabs>
          <w:tab w:val="num" w:pos="4320"/>
        </w:tabs>
        <w:ind w:left="4320" w:hanging="360"/>
      </w:pPr>
      <w:rPr>
        <w:rFonts w:ascii="Symbol" w:hAnsi="Symbol" w:hint="default"/>
      </w:rPr>
    </w:lvl>
    <w:lvl w:ilvl="6" w:tplc="63BEE108" w:tentative="1">
      <w:start w:val="1"/>
      <w:numFmt w:val="bullet"/>
      <w:lvlText w:val=""/>
      <w:lvlJc w:val="left"/>
      <w:pPr>
        <w:tabs>
          <w:tab w:val="num" w:pos="5040"/>
        </w:tabs>
        <w:ind w:left="5040" w:hanging="360"/>
      </w:pPr>
      <w:rPr>
        <w:rFonts w:ascii="Symbol" w:hAnsi="Symbol" w:hint="default"/>
      </w:rPr>
    </w:lvl>
    <w:lvl w:ilvl="7" w:tplc="8A00B6BE" w:tentative="1">
      <w:start w:val="1"/>
      <w:numFmt w:val="bullet"/>
      <w:lvlText w:val=""/>
      <w:lvlJc w:val="left"/>
      <w:pPr>
        <w:tabs>
          <w:tab w:val="num" w:pos="5760"/>
        </w:tabs>
        <w:ind w:left="5760" w:hanging="360"/>
      </w:pPr>
      <w:rPr>
        <w:rFonts w:ascii="Symbol" w:hAnsi="Symbol" w:hint="default"/>
      </w:rPr>
    </w:lvl>
    <w:lvl w:ilvl="8" w:tplc="3DE6194C" w:tentative="1">
      <w:start w:val="1"/>
      <w:numFmt w:val="bullet"/>
      <w:lvlText w:val=""/>
      <w:lvlJc w:val="left"/>
      <w:pPr>
        <w:tabs>
          <w:tab w:val="num" w:pos="6480"/>
        </w:tabs>
        <w:ind w:left="6480" w:hanging="360"/>
      </w:pPr>
      <w:rPr>
        <w:rFonts w:ascii="Symbol" w:hAnsi="Symbol" w:hint="default"/>
      </w:rPr>
    </w:lvl>
  </w:abstractNum>
  <w:abstractNum w:abstractNumId="60" w15:restartNumberingAfterBreak="0">
    <w:nsid w:val="2D512ABF"/>
    <w:multiLevelType w:val="hybridMultilevel"/>
    <w:tmpl w:val="3924A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DF00E0F"/>
    <w:multiLevelType w:val="hybridMultilevel"/>
    <w:tmpl w:val="705603D0"/>
    <w:lvl w:ilvl="0" w:tplc="FFFFFFFF">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Symbol" w:hAnsi="Symbol" w:hint="default"/>
      </w:rPr>
    </w:lvl>
    <w:lvl w:ilvl="2" w:tplc="0405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62" w15:restartNumberingAfterBreak="0">
    <w:nsid w:val="2E8D10EA"/>
    <w:multiLevelType w:val="hybridMultilevel"/>
    <w:tmpl w:val="4824DE70"/>
    <w:lvl w:ilvl="0" w:tplc="04050001">
      <w:start w:val="1"/>
      <w:numFmt w:val="bullet"/>
      <w:lvlText w:val=""/>
      <w:lvlJc w:val="left"/>
      <w:pPr>
        <w:ind w:left="783" w:hanging="360"/>
      </w:pPr>
      <w:rPr>
        <w:rFonts w:ascii="Symbol" w:hAnsi="Symbol" w:hint="default"/>
      </w:rPr>
    </w:lvl>
    <w:lvl w:ilvl="1" w:tplc="04050003" w:tentative="1">
      <w:start w:val="1"/>
      <w:numFmt w:val="bullet"/>
      <w:lvlText w:val="o"/>
      <w:lvlJc w:val="left"/>
      <w:pPr>
        <w:ind w:left="1503" w:hanging="360"/>
      </w:pPr>
      <w:rPr>
        <w:rFonts w:ascii="Courier New" w:hAnsi="Courier New" w:cs="Courier New" w:hint="default"/>
      </w:rPr>
    </w:lvl>
    <w:lvl w:ilvl="2" w:tplc="04050005" w:tentative="1">
      <w:start w:val="1"/>
      <w:numFmt w:val="bullet"/>
      <w:lvlText w:val=""/>
      <w:lvlJc w:val="left"/>
      <w:pPr>
        <w:ind w:left="2223" w:hanging="360"/>
      </w:pPr>
      <w:rPr>
        <w:rFonts w:ascii="Wingdings" w:hAnsi="Wingdings" w:hint="default"/>
      </w:rPr>
    </w:lvl>
    <w:lvl w:ilvl="3" w:tplc="04050001" w:tentative="1">
      <w:start w:val="1"/>
      <w:numFmt w:val="bullet"/>
      <w:lvlText w:val=""/>
      <w:lvlJc w:val="left"/>
      <w:pPr>
        <w:ind w:left="2943" w:hanging="360"/>
      </w:pPr>
      <w:rPr>
        <w:rFonts w:ascii="Symbol" w:hAnsi="Symbol" w:hint="default"/>
      </w:rPr>
    </w:lvl>
    <w:lvl w:ilvl="4" w:tplc="04050003" w:tentative="1">
      <w:start w:val="1"/>
      <w:numFmt w:val="bullet"/>
      <w:lvlText w:val="o"/>
      <w:lvlJc w:val="left"/>
      <w:pPr>
        <w:ind w:left="3663" w:hanging="360"/>
      </w:pPr>
      <w:rPr>
        <w:rFonts w:ascii="Courier New" w:hAnsi="Courier New" w:cs="Courier New" w:hint="default"/>
      </w:rPr>
    </w:lvl>
    <w:lvl w:ilvl="5" w:tplc="04050005" w:tentative="1">
      <w:start w:val="1"/>
      <w:numFmt w:val="bullet"/>
      <w:lvlText w:val=""/>
      <w:lvlJc w:val="left"/>
      <w:pPr>
        <w:ind w:left="4383" w:hanging="360"/>
      </w:pPr>
      <w:rPr>
        <w:rFonts w:ascii="Wingdings" w:hAnsi="Wingdings" w:hint="default"/>
      </w:rPr>
    </w:lvl>
    <w:lvl w:ilvl="6" w:tplc="04050001" w:tentative="1">
      <w:start w:val="1"/>
      <w:numFmt w:val="bullet"/>
      <w:lvlText w:val=""/>
      <w:lvlJc w:val="left"/>
      <w:pPr>
        <w:ind w:left="5103" w:hanging="360"/>
      </w:pPr>
      <w:rPr>
        <w:rFonts w:ascii="Symbol" w:hAnsi="Symbol" w:hint="default"/>
      </w:rPr>
    </w:lvl>
    <w:lvl w:ilvl="7" w:tplc="04050003" w:tentative="1">
      <w:start w:val="1"/>
      <w:numFmt w:val="bullet"/>
      <w:lvlText w:val="o"/>
      <w:lvlJc w:val="left"/>
      <w:pPr>
        <w:ind w:left="5823" w:hanging="360"/>
      </w:pPr>
      <w:rPr>
        <w:rFonts w:ascii="Courier New" w:hAnsi="Courier New" w:cs="Courier New" w:hint="default"/>
      </w:rPr>
    </w:lvl>
    <w:lvl w:ilvl="8" w:tplc="04050005" w:tentative="1">
      <w:start w:val="1"/>
      <w:numFmt w:val="bullet"/>
      <w:lvlText w:val=""/>
      <w:lvlJc w:val="left"/>
      <w:pPr>
        <w:ind w:left="6543" w:hanging="360"/>
      </w:pPr>
      <w:rPr>
        <w:rFonts w:ascii="Wingdings" w:hAnsi="Wingdings" w:hint="default"/>
      </w:rPr>
    </w:lvl>
  </w:abstractNum>
  <w:abstractNum w:abstractNumId="63" w15:restartNumberingAfterBreak="0">
    <w:nsid w:val="2F0F0467"/>
    <w:multiLevelType w:val="hybridMultilevel"/>
    <w:tmpl w:val="0E7E476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4" w15:restartNumberingAfterBreak="0">
    <w:nsid w:val="2F575D98"/>
    <w:multiLevelType w:val="hybridMultilevel"/>
    <w:tmpl w:val="268AE360"/>
    <w:lvl w:ilvl="0" w:tplc="04050001">
      <w:start w:val="1"/>
      <w:numFmt w:val="bullet"/>
      <w:lvlText w:val=""/>
      <w:lvlJc w:val="left"/>
      <w:pPr>
        <w:ind w:left="1065" w:hanging="70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F9C32A3"/>
    <w:multiLevelType w:val="hybridMultilevel"/>
    <w:tmpl w:val="AE80D5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FD70781"/>
    <w:multiLevelType w:val="hybridMultilevel"/>
    <w:tmpl w:val="FD08CB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7" w15:restartNumberingAfterBreak="0">
    <w:nsid w:val="31A84051"/>
    <w:multiLevelType w:val="hybridMultilevel"/>
    <w:tmpl w:val="6B923426"/>
    <w:lvl w:ilvl="0" w:tplc="F05C94A0">
      <w:start w:val="1"/>
      <w:numFmt w:val="bullet"/>
      <w:lvlText w:val=""/>
      <w:lvlJc w:val="left"/>
      <w:pPr>
        <w:tabs>
          <w:tab w:val="num" w:pos="720"/>
        </w:tabs>
        <w:ind w:left="720" w:hanging="360"/>
      </w:pPr>
      <w:rPr>
        <w:rFonts w:ascii="Symbol" w:hAnsi="Symbol" w:hint="default"/>
      </w:rPr>
    </w:lvl>
    <w:lvl w:ilvl="1" w:tplc="51C4479E">
      <w:numFmt w:val="bullet"/>
      <w:lvlText w:val=""/>
      <w:lvlJc w:val="left"/>
      <w:pPr>
        <w:tabs>
          <w:tab w:val="num" w:pos="1440"/>
        </w:tabs>
        <w:ind w:left="1440" w:hanging="360"/>
      </w:pPr>
      <w:rPr>
        <w:rFonts w:ascii="Symbol" w:hAnsi="Symbol" w:hint="default"/>
      </w:rPr>
    </w:lvl>
    <w:lvl w:ilvl="2" w:tplc="E5184AF2">
      <w:numFmt w:val="bullet"/>
      <w:lvlText w:val=""/>
      <w:lvlJc w:val="left"/>
      <w:pPr>
        <w:tabs>
          <w:tab w:val="num" w:pos="2160"/>
        </w:tabs>
        <w:ind w:left="2160" w:hanging="360"/>
      </w:pPr>
      <w:rPr>
        <w:rFonts w:ascii="Symbol" w:hAnsi="Symbol" w:hint="default"/>
      </w:rPr>
    </w:lvl>
    <w:lvl w:ilvl="3" w:tplc="7C0C6290" w:tentative="1">
      <w:start w:val="1"/>
      <w:numFmt w:val="bullet"/>
      <w:lvlText w:val=""/>
      <w:lvlJc w:val="left"/>
      <w:pPr>
        <w:tabs>
          <w:tab w:val="num" w:pos="2880"/>
        </w:tabs>
        <w:ind w:left="2880" w:hanging="360"/>
      </w:pPr>
      <w:rPr>
        <w:rFonts w:ascii="Symbol" w:hAnsi="Symbol" w:hint="default"/>
      </w:rPr>
    </w:lvl>
    <w:lvl w:ilvl="4" w:tplc="9584824C" w:tentative="1">
      <w:start w:val="1"/>
      <w:numFmt w:val="bullet"/>
      <w:lvlText w:val=""/>
      <w:lvlJc w:val="left"/>
      <w:pPr>
        <w:tabs>
          <w:tab w:val="num" w:pos="3600"/>
        </w:tabs>
        <w:ind w:left="3600" w:hanging="360"/>
      </w:pPr>
      <w:rPr>
        <w:rFonts w:ascii="Symbol" w:hAnsi="Symbol" w:hint="default"/>
      </w:rPr>
    </w:lvl>
    <w:lvl w:ilvl="5" w:tplc="0D3AE354" w:tentative="1">
      <w:start w:val="1"/>
      <w:numFmt w:val="bullet"/>
      <w:lvlText w:val=""/>
      <w:lvlJc w:val="left"/>
      <w:pPr>
        <w:tabs>
          <w:tab w:val="num" w:pos="4320"/>
        </w:tabs>
        <w:ind w:left="4320" w:hanging="360"/>
      </w:pPr>
      <w:rPr>
        <w:rFonts w:ascii="Symbol" w:hAnsi="Symbol" w:hint="default"/>
      </w:rPr>
    </w:lvl>
    <w:lvl w:ilvl="6" w:tplc="A93AAF9E" w:tentative="1">
      <w:start w:val="1"/>
      <w:numFmt w:val="bullet"/>
      <w:lvlText w:val=""/>
      <w:lvlJc w:val="left"/>
      <w:pPr>
        <w:tabs>
          <w:tab w:val="num" w:pos="5040"/>
        </w:tabs>
        <w:ind w:left="5040" w:hanging="360"/>
      </w:pPr>
      <w:rPr>
        <w:rFonts w:ascii="Symbol" w:hAnsi="Symbol" w:hint="default"/>
      </w:rPr>
    </w:lvl>
    <w:lvl w:ilvl="7" w:tplc="B63EFD52" w:tentative="1">
      <w:start w:val="1"/>
      <w:numFmt w:val="bullet"/>
      <w:lvlText w:val=""/>
      <w:lvlJc w:val="left"/>
      <w:pPr>
        <w:tabs>
          <w:tab w:val="num" w:pos="5760"/>
        </w:tabs>
        <w:ind w:left="5760" w:hanging="360"/>
      </w:pPr>
      <w:rPr>
        <w:rFonts w:ascii="Symbol" w:hAnsi="Symbol" w:hint="default"/>
      </w:rPr>
    </w:lvl>
    <w:lvl w:ilvl="8" w:tplc="FF62F706" w:tentative="1">
      <w:start w:val="1"/>
      <w:numFmt w:val="bullet"/>
      <w:lvlText w:val=""/>
      <w:lvlJc w:val="left"/>
      <w:pPr>
        <w:tabs>
          <w:tab w:val="num" w:pos="6480"/>
        </w:tabs>
        <w:ind w:left="6480" w:hanging="360"/>
      </w:pPr>
      <w:rPr>
        <w:rFonts w:ascii="Symbol" w:hAnsi="Symbol" w:hint="default"/>
      </w:rPr>
    </w:lvl>
  </w:abstractNum>
  <w:abstractNum w:abstractNumId="68" w15:restartNumberingAfterBreak="0">
    <w:nsid w:val="31CD4C79"/>
    <w:multiLevelType w:val="hybridMultilevel"/>
    <w:tmpl w:val="F1AC0DB8"/>
    <w:lvl w:ilvl="0" w:tplc="B1A0E92E">
      <w:numFmt w:val="bullet"/>
      <w:lvlText w:val="•"/>
      <w:lvlJc w:val="left"/>
      <w:pPr>
        <w:ind w:left="1065" w:hanging="705"/>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336B53B5"/>
    <w:multiLevelType w:val="hybridMultilevel"/>
    <w:tmpl w:val="2FE0356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0" w15:restartNumberingAfterBreak="0">
    <w:nsid w:val="34060D03"/>
    <w:multiLevelType w:val="hybridMultilevel"/>
    <w:tmpl w:val="A246F7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1" w15:restartNumberingAfterBreak="0">
    <w:nsid w:val="343348EA"/>
    <w:multiLevelType w:val="hybridMultilevel"/>
    <w:tmpl w:val="EC24C224"/>
    <w:lvl w:ilvl="0" w:tplc="859AC9A6">
      <w:start w:val="1"/>
      <w:numFmt w:val="decimal"/>
      <w:lvlText w:val="%1."/>
      <w:lvlJc w:val="left"/>
      <w:pPr>
        <w:tabs>
          <w:tab w:val="num" w:pos="720"/>
        </w:tabs>
        <w:ind w:left="720" w:hanging="360"/>
      </w:pPr>
    </w:lvl>
    <w:lvl w:ilvl="1" w:tplc="8DDA6EC6" w:tentative="1">
      <w:start w:val="1"/>
      <w:numFmt w:val="decimal"/>
      <w:lvlText w:val="%2."/>
      <w:lvlJc w:val="left"/>
      <w:pPr>
        <w:tabs>
          <w:tab w:val="num" w:pos="1440"/>
        </w:tabs>
        <w:ind w:left="1440" w:hanging="360"/>
      </w:pPr>
    </w:lvl>
    <w:lvl w:ilvl="2" w:tplc="4024FE58" w:tentative="1">
      <w:start w:val="1"/>
      <w:numFmt w:val="decimal"/>
      <w:lvlText w:val="%3."/>
      <w:lvlJc w:val="left"/>
      <w:pPr>
        <w:tabs>
          <w:tab w:val="num" w:pos="2160"/>
        </w:tabs>
        <w:ind w:left="2160" w:hanging="360"/>
      </w:pPr>
    </w:lvl>
    <w:lvl w:ilvl="3" w:tplc="2F1CCE84" w:tentative="1">
      <w:start w:val="1"/>
      <w:numFmt w:val="decimal"/>
      <w:lvlText w:val="%4."/>
      <w:lvlJc w:val="left"/>
      <w:pPr>
        <w:tabs>
          <w:tab w:val="num" w:pos="2880"/>
        </w:tabs>
        <w:ind w:left="2880" w:hanging="360"/>
      </w:pPr>
    </w:lvl>
    <w:lvl w:ilvl="4" w:tplc="16E22F4E" w:tentative="1">
      <w:start w:val="1"/>
      <w:numFmt w:val="decimal"/>
      <w:lvlText w:val="%5."/>
      <w:lvlJc w:val="left"/>
      <w:pPr>
        <w:tabs>
          <w:tab w:val="num" w:pos="3600"/>
        </w:tabs>
        <w:ind w:left="3600" w:hanging="360"/>
      </w:pPr>
    </w:lvl>
    <w:lvl w:ilvl="5" w:tplc="5322AFF2" w:tentative="1">
      <w:start w:val="1"/>
      <w:numFmt w:val="decimal"/>
      <w:lvlText w:val="%6."/>
      <w:lvlJc w:val="left"/>
      <w:pPr>
        <w:tabs>
          <w:tab w:val="num" w:pos="4320"/>
        </w:tabs>
        <w:ind w:left="4320" w:hanging="360"/>
      </w:pPr>
    </w:lvl>
    <w:lvl w:ilvl="6" w:tplc="6E6CB326" w:tentative="1">
      <w:start w:val="1"/>
      <w:numFmt w:val="decimal"/>
      <w:lvlText w:val="%7."/>
      <w:lvlJc w:val="left"/>
      <w:pPr>
        <w:tabs>
          <w:tab w:val="num" w:pos="5040"/>
        </w:tabs>
        <w:ind w:left="5040" w:hanging="360"/>
      </w:pPr>
    </w:lvl>
    <w:lvl w:ilvl="7" w:tplc="2C7E63AA" w:tentative="1">
      <w:start w:val="1"/>
      <w:numFmt w:val="decimal"/>
      <w:lvlText w:val="%8."/>
      <w:lvlJc w:val="left"/>
      <w:pPr>
        <w:tabs>
          <w:tab w:val="num" w:pos="5760"/>
        </w:tabs>
        <w:ind w:left="5760" w:hanging="360"/>
      </w:pPr>
    </w:lvl>
    <w:lvl w:ilvl="8" w:tplc="C7383596" w:tentative="1">
      <w:start w:val="1"/>
      <w:numFmt w:val="decimal"/>
      <w:lvlText w:val="%9."/>
      <w:lvlJc w:val="left"/>
      <w:pPr>
        <w:tabs>
          <w:tab w:val="num" w:pos="6480"/>
        </w:tabs>
        <w:ind w:left="6480" w:hanging="360"/>
      </w:pPr>
    </w:lvl>
  </w:abstractNum>
  <w:abstractNum w:abstractNumId="72" w15:restartNumberingAfterBreak="0">
    <w:nsid w:val="351D6362"/>
    <w:multiLevelType w:val="hybridMultilevel"/>
    <w:tmpl w:val="7AC67B68"/>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73" w15:restartNumberingAfterBreak="0">
    <w:nsid w:val="355377FC"/>
    <w:multiLevelType w:val="hybridMultilevel"/>
    <w:tmpl w:val="C56C727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15:restartNumberingAfterBreak="0">
    <w:nsid w:val="3589144D"/>
    <w:multiLevelType w:val="hybridMultilevel"/>
    <w:tmpl w:val="22E2A4B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5" w15:restartNumberingAfterBreak="0">
    <w:nsid w:val="35B80911"/>
    <w:multiLevelType w:val="hybridMultilevel"/>
    <w:tmpl w:val="87C4F2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6" w15:restartNumberingAfterBreak="0">
    <w:nsid w:val="360E72D2"/>
    <w:multiLevelType w:val="hybridMultilevel"/>
    <w:tmpl w:val="6560AE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38DD28EF"/>
    <w:multiLevelType w:val="hybridMultilevel"/>
    <w:tmpl w:val="4BE04C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3A5D480E"/>
    <w:multiLevelType w:val="hybridMultilevel"/>
    <w:tmpl w:val="243086E6"/>
    <w:lvl w:ilvl="0" w:tplc="90209B64">
      <w:start w:val="1"/>
      <w:numFmt w:val="bullet"/>
      <w:lvlText w:val=""/>
      <w:lvlJc w:val="left"/>
      <w:pPr>
        <w:tabs>
          <w:tab w:val="num" w:pos="720"/>
        </w:tabs>
        <w:ind w:left="720" w:hanging="360"/>
      </w:pPr>
      <w:rPr>
        <w:rFonts w:ascii="Symbol" w:hAnsi="Symbol" w:hint="default"/>
      </w:rPr>
    </w:lvl>
    <w:lvl w:ilvl="1" w:tplc="EE723E3A">
      <w:start w:val="1"/>
      <w:numFmt w:val="bullet"/>
      <w:lvlText w:val=""/>
      <w:lvlJc w:val="left"/>
      <w:pPr>
        <w:tabs>
          <w:tab w:val="num" w:pos="1440"/>
        </w:tabs>
        <w:ind w:left="1440" w:hanging="360"/>
      </w:pPr>
      <w:rPr>
        <w:rFonts w:ascii="Symbol" w:hAnsi="Symbol" w:hint="default"/>
      </w:rPr>
    </w:lvl>
    <w:lvl w:ilvl="2" w:tplc="81CA8F0E" w:tentative="1">
      <w:start w:val="1"/>
      <w:numFmt w:val="bullet"/>
      <w:lvlText w:val=""/>
      <w:lvlJc w:val="left"/>
      <w:pPr>
        <w:tabs>
          <w:tab w:val="num" w:pos="2160"/>
        </w:tabs>
        <w:ind w:left="2160" w:hanging="360"/>
      </w:pPr>
      <w:rPr>
        <w:rFonts w:ascii="Symbol" w:hAnsi="Symbol" w:hint="default"/>
      </w:rPr>
    </w:lvl>
    <w:lvl w:ilvl="3" w:tplc="8DA44C92" w:tentative="1">
      <w:start w:val="1"/>
      <w:numFmt w:val="bullet"/>
      <w:lvlText w:val=""/>
      <w:lvlJc w:val="left"/>
      <w:pPr>
        <w:tabs>
          <w:tab w:val="num" w:pos="2880"/>
        </w:tabs>
        <w:ind w:left="2880" w:hanging="360"/>
      </w:pPr>
      <w:rPr>
        <w:rFonts w:ascii="Symbol" w:hAnsi="Symbol" w:hint="default"/>
      </w:rPr>
    </w:lvl>
    <w:lvl w:ilvl="4" w:tplc="DC66BF3A" w:tentative="1">
      <w:start w:val="1"/>
      <w:numFmt w:val="bullet"/>
      <w:lvlText w:val=""/>
      <w:lvlJc w:val="left"/>
      <w:pPr>
        <w:tabs>
          <w:tab w:val="num" w:pos="3600"/>
        </w:tabs>
        <w:ind w:left="3600" w:hanging="360"/>
      </w:pPr>
      <w:rPr>
        <w:rFonts w:ascii="Symbol" w:hAnsi="Symbol" w:hint="default"/>
      </w:rPr>
    </w:lvl>
    <w:lvl w:ilvl="5" w:tplc="CFACB9A4" w:tentative="1">
      <w:start w:val="1"/>
      <w:numFmt w:val="bullet"/>
      <w:lvlText w:val=""/>
      <w:lvlJc w:val="left"/>
      <w:pPr>
        <w:tabs>
          <w:tab w:val="num" w:pos="4320"/>
        </w:tabs>
        <w:ind w:left="4320" w:hanging="360"/>
      </w:pPr>
      <w:rPr>
        <w:rFonts w:ascii="Symbol" w:hAnsi="Symbol" w:hint="default"/>
      </w:rPr>
    </w:lvl>
    <w:lvl w:ilvl="6" w:tplc="5AAE29BA" w:tentative="1">
      <w:start w:val="1"/>
      <w:numFmt w:val="bullet"/>
      <w:lvlText w:val=""/>
      <w:lvlJc w:val="left"/>
      <w:pPr>
        <w:tabs>
          <w:tab w:val="num" w:pos="5040"/>
        </w:tabs>
        <w:ind w:left="5040" w:hanging="360"/>
      </w:pPr>
      <w:rPr>
        <w:rFonts w:ascii="Symbol" w:hAnsi="Symbol" w:hint="default"/>
      </w:rPr>
    </w:lvl>
    <w:lvl w:ilvl="7" w:tplc="20DE4060" w:tentative="1">
      <w:start w:val="1"/>
      <w:numFmt w:val="bullet"/>
      <w:lvlText w:val=""/>
      <w:lvlJc w:val="left"/>
      <w:pPr>
        <w:tabs>
          <w:tab w:val="num" w:pos="5760"/>
        </w:tabs>
        <w:ind w:left="5760" w:hanging="360"/>
      </w:pPr>
      <w:rPr>
        <w:rFonts w:ascii="Symbol" w:hAnsi="Symbol" w:hint="default"/>
      </w:rPr>
    </w:lvl>
    <w:lvl w:ilvl="8" w:tplc="F5C4F21C" w:tentative="1">
      <w:start w:val="1"/>
      <w:numFmt w:val="bullet"/>
      <w:lvlText w:val=""/>
      <w:lvlJc w:val="left"/>
      <w:pPr>
        <w:tabs>
          <w:tab w:val="num" w:pos="6480"/>
        </w:tabs>
        <w:ind w:left="6480" w:hanging="360"/>
      </w:pPr>
      <w:rPr>
        <w:rFonts w:ascii="Symbol" w:hAnsi="Symbol" w:hint="default"/>
      </w:rPr>
    </w:lvl>
  </w:abstractNum>
  <w:abstractNum w:abstractNumId="79" w15:restartNumberingAfterBreak="0">
    <w:nsid w:val="3AFB6702"/>
    <w:multiLevelType w:val="hybridMultilevel"/>
    <w:tmpl w:val="F33026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3B0A28CD"/>
    <w:multiLevelType w:val="hybridMultilevel"/>
    <w:tmpl w:val="EB9E91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15:restartNumberingAfterBreak="0">
    <w:nsid w:val="3B5979E4"/>
    <w:multiLevelType w:val="hybridMultilevel"/>
    <w:tmpl w:val="313E6168"/>
    <w:lvl w:ilvl="0" w:tplc="B1A0E92E">
      <w:numFmt w:val="bullet"/>
      <w:lvlText w:val="•"/>
      <w:lvlJc w:val="left"/>
      <w:pPr>
        <w:ind w:left="1065" w:hanging="705"/>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2" w15:restartNumberingAfterBreak="0">
    <w:nsid w:val="3D396EDD"/>
    <w:multiLevelType w:val="hybridMultilevel"/>
    <w:tmpl w:val="D054A7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3" w15:restartNumberingAfterBreak="0">
    <w:nsid w:val="3D412A4F"/>
    <w:multiLevelType w:val="hybridMultilevel"/>
    <w:tmpl w:val="BA90A08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15:restartNumberingAfterBreak="0">
    <w:nsid w:val="3D494ACF"/>
    <w:multiLevelType w:val="hybridMultilevel"/>
    <w:tmpl w:val="9A96E766"/>
    <w:lvl w:ilvl="0" w:tplc="D81A13F4">
      <w:start w:val="1"/>
      <w:numFmt w:val="bullet"/>
      <w:lvlText w:val=""/>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15:restartNumberingAfterBreak="0">
    <w:nsid w:val="3D941F5C"/>
    <w:multiLevelType w:val="hybridMultilevel"/>
    <w:tmpl w:val="F814D580"/>
    <w:lvl w:ilvl="0" w:tplc="0405000F">
      <w:start w:val="1"/>
      <w:numFmt w:val="decimal"/>
      <w:lvlText w:val="%1."/>
      <w:lvlJc w:val="left"/>
      <w:pPr>
        <w:ind w:left="360" w:hanging="360"/>
      </w:pPr>
      <w:rPr>
        <w:rFonts w:hint="default"/>
      </w:rPr>
    </w:lvl>
    <w:lvl w:ilvl="1" w:tplc="04050001">
      <w:start w:val="1"/>
      <w:numFmt w:val="bullet"/>
      <w:lvlText w:val=""/>
      <w:lvlJc w:val="left"/>
      <w:pPr>
        <w:ind w:left="360" w:hanging="360"/>
      </w:pPr>
      <w:rPr>
        <w:rFonts w:ascii="Symbol" w:hAnsi="Symbol" w:hint="default"/>
      </w:rPr>
    </w:lvl>
    <w:lvl w:ilvl="2" w:tplc="0405001B">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6" w15:restartNumberingAfterBreak="0">
    <w:nsid w:val="3F1A1152"/>
    <w:multiLevelType w:val="hybridMultilevel"/>
    <w:tmpl w:val="54DABA1C"/>
    <w:lvl w:ilvl="0" w:tplc="53AC7F62">
      <w:start w:val="1"/>
      <w:numFmt w:val="bullet"/>
      <w:lvlText w:val=""/>
      <w:lvlJc w:val="left"/>
      <w:pPr>
        <w:tabs>
          <w:tab w:val="num" w:pos="720"/>
        </w:tabs>
        <w:ind w:left="720" w:hanging="360"/>
      </w:pPr>
      <w:rPr>
        <w:rFonts w:ascii="Symbol" w:hAnsi="Symbol" w:hint="default"/>
      </w:rPr>
    </w:lvl>
    <w:lvl w:ilvl="1" w:tplc="3760D68E">
      <w:start w:val="1"/>
      <w:numFmt w:val="bullet"/>
      <w:lvlText w:val=""/>
      <w:lvlJc w:val="left"/>
      <w:pPr>
        <w:tabs>
          <w:tab w:val="num" w:pos="1440"/>
        </w:tabs>
        <w:ind w:left="1440" w:hanging="360"/>
      </w:pPr>
      <w:rPr>
        <w:rFonts w:ascii="Symbol" w:hAnsi="Symbol" w:hint="default"/>
      </w:rPr>
    </w:lvl>
    <w:lvl w:ilvl="2" w:tplc="A6A20668" w:tentative="1">
      <w:start w:val="1"/>
      <w:numFmt w:val="bullet"/>
      <w:lvlText w:val=""/>
      <w:lvlJc w:val="left"/>
      <w:pPr>
        <w:tabs>
          <w:tab w:val="num" w:pos="2160"/>
        </w:tabs>
        <w:ind w:left="2160" w:hanging="360"/>
      </w:pPr>
      <w:rPr>
        <w:rFonts w:ascii="Symbol" w:hAnsi="Symbol" w:hint="default"/>
      </w:rPr>
    </w:lvl>
    <w:lvl w:ilvl="3" w:tplc="0D26BC24" w:tentative="1">
      <w:start w:val="1"/>
      <w:numFmt w:val="bullet"/>
      <w:lvlText w:val=""/>
      <w:lvlJc w:val="left"/>
      <w:pPr>
        <w:tabs>
          <w:tab w:val="num" w:pos="2880"/>
        </w:tabs>
        <w:ind w:left="2880" w:hanging="360"/>
      </w:pPr>
      <w:rPr>
        <w:rFonts w:ascii="Symbol" w:hAnsi="Symbol" w:hint="default"/>
      </w:rPr>
    </w:lvl>
    <w:lvl w:ilvl="4" w:tplc="4C801BBE" w:tentative="1">
      <w:start w:val="1"/>
      <w:numFmt w:val="bullet"/>
      <w:lvlText w:val=""/>
      <w:lvlJc w:val="left"/>
      <w:pPr>
        <w:tabs>
          <w:tab w:val="num" w:pos="3600"/>
        </w:tabs>
        <w:ind w:left="3600" w:hanging="360"/>
      </w:pPr>
      <w:rPr>
        <w:rFonts w:ascii="Symbol" w:hAnsi="Symbol" w:hint="default"/>
      </w:rPr>
    </w:lvl>
    <w:lvl w:ilvl="5" w:tplc="8E32AB94" w:tentative="1">
      <w:start w:val="1"/>
      <w:numFmt w:val="bullet"/>
      <w:lvlText w:val=""/>
      <w:lvlJc w:val="left"/>
      <w:pPr>
        <w:tabs>
          <w:tab w:val="num" w:pos="4320"/>
        </w:tabs>
        <w:ind w:left="4320" w:hanging="360"/>
      </w:pPr>
      <w:rPr>
        <w:rFonts w:ascii="Symbol" w:hAnsi="Symbol" w:hint="default"/>
      </w:rPr>
    </w:lvl>
    <w:lvl w:ilvl="6" w:tplc="E6B2D03A" w:tentative="1">
      <w:start w:val="1"/>
      <w:numFmt w:val="bullet"/>
      <w:lvlText w:val=""/>
      <w:lvlJc w:val="left"/>
      <w:pPr>
        <w:tabs>
          <w:tab w:val="num" w:pos="5040"/>
        </w:tabs>
        <w:ind w:left="5040" w:hanging="360"/>
      </w:pPr>
      <w:rPr>
        <w:rFonts w:ascii="Symbol" w:hAnsi="Symbol" w:hint="default"/>
      </w:rPr>
    </w:lvl>
    <w:lvl w:ilvl="7" w:tplc="F95E2A90" w:tentative="1">
      <w:start w:val="1"/>
      <w:numFmt w:val="bullet"/>
      <w:lvlText w:val=""/>
      <w:lvlJc w:val="left"/>
      <w:pPr>
        <w:tabs>
          <w:tab w:val="num" w:pos="5760"/>
        </w:tabs>
        <w:ind w:left="5760" w:hanging="360"/>
      </w:pPr>
      <w:rPr>
        <w:rFonts w:ascii="Symbol" w:hAnsi="Symbol" w:hint="default"/>
      </w:rPr>
    </w:lvl>
    <w:lvl w:ilvl="8" w:tplc="5B924FA2" w:tentative="1">
      <w:start w:val="1"/>
      <w:numFmt w:val="bullet"/>
      <w:lvlText w:val=""/>
      <w:lvlJc w:val="left"/>
      <w:pPr>
        <w:tabs>
          <w:tab w:val="num" w:pos="6480"/>
        </w:tabs>
        <w:ind w:left="6480" w:hanging="360"/>
      </w:pPr>
      <w:rPr>
        <w:rFonts w:ascii="Symbol" w:hAnsi="Symbol" w:hint="default"/>
      </w:rPr>
    </w:lvl>
  </w:abstractNum>
  <w:abstractNum w:abstractNumId="87" w15:restartNumberingAfterBreak="0">
    <w:nsid w:val="40326CA5"/>
    <w:multiLevelType w:val="hybridMultilevel"/>
    <w:tmpl w:val="7A78D2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8" w15:restartNumberingAfterBreak="0">
    <w:nsid w:val="4173119E"/>
    <w:multiLevelType w:val="multilevel"/>
    <w:tmpl w:val="AD5C4828"/>
    <w:lvl w:ilvl="0">
      <w:start w:val="1"/>
      <w:numFmt w:val="decimal"/>
      <w:pStyle w:val="Numberedlist"/>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3E7BDF"/>
    <w:multiLevelType w:val="hybridMultilevel"/>
    <w:tmpl w:val="D79C14B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430F551D"/>
    <w:multiLevelType w:val="hybridMultilevel"/>
    <w:tmpl w:val="09A68E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457610E6"/>
    <w:multiLevelType w:val="hybridMultilevel"/>
    <w:tmpl w:val="DD548BD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461008F2"/>
    <w:multiLevelType w:val="hybridMultilevel"/>
    <w:tmpl w:val="A5EE2FB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3" w15:restartNumberingAfterBreak="0">
    <w:nsid w:val="469879EE"/>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4" w15:restartNumberingAfterBreak="0">
    <w:nsid w:val="46D64AD3"/>
    <w:multiLevelType w:val="hybridMultilevel"/>
    <w:tmpl w:val="5E08EBA8"/>
    <w:lvl w:ilvl="0" w:tplc="64686256">
      <w:start w:val="1"/>
      <w:numFmt w:val="bullet"/>
      <w:lvlText w:val="?"/>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46FE52E7"/>
    <w:multiLevelType w:val="hybridMultilevel"/>
    <w:tmpl w:val="40E27C60"/>
    <w:lvl w:ilvl="0" w:tplc="FFFFFFFF">
      <w:start w:val="1"/>
      <w:numFmt w:val="bullet"/>
      <w:lvlText w:val=""/>
      <w:lvlJc w:val="left"/>
      <w:pPr>
        <w:tabs>
          <w:tab w:val="num" w:pos="720"/>
        </w:tabs>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96" w15:restartNumberingAfterBreak="0">
    <w:nsid w:val="49800514"/>
    <w:multiLevelType w:val="multilevel"/>
    <w:tmpl w:val="C19607CC"/>
    <w:lvl w:ilvl="0">
      <w:start w:val="1"/>
      <w:numFmt w:val="decimal"/>
      <w:pStyle w:val="Nadpisobsahu"/>
      <w:lvlText w:val="%1"/>
      <w:lvlJc w:val="left"/>
      <w:pPr>
        <w:ind w:left="432" w:hanging="432"/>
      </w:pPr>
    </w:lvl>
    <w:lvl w:ilvl="1">
      <w:start w:val="1"/>
      <w:numFmt w:val="decimal"/>
      <w:pStyle w:val="StylNadpis2provnnad16b"/>
      <w:lvlText w:val="%1.%2"/>
      <w:lvlJc w:val="left"/>
      <w:pPr>
        <w:ind w:left="576" w:hanging="576"/>
      </w:pPr>
    </w:lvl>
    <w:lvl w:ilvl="2">
      <w:start w:val="1"/>
      <w:numFmt w:val="decimal"/>
      <w:lvlText w:val="%1.%2.%3"/>
      <w:lvlJc w:val="left"/>
      <w:pPr>
        <w:ind w:left="1146" w:hanging="720"/>
      </w:pPr>
    </w:lvl>
    <w:lvl w:ilvl="3">
      <w:start w:val="1"/>
      <w:numFmt w:val="decimal"/>
      <w:pStyle w:val="StylNadpis4Ari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7" w15:restartNumberingAfterBreak="0">
    <w:nsid w:val="4C301867"/>
    <w:multiLevelType w:val="hybridMultilevel"/>
    <w:tmpl w:val="C7046C78"/>
    <w:lvl w:ilvl="0" w:tplc="B1A0E92E">
      <w:numFmt w:val="bullet"/>
      <w:lvlText w:val="•"/>
      <w:lvlJc w:val="left"/>
      <w:pPr>
        <w:ind w:left="1065" w:hanging="705"/>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4E6D5F25"/>
    <w:multiLevelType w:val="hybridMultilevel"/>
    <w:tmpl w:val="669E20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4EC937B1"/>
    <w:multiLevelType w:val="hybridMultilevel"/>
    <w:tmpl w:val="7CC03C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4EF67A8B"/>
    <w:multiLevelType w:val="hybridMultilevel"/>
    <w:tmpl w:val="08B0B8AE"/>
    <w:lvl w:ilvl="0" w:tplc="8CA8A8C8">
      <w:start w:val="1"/>
      <w:numFmt w:val="bullet"/>
      <w:lvlText w:val=""/>
      <w:lvlJc w:val="left"/>
      <w:pPr>
        <w:tabs>
          <w:tab w:val="num" w:pos="720"/>
        </w:tabs>
        <w:ind w:left="720" w:hanging="360"/>
      </w:pPr>
      <w:rPr>
        <w:rFonts w:ascii="Symbol" w:hAnsi="Symbol" w:hint="default"/>
      </w:rPr>
    </w:lvl>
    <w:lvl w:ilvl="1" w:tplc="91B43730">
      <w:start w:val="1"/>
      <w:numFmt w:val="bullet"/>
      <w:lvlText w:val=""/>
      <w:lvlJc w:val="left"/>
      <w:pPr>
        <w:tabs>
          <w:tab w:val="num" w:pos="1440"/>
        </w:tabs>
        <w:ind w:left="1440" w:hanging="360"/>
      </w:pPr>
      <w:rPr>
        <w:rFonts w:ascii="Symbol" w:hAnsi="Symbol" w:hint="default"/>
      </w:rPr>
    </w:lvl>
    <w:lvl w:ilvl="2" w:tplc="B9B043B0" w:tentative="1">
      <w:start w:val="1"/>
      <w:numFmt w:val="bullet"/>
      <w:lvlText w:val=""/>
      <w:lvlJc w:val="left"/>
      <w:pPr>
        <w:tabs>
          <w:tab w:val="num" w:pos="2160"/>
        </w:tabs>
        <w:ind w:left="2160" w:hanging="360"/>
      </w:pPr>
      <w:rPr>
        <w:rFonts w:ascii="Symbol" w:hAnsi="Symbol" w:hint="default"/>
      </w:rPr>
    </w:lvl>
    <w:lvl w:ilvl="3" w:tplc="3D4876E6" w:tentative="1">
      <w:start w:val="1"/>
      <w:numFmt w:val="bullet"/>
      <w:lvlText w:val=""/>
      <w:lvlJc w:val="left"/>
      <w:pPr>
        <w:tabs>
          <w:tab w:val="num" w:pos="2880"/>
        </w:tabs>
        <w:ind w:left="2880" w:hanging="360"/>
      </w:pPr>
      <w:rPr>
        <w:rFonts w:ascii="Symbol" w:hAnsi="Symbol" w:hint="default"/>
      </w:rPr>
    </w:lvl>
    <w:lvl w:ilvl="4" w:tplc="B55638FE" w:tentative="1">
      <w:start w:val="1"/>
      <w:numFmt w:val="bullet"/>
      <w:lvlText w:val=""/>
      <w:lvlJc w:val="left"/>
      <w:pPr>
        <w:tabs>
          <w:tab w:val="num" w:pos="3600"/>
        </w:tabs>
        <w:ind w:left="3600" w:hanging="360"/>
      </w:pPr>
      <w:rPr>
        <w:rFonts w:ascii="Symbol" w:hAnsi="Symbol" w:hint="default"/>
      </w:rPr>
    </w:lvl>
    <w:lvl w:ilvl="5" w:tplc="BEDE0310" w:tentative="1">
      <w:start w:val="1"/>
      <w:numFmt w:val="bullet"/>
      <w:lvlText w:val=""/>
      <w:lvlJc w:val="left"/>
      <w:pPr>
        <w:tabs>
          <w:tab w:val="num" w:pos="4320"/>
        </w:tabs>
        <w:ind w:left="4320" w:hanging="360"/>
      </w:pPr>
      <w:rPr>
        <w:rFonts w:ascii="Symbol" w:hAnsi="Symbol" w:hint="default"/>
      </w:rPr>
    </w:lvl>
    <w:lvl w:ilvl="6" w:tplc="BDCCABFA" w:tentative="1">
      <w:start w:val="1"/>
      <w:numFmt w:val="bullet"/>
      <w:lvlText w:val=""/>
      <w:lvlJc w:val="left"/>
      <w:pPr>
        <w:tabs>
          <w:tab w:val="num" w:pos="5040"/>
        </w:tabs>
        <w:ind w:left="5040" w:hanging="360"/>
      </w:pPr>
      <w:rPr>
        <w:rFonts w:ascii="Symbol" w:hAnsi="Symbol" w:hint="default"/>
      </w:rPr>
    </w:lvl>
    <w:lvl w:ilvl="7" w:tplc="470036F8" w:tentative="1">
      <w:start w:val="1"/>
      <w:numFmt w:val="bullet"/>
      <w:lvlText w:val=""/>
      <w:lvlJc w:val="left"/>
      <w:pPr>
        <w:tabs>
          <w:tab w:val="num" w:pos="5760"/>
        </w:tabs>
        <w:ind w:left="5760" w:hanging="360"/>
      </w:pPr>
      <w:rPr>
        <w:rFonts w:ascii="Symbol" w:hAnsi="Symbol" w:hint="default"/>
      </w:rPr>
    </w:lvl>
    <w:lvl w:ilvl="8" w:tplc="16D06EBA" w:tentative="1">
      <w:start w:val="1"/>
      <w:numFmt w:val="bullet"/>
      <w:lvlText w:val=""/>
      <w:lvlJc w:val="left"/>
      <w:pPr>
        <w:tabs>
          <w:tab w:val="num" w:pos="6480"/>
        </w:tabs>
        <w:ind w:left="6480" w:hanging="360"/>
      </w:pPr>
      <w:rPr>
        <w:rFonts w:ascii="Symbol" w:hAnsi="Symbol" w:hint="default"/>
      </w:rPr>
    </w:lvl>
  </w:abstractNum>
  <w:abstractNum w:abstractNumId="101" w15:restartNumberingAfterBreak="0">
    <w:nsid w:val="4EFB2CA0"/>
    <w:multiLevelType w:val="hybridMultilevel"/>
    <w:tmpl w:val="6036825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4FE551BC"/>
    <w:multiLevelType w:val="hybridMultilevel"/>
    <w:tmpl w:val="A6FE07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50C00EE6"/>
    <w:multiLevelType w:val="hybridMultilevel"/>
    <w:tmpl w:val="83FCFF9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50FA4434"/>
    <w:multiLevelType w:val="hybridMultilevel"/>
    <w:tmpl w:val="9A0EB772"/>
    <w:lvl w:ilvl="0" w:tplc="1410F158">
      <w:start w:val="1"/>
      <w:numFmt w:val="decimal"/>
      <w:lvlText w:val="%1."/>
      <w:lvlJc w:val="left"/>
      <w:pPr>
        <w:tabs>
          <w:tab w:val="num" w:pos="720"/>
        </w:tabs>
        <w:ind w:left="720" w:hanging="360"/>
      </w:pPr>
    </w:lvl>
    <w:lvl w:ilvl="1" w:tplc="5BE027C4" w:tentative="1">
      <w:start w:val="1"/>
      <w:numFmt w:val="decimal"/>
      <w:lvlText w:val="%2."/>
      <w:lvlJc w:val="left"/>
      <w:pPr>
        <w:tabs>
          <w:tab w:val="num" w:pos="1440"/>
        </w:tabs>
        <w:ind w:left="1440" w:hanging="360"/>
      </w:pPr>
    </w:lvl>
    <w:lvl w:ilvl="2" w:tplc="F4AAC360" w:tentative="1">
      <w:start w:val="1"/>
      <w:numFmt w:val="decimal"/>
      <w:lvlText w:val="%3."/>
      <w:lvlJc w:val="left"/>
      <w:pPr>
        <w:tabs>
          <w:tab w:val="num" w:pos="2160"/>
        </w:tabs>
        <w:ind w:left="2160" w:hanging="360"/>
      </w:pPr>
    </w:lvl>
    <w:lvl w:ilvl="3" w:tplc="C504DAC0" w:tentative="1">
      <w:start w:val="1"/>
      <w:numFmt w:val="decimal"/>
      <w:lvlText w:val="%4."/>
      <w:lvlJc w:val="left"/>
      <w:pPr>
        <w:tabs>
          <w:tab w:val="num" w:pos="2880"/>
        </w:tabs>
        <w:ind w:left="2880" w:hanging="360"/>
      </w:pPr>
    </w:lvl>
    <w:lvl w:ilvl="4" w:tplc="ACCEF7AA" w:tentative="1">
      <w:start w:val="1"/>
      <w:numFmt w:val="decimal"/>
      <w:lvlText w:val="%5."/>
      <w:lvlJc w:val="left"/>
      <w:pPr>
        <w:tabs>
          <w:tab w:val="num" w:pos="3600"/>
        </w:tabs>
        <w:ind w:left="3600" w:hanging="360"/>
      </w:pPr>
    </w:lvl>
    <w:lvl w:ilvl="5" w:tplc="FAF2D2F6" w:tentative="1">
      <w:start w:val="1"/>
      <w:numFmt w:val="decimal"/>
      <w:lvlText w:val="%6."/>
      <w:lvlJc w:val="left"/>
      <w:pPr>
        <w:tabs>
          <w:tab w:val="num" w:pos="4320"/>
        </w:tabs>
        <w:ind w:left="4320" w:hanging="360"/>
      </w:pPr>
    </w:lvl>
    <w:lvl w:ilvl="6" w:tplc="B74ED298" w:tentative="1">
      <w:start w:val="1"/>
      <w:numFmt w:val="decimal"/>
      <w:lvlText w:val="%7."/>
      <w:lvlJc w:val="left"/>
      <w:pPr>
        <w:tabs>
          <w:tab w:val="num" w:pos="5040"/>
        </w:tabs>
        <w:ind w:left="5040" w:hanging="360"/>
      </w:pPr>
    </w:lvl>
    <w:lvl w:ilvl="7" w:tplc="AEAA3A02" w:tentative="1">
      <w:start w:val="1"/>
      <w:numFmt w:val="decimal"/>
      <w:lvlText w:val="%8."/>
      <w:lvlJc w:val="left"/>
      <w:pPr>
        <w:tabs>
          <w:tab w:val="num" w:pos="5760"/>
        </w:tabs>
        <w:ind w:left="5760" w:hanging="360"/>
      </w:pPr>
    </w:lvl>
    <w:lvl w:ilvl="8" w:tplc="BB7AB436" w:tentative="1">
      <w:start w:val="1"/>
      <w:numFmt w:val="decimal"/>
      <w:lvlText w:val="%9."/>
      <w:lvlJc w:val="left"/>
      <w:pPr>
        <w:tabs>
          <w:tab w:val="num" w:pos="6480"/>
        </w:tabs>
        <w:ind w:left="6480" w:hanging="360"/>
      </w:pPr>
    </w:lvl>
  </w:abstractNum>
  <w:abstractNum w:abstractNumId="105" w15:restartNumberingAfterBreak="0">
    <w:nsid w:val="52BC3B87"/>
    <w:multiLevelType w:val="hybridMultilevel"/>
    <w:tmpl w:val="70A4AE1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54004BBA"/>
    <w:multiLevelType w:val="hybridMultilevel"/>
    <w:tmpl w:val="E182C860"/>
    <w:lvl w:ilvl="0" w:tplc="C8506128">
      <w:start w:val="1"/>
      <w:numFmt w:val="bullet"/>
      <w:lvlText w:val=""/>
      <w:lvlJc w:val="left"/>
      <w:pPr>
        <w:tabs>
          <w:tab w:val="num" w:pos="720"/>
        </w:tabs>
        <w:ind w:left="720" w:hanging="360"/>
      </w:pPr>
      <w:rPr>
        <w:rFonts w:ascii="Symbol" w:hAnsi="Symbol" w:hint="default"/>
      </w:rPr>
    </w:lvl>
    <w:lvl w:ilvl="1" w:tplc="A5EE1F7C">
      <w:start w:val="1"/>
      <w:numFmt w:val="bullet"/>
      <w:lvlText w:val=""/>
      <w:lvlJc w:val="left"/>
      <w:pPr>
        <w:tabs>
          <w:tab w:val="num" w:pos="1440"/>
        </w:tabs>
        <w:ind w:left="1440" w:hanging="360"/>
      </w:pPr>
      <w:rPr>
        <w:rFonts w:ascii="Symbol" w:hAnsi="Symbol" w:hint="default"/>
      </w:rPr>
    </w:lvl>
    <w:lvl w:ilvl="2" w:tplc="24F41F98" w:tentative="1">
      <w:start w:val="1"/>
      <w:numFmt w:val="bullet"/>
      <w:lvlText w:val=""/>
      <w:lvlJc w:val="left"/>
      <w:pPr>
        <w:tabs>
          <w:tab w:val="num" w:pos="2160"/>
        </w:tabs>
        <w:ind w:left="2160" w:hanging="360"/>
      </w:pPr>
      <w:rPr>
        <w:rFonts w:ascii="Symbol" w:hAnsi="Symbol" w:hint="default"/>
      </w:rPr>
    </w:lvl>
    <w:lvl w:ilvl="3" w:tplc="841C83DE" w:tentative="1">
      <w:start w:val="1"/>
      <w:numFmt w:val="bullet"/>
      <w:lvlText w:val=""/>
      <w:lvlJc w:val="left"/>
      <w:pPr>
        <w:tabs>
          <w:tab w:val="num" w:pos="2880"/>
        </w:tabs>
        <w:ind w:left="2880" w:hanging="360"/>
      </w:pPr>
      <w:rPr>
        <w:rFonts w:ascii="Symbol" w:hAnsi="Symbol" w:hint="default"/>
      </w:rPr>
    </w:lvl>
    <w:lvl w:ilvl="4" w:tplc="5F4A14F8" w:tentative="1">
      <w:start w:val="1"/>
      <w:numFmt w:val="bullet"/>
      <w:lvlText w:val=""/>
      <w:lvlJc w:val="left"/>
      <w:pPr>
        <w:tabs>
          <w:tab w:val="num" w:pos="3600"/>
        </w:tabs>
        <w:ind w:left="3600" w:hanging="360"/>
      </w:pPr>
      <w:rPr>
        <w:rFonts w:ascii="Symbol" w:hAnsi="Symbol" w:hint="default"/>
      </w:rPr>
    </w:lvl>
    <w:lvl w:ilvl="5" w:tplc="F5509D98" w:tentative="1">
      <w:start w:val="1"/>
      <w:numFmt w:val="bullet"/>
      <w:lvlText w:val=""/>
      <w:lvlJc w:val="left"/>
      <w:pPr>
        <w:tabs>
          <w:tab w:val="num" w:pos="4320"/>
        </w:tabs>
        <w:ind w:left="4320" w:hanging="360"/>
      </w:pPr>
      <w:rPr>
        <w:rFonts w:ascii="Symbol" w:hAnsi="Symbol" w:hint="default"/>
      </w:rPr>
    </w:lvl>
    <w:lvl w:ilvl="6" w:tplc="77FEB13C" w:tentative="1">
      <w:start w:val="1"/>
      <w:numFmt w:val="bullet"/>
      <w:lvlText w:val=""/>
      <w:lvlJc w:val="left"/>
      <w:pPr>
        <w:tabs>
          <w:tab w:val="num" w:pos="5040"/>
        </w:tabs>
        <w:ind w:left="5040" w:hanging="360"/>
      </w:pPr>
      <w:rPr>
        <w:rFonts w:ascii="Symbol" w:hAnsi="Symbol" w:hint="default"/>
      </w:rPr>
    </w:lvl>
    <w:lvl w:ilvl="7" w:tplc="E4F410DC" w:tentative="1">
      <w:start w:val="1"/>
      <w:numFmt w:val="bullet"/>
      <w:lvlText w:val=""/>
      <w:lvlJc w:val="left"/>
      <w:pPr>
        <w:tabs>
          <w:tab w:val="num" w:pos="5760"/>
        </w:tabs>
        <w:ind w:left="5760" w:hanging="360"/>
      </w:pPr>
      <w:rPr>
        <w:rFonts w:ascii="Symbol" w:hAnsi="Symbol" w:hint="default"/>
      </w:rPr>
    </w:lvl>
    <w:lvl w:ilvl="8" w:tplc="41D05618" w:tentative="1">
      <w:start w:val="1"/>
      <w:numFmt w:val="bullet"/>
      <w:lvlText w:val=""/>
      <w:lvlJc w:val="left"/>
      <w:pPr>
        <w:tabs>
          <w:tab w:val="num" w:pos="6480"/>
        </w:tabs>
        <w:ind w:left="6480" w:hanging="360"/>
      </w:pPr>
      <w:rPr>
        <w:rFonts w:ascii="Symbol" w:hAnsi="Symbol" w:hint="default"/>
      </w:rPr>
    </w:lvl>
  </w:abstractNum>
  <w:abstractNum w:abstractNumId="107" w15:restartNumberingAfterBreak="0">
    <w:nsid w:val="544363CD"/>
    <w:multiLevelType w:val="hybridMultilevel"/>
    <w:tmpl w:val="C1E64DBA"/>
    <w:lvl w:ilvl="0" w:tplc="07E05F4C">
      <w:start w:val="1"/>
      <w:numFmt w:val="bullet"/>
      <w:pStyle w:val="odrka2"/>
      <w:lvlText w:val=""/>
      <w:lvlJc w:val="left"/>
      <w:pPr>
        <w:tabs>
          <w:tab w:val="num" w:pos="720"/>
        </w:tabs>
        <w:ind w:left="720" w:hanging="360"/>
      </w:pPr>
      <w:rPr>
        <w:rFonts w:ascii="Symbol" w:hAnsi="Symbol" w:hint="default"/>
      </w:rPr>
    </w:lvl>
    <w:lvl w:ilvl="1" w:tplc="04050003">
      <w:start w:val="1"/>
      <w:numFmt w:val="bullet"/>
      <w:lvlText w:val="o"/>
      <w:lvlJc w:val="left"/>
      <w:pPr>
        <w:tabs>
          <w:tab w:val="num" w:pos="1440"/>
        </w:tabs>
        <w:ind w:left="1440" w:hanging="360"/>
      </w:pPr>
      <w:rPr>
        <w:rFonts w:ascii="Courier New" w:hAnsi="Courier New" w:cs="Courier New" w:hint="default"/>
      </w:rPr>
    </w:lvl>
    <w:lvl w:ilvl="2" w:tplc="04050001">
      <w:start w:val="1"/>
      <w:numFmt w:val="bullet"/>
      <w:lvlText w:val=""/>
      <w:lvlJc w:val="left"/>
      <w:pPr>
        <w:tabs>
          <w:tab w:val="num" w:pos="2160"/>
        </w:tabs>
        <w:ind w:left="2160" w:hanging="360"/>
      </w:pPr>
      <w:rPr>
        <w:rFonts w:ascii="Symbol" w:hAnsi="Symbol"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50B478C"/>
    <w:multiLevelType w:val="hybridMultilevel"/>
    <w:tmpl w:val="FA0677D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55172DB2"/>
    <w:multiLevelType w:val="hybridMultilevel"/>
    <w:tmpl w:val="6D9EA620"/>
    <w:lvl w:ilvl="0" w:tplc="C8502B7E">
      <w:start w:val="1"/>
      <w:numFmt w:val="bullet"/>
      <w:lvlText w:val=""/>
      <w:lvlJc w:val="left"/>
      <w:pPr>
        <w:tabs>
          <w:tab w:val="num" w:pos="720"/>
        </w:tabs>
        <w:ind w:left="720" w:hanging="360"/>
      </w:pPr>
      <w:rPr>
        <w:rFonts w:ascii="Symbol" w:hAnsi="Symbol" w:hint="default"/>
      </w:rPr>
    </w:lvl>
    <w:lvl w:ilvl="1" w:tplc="FF38A14A">
      <w:numFmt w:val="bullet"/>
      <w:lvlText w:val=""/>
      <w:lvlJc w:val="left"/>
      <w:pPr>
        <w:tabs>
          <w:tab w:val="num" w:pos="1440"/>
        </w:tabs>
        <w:ind w:left="1440" w:hanging="360"/>
      </w:pPr>
      <w:rPr>
        <w:rFonts w:ascii="Symbol" w:hAnsi="Symbol" w:hint="default"/>
      </w:rPr>
    </w:lvl>
    <w:lvl w:ilvl="2" w:tplc="2BCEFC3C">
      <w:numFmt w:val="bullet"/>
      <w:lvlText w:val=""/>
      <w:lvlJc w:val="left"/>
      <w:pPr>
        <w:tabs>
          <w:tab w:val="num" w:pos="2160"/>
        </w:tabs>
        <w:ind w:left="2160" w:hanging="360"/>
      </w:pPr>
      <w:rPr>
        <w:rFonts w:ascii="Symbol" w:hAnsi="Symbol" w:hint="default"/>
      </w:rPr>
    </w:lvl>
    <w:lvl w:ilvl="3" w:tplc="1062CDFE" w:tentative="1">
      <w:start w:val="1"/>
      <w:numFmt w:val="bullet"/>
      <w:lvlText w:val=""/>
      <w:lvlJc w:val="left"/>
      <w:pPr>
        <w:tabs>
          <w:tab w:val="num" w:pos="2880"/>
        </w:tabs>
        <w:ind w:left="2880" w:hanging="360"/>
      </w:pPr>
      <w:rPr>
        <w:rFonts w:ascii="Symbol" w:hAnsi="Symbol" w:hint="default"/>
      </w:rPr>
    </w:lvl>
    <w:lvl w:ilvl="4" w:tplc="0194E788" w:tentative="1">
      <w:start w:val="1"/>
      <w:numFmt w:val="bullet"/>
      <w:lvlText w:val=""/>
      <w:lvlJc w:val="left"/>
      <w:pPr>
        <w:tabs>
          <w:tab w:val="num" w:pos="3600"/>
        </w:tabs>
        <w:ind w:left="3600" w:hanging="360"/>
      </w:pPr>
      <w:rPr>
        <w:rFonts w:ascii="Symbol" w:hAnsi="Symbol" w:hint="default"/>
      </w:rPr>
    </w:lvl>
    <w:lvl w:ilvl="5" w:tplc="0B58A508" w:tentative="1">
      <w:start w:val="1"/>
      <w:numFmt w:val="bullet"/>
      <w:lvlText w:val=""/>
      <w:lvlJc w:val="left"/>
      <w:pPr>
        <w:tabs>
          <w:tab w:val="num" w:pos="4320"/>
        </w:tabs>
        <w:ind w:left="4320" w:hanging="360"/>
      </w:pPr>
      <w:rPr>
        <w:rFonts w:ascii="Symbol" w:hAnsi="Symbol" w:hint="default"/>
      </w:rPr>
    </w:lvl>
    <w:lvl w:ilvl="6" w:tplc="BCAA68C8" w:tentative="1">
      <w:start w:val="1"/>
      <w:numFmt w:val="bullet"/>
      <w:lvlText w:val=""/>
      <w:lvlJc w:val="left"/>
      <w:pPr>
        <w:tabs>
          <w:tab w:val="num" w:pos="5040"/>
        </w:tabs>
        <w:ind w:left="5040" w:hanging="360"/>
      </w:pPr>
      <w:rPr>
        <w:rFonts w:ascii="Symbol" w:hAnsi="Symbol" w:hint="default"/>
      </w:rPr>
    </w:lvl>
    <w:lvl w:ilvl="7" w:tplc="2A0EE808" w:tentative="1">
      <w:start w:val="1"/>
      <w:numFmt w:val="bullet"/>
      <w:lvlText w:val=""/>
      <w:lvlJc w:val="left"/>
      <w:pPr>
        <w:tabs>
          <w:tab w:val="num" w:pos="5760"/>
        </w:tabs>
        <w:ind w:left="5760" w:hanging="360"/>
      </w:pPr>
      <w:rPr>
        <w:rFonts w:ascii="Symbol" w:hAnsi="Symbol" w:hint="default"/>
      </w:rPr>
    </w:lvl>
    <w:lvl w:ilvl="8" w:tplc="42B0B064" w:tentative="1">
      <w:start w:val="1"/>
      <w:numFmt w:val="bullet"/>
      <w:lvlText w:val=""/>
      <w:lvlJc w:val="left"/>
      <w:pPr>
        <w:tabs>
          <w:tab w:val="num" w:pos="6480"/>
        </w:tabs>
        <w:ind w:left="6480" w:hanging="360"/>
      </w:pPr>
      <w:rPr>
        <w:rFonts w:ascii="Symbol" w:hAnsi="Symbol" w:hint="default"/>
      </w:rPr>
    </w:lvl>
  </w:abstractNum>
  <w:abstractNum w:abstractNumId="110" w15:restartNumberingAfterBreak="0">
    <w:nsid w:val="56374698"/>
    <w:multiLevelType w:val="hybridMultilevel"/>
    <w:tmpl w:val="0A64EF6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563E60D5"/>
    <w:multiLevelType w:val="hybridMultilevel"/>
    <w:tmpl w:val="16BEB808"/>
    <w:lvl w:ilvl="0" w:tplc="B470D7E8">
      <w:start w:val="1"/>
      <w:numFmt w:val="bullet"/>
      <w:lvlText w:val=""/>
      <w:lvlJc w:val="left"/>
      <w:pPr>
        <w:tabs>
          <w:tab w:val="num" w:pos="720"/>
        </w:tabs>
        <w:ind w:left="720" w:hanging="360"/>
      </w:pPr>
      <w:rPr>
        <w:rFonts w:ascii="Symbol" w:hAnsi="Symbol" w:hint="default"/>
      </w:rPr>
    </w:lvl>
    <w:lvl w:ilvl="1" w:tplc="63D0B4EC" w:tentative="1">
      <w:start w:val="1"/>
      <w:numFmt w:val="bullet"/>
      <w:lvlText w:val=""/>
      <w:lvlJc w:val="left"/>
      <w:pPr>
        <w:tabs>
          <w:tab w:val="num" w:pos="1440"/>
        </w:tabs>
        <w:ind w:left="1440" w:hanging="360"/>
      </w:pPr>
      <w:rPr>
        <w:rFonts w:ascii="Symbol" w:hAnsi="Symbol" w:hint="default"/>
      </w:rPr>
    </w:lvl>
    <w:lvl w:ilvl="2" w:tplc="7610C636" w:tentative="1">
      <w:start w:val="1"/>
      <w:numFmt w:val="bullet"/>
      <w:lvlText w:val=""/>
      <w:lvlJc w:val="left"/>
      <w:pPr>
        <w:tabs>
          <w:tab w:val="num" w:pos="2160"/>
        </w:tabs>
        <w:ind w:left="2160" w:hanging="360"/>
      </w:pPr>
      <w:rPr>
        <w:rFonts w:ascii="Symbol" w:hAnsi="Symbol" w:hint="default"/>
      </w:rPr>
    </w:lvl>
    <w:lvl w:ilvl="3" w:tplc="91445668" w:tentative="1">
      <w:start w:val="1"/>
      <w:numFmt w:val="bullet"/>
      <w:lvlText w:val=""/>
      <w:lvlJc w:val="left"/>
      <w:pPr>
        <w:tabs>
          <w:tab w:val="num" w:pos="2880"/>
        </w:tabs>
        <w:ind w:left="2880" w:hanging="360"/>
      </w:pPr>
      <w:rPr>
        <w:rFonts w:ascii="Symbol" w:hAnsi="Symbol" w:hint="default"/>
      </w:rPr>
    </w:lvl>
    <w:lvl w:ilvl="4" w:tplc="2408C328" w:tentative="1">
      <w:start w:val="1"/>
      <w:numFmt w:val="bullet"/>
      <w:lvlText w:val=""/>
      <w:lvlJc w:val="left"/>
      <w:pPr>
        <w:tabs>
          <w:tab w:val="num" w:pos="3600"/>
        </w:tabs>
        <w:ind w:left="3600" w:hanging="360"/>
      </w:pPr>
      <w:rPr>
        <w:rFonts w:ascii="Symbol" w:hAnsi="Symbol" w:hint="default"/>
      </w:rPr>
    </w:lvl>
    <w:lvl w:ilvl="5" w:tplc="922621D8" w:tentative="1">
      <w:start w:val="1"/>
      <w:numFmt w:val="bullet"/>
      <w:lvlText w:val=""/>
      <w:lvlJc w:val="left"/>
      <w:pPr>
        <w:tabs>
          <w:tab w:val="num" w:pos="4320"/>
        </w:tabs>
        <w:ind w:left="4320" w:hanging="360"/>
      </w:pPr>
      <w:rPr>
        <w:rFonts w:ascii="Symbol" w:hAnsi="Symbol" w:hint="default"/>
      </w:rPr>
    </w:lvl>
    <w:lvl w:ilvl="6" w:tplc="C8F6146C" w:tentative="1">
      <w:start w:val="1"/>
      <w:numFmt w:val="bullet"/>
      <w:lvlText w:val=""/>
      <w:lvlJc w:val="left"/>
      <w:pPr>
        <w:tabs>
          <w:tab w:val="num" w:pos="5040"/>
        </w:tabs>
        <w:ind w:left="5040" w:hanging="360"/>
      </w:pPr>
      <w:rPr>
        <w:rFonts w:ascii="Symbol" w:hAnsi="Symbol" w:hint="default"/>
      </w:rPr>
    </w:lvl>
    <w:lvl w:ilvl="7" w:tplc="CA5229DC" w:tentative="1">
      <w:start w:val="1"/>
      <w:numFmt w:val="bullet"/>
      <w:lvlText w:val=""/>
      <w:lvlJc w:val="left"/>
      <w:pPr>
        <w:tabs>
          <w:tab w:val="num" w:pos="5760"/>
        </w:tabs>
        <w:ind w:left="5760" w:hanging="360"/>
      </w:pPr>
      <w:rPr>
        <w:rFonts w:ascii="Symbol" w:hAnsi="Symbol" w:hint="default"/>
      </w:rPr>
    </w:lvl>
    <w:lvl w:ilvl="8" w:tplc="4A003F04" w:tentative="1">
      <w:start w:val="1"/>
      <w:numFmt w:val="bullet"/>
      <w:lvlText w:val=""/>
      <w:lvlJc w:val="left"/>
      <w:pPr>
        <w:tabs>
          <w:tab w:val="num" w:pos="6480"/>
        </w:tabs>
        <w:ind w:left="6480" w:hanging="360"/>
      </w:pPr>
      <w:rPr>
        <w:rFonts w:ascii="Symbol" w:hAnsi="Symbol" w:hint="default"/>
      </w:rPr>
    </w:lvl>
  </w:abstractNum>
  <w:abstractNum w:abstractNumId="112" w15:restartNumberingAfterBreak="0">
    <w:nsid w:val="56861DE4"/>
    <w:multiLevelType w:val="hybridMultilevel"/>
    <w:tmpl w:val="F1B689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3" w15:restartNumberingAfterBreak="0">
    <w:nsid w:val="569971E3"/>
    <w:multiLevelType w:val="hybridMultilevel"/>
    <w:tmpl w:val="DABC19B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4" w15:restartNumberingAfterBreak="0">
    <w:nsid w:val="58FE462C"/>
    <w:multiLevelType w:val="hybridMultilevel"/>
    <w:tmpl w:val="8F3EE86C"/>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15" w15:restartNumberingAfterBreak="0">
    <w:nsid w:val="596F3C4B"/>
    <w:multiLevelType w:val="hybridMultilevel"/>
    <w:tmpl w:val="7ED06A46"/>
    <w:lvl w:ilvl="0" w:tplc="7096BC84">
      <w:start w:val="1"/>
      <w:numFmt w:val="bullet"/>
      <w:lvlText w:val=""/>
      <w:lvlJc w:val="left"/>
      <w:pPr>
        <w:ind w:left="720" w:hanging="360"/>
      </w:pPr>
      <w:rPr>
        <w:rFonts w:ascii="Symbol" w:hAnsi="Symbol" w:hint="default"/>
        <w:color w:val="EE0000"/>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16" w15:restartNumberingAfterBreak="0">
    <w:nsid w:val="59E15285"/>
    <w:multiLevelType w:val="hybridMultilevel"/>
    <w:tmpl w:val="E80A65C2"/>
    <w:lvl w:ilvl="0" w:tplc="2D962B6A">
      <w:start w:val="1"/>
      <w:numFmt w:val="bullet"/>
      <w:lvlText w:val=""/>
      <w:lvlJc w:val="left"/>
      <w:pPr>
        <w:tabs>
          <w:tab w:val="num" w:pos="720"/>
        </w:tabs>
        <w:ind w:left="720" w:hanging="360"/>
      </w:pPr>
      <w:rPr>
        <w:rFonts w:ascii="Symbol" w:hAnsi="Symbol" w:hint="default"/>
      </w:rPr>
    </w:lvl>
    <w:lvl w:ilvl="1" w:tplc="D66200AC">
      <w:start w:val="1"/>
      <w:numFmt w:val="bullet"/>
      <w:lvlText w:val=""/>
      <w:lvlJc w:val="left"/>
      <w:pPr>
        <w:tabs>
          <w:tab w:val="num" w:pos="1440"/>
        </w:tabs>
        <w:ind w:left="1440" w:hanging="360"/>
      </w:pPr>
      <w:rPr>
        <w:rFonts w:ascii="Symbol" w:hAnsi="Symbol" w:hint="default"/>
      </w:rPr>
    </w:lvl>
    <w:lvl w:ilvl="2" w:tplc="026AD390" w:tentative="1">
      <w:start w:val="1"/>
      <w:numFmt w:val="bullet"/>
      <w:lvlText w:val=""/>
      <w:lvlJc w:val="left"/>
      <w:pPr>
        <w:tabs>
          <w:tab w:val="num" w:pos="2160"/>
        </w:tabs>
        <w:ind w:left="2160" w:hanging="360"/>
      </w:pPr>
      <w:rPr>
        <w:rFonts w:ascii="Symbol" w:hAnsi="Symbol" w:hint="default"/>
      </w:rPr>
    </w:lvl>
    <w:lvl w:ilvl="3" w:tplc="BE0A085C" w:tentative="1">
      <w:start w:val="1"/>
      <w:numFmt w:val="bullet"/>
      <w:lvlText w:val=""/>
      <w:lvlJc w:val="left"/>
      <w:pPr>
        <w:tabs>
          <w:tab w:val="num" w:pos="2880"/>
        </w:tabs>
        <w:ind w:left="2880" w:hanging="360"/>
      </w:pPr>
      <w:rPr>
        <w:rFonts w:ascii="Symbol" w:hAnsi="Symbol" w:hint="default"/>
      </w:rPr>
    </w:lvl>
    <w:lvl w:ilvl="4" w:tplc="143EE4D2" w:tentative="1">
      <w:start w:val="1"/>
      <w:numFmt w:val="bullet"/>
      <w:lvlText w:val=""/>
      <w:lvlJc w:val="left"/>
      <w:pPr>
        <w:tabs>
          <w:tab w:val="num" w:pos="3600"/>
        </w:tabs>
        <w:ind w:left="3600" w:hanging="360"/>
      </w:pPr>
      <w:rPr>
        <w:rFonts w:ascii="Symbol" w:hAnsi="Symbol" w:hint="default"/>
      </w:rPr>
    </w:lvl>
    <w:lvl w:ilvl="5" w:tplc="0BD09F8C" w:tentative="1">
      <w:start w:val="1"/>
      <w:numFmt w:val="bullet"/>
      <w:lvlText w:val=""/>
      <w:lvlJc w:val="left"/>
      <w:pPr>
        <w:tabs>
          <w:tab w:val="num" w:pos="4320"/>
        </w:tabs>
        <w:ind w:left="4320" w:hanging="360"/>
      </w:pPr>
      <w:rPr>
        <w:rFonts w:ascii="Symbol" w:hAnsi="Symbol" w:hint="default"/>
      </w:rPr>
    </w:lvl>
    <w:lvl w:ilvl="6" w:tplc="4F526E10" w:tentative="1">
      <w:start w:val="1"/>
      <w:numFmt w:val="bullet"/>
      <w:lvlText w:val=""/>
      <w:lvlJc w:val="left"/>
      <w:pPr>
        <w:tabs>
          <w:tab w:val="num" w:pos="5040"/>
        </w:tabs>
        <w:ind w:left="5040" w:hanging="360"/>
      </w:pPr>
      <w:rPr>
        <w:rFonts w:ascii="Symbol" w:hAnsi="Symbol" w:hint="default"/>
      </w:rPr>
    </w:lvl>
    <w:lvl w:ilvl="7" w:tplc="D476301A" w:tentative="1">
      <w:start w:val="1"/>
      <w:numFmt w:val="bullet"/>
      <w:lvlText w:val=""/>
      <w:lvlJc w:val="left"/>
      <w:pPr>
        <w:tabs>
          <w:tab w:val="num" w:pos="5760"/>
        </w:tabs>
        <w:ind w:left="5760" w:hanging="360"/>
      </w:pPr>
      <w:rPr>
        <w:rFonts w:ascii="Symbol" w:hAnsi="Symbol" w:hint="default"/>
      </w:rPr>
    </w:lvl>
    <w:lvl w:ilvl="8" w:tplc="E0A84A38" w:tentative="1">
      <w:start w:val="1"/>
      <w:numFmt w:val="bullet"/>
      <w:lvlText w:val=""/>
      <w:lvlJc w:val="left"/>
      <w:pPr>
        <w:tabs>
          <w:tab w:val="num" w:pos="6480"/>
        </w:tabs>
        <w:ind w:left="6480" w:hanging="360"/>
      </w:pPr>
      <w:rPr>
        <w:rFonts w:ascii="Symbol" w:hAnsi="Symbol" w:hint="default"/>
      </w:rPr>
    </w:lvl>
  </w:abstractNum>
  <w:abstractNum w:abstractNumId="117" w15:restartNumberingAfterBreak="0">
    <w:nsid w:val="59E9124B"/>
    <w:multiLevelType w:val="hybridMultilevel"/>
    <w:tmpl w:val="E26E16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8" w15:restartNumberingAfterBreak="0">
    <w:nsid w:val="59FA1CC0"/>
    <w:multiLevelType w:val="hybridMultilevel"/>
    <w:tmpl w:val="59C2CE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9" w15:restartNumberingAfterBreak="0">
    <w:nsid w:val="5A6F0B01"/>
    <w:multiLevelType w:val="hybridMultilevel"/>
    <w:tmpl w:val="9064DC66"/>
    <w:lvl w:ilvl="0" w:tplc="D708E3D2">
      <w:start w:val="1"/>
      <w:numFmt w:val="bullet"/>
      <w:lvlText w:val=""/>
      <w:lvlJc w:val="left"/>
      <w:pPr>
        <w:tabs>
          <w:tab w:val="num" w:pos="720"/>
        </w:tabs>
        <w:ind w:left="720" w:hanging="360"/>
      </w:pPr>
      <w:rPr>
        <w:rFonts w:ascii="Symbol" w:hAnsi="Symbol" w:hint="default"/>
      </w:rPr>
    </w:lvl>
    <w:lvl w:ilvl="1" w:tplc="A51243D6" w:tentative="1">
      <w:start w:val="1"/>
      <w:numFmt w:val="bullet"/>
      <w:lvlText w:val=""/>
      <w:lvlJc w:val="left"/>
      <w:pPr>
        <w:tabs>
          <w:tab w:val="num" w:pos="1440"/>
        </w:tabs>
        <w:ind w:left="1440" w:hanging="360"/>
      </w:pPr>
      <w:rPr>
        <w:rFonts w:ascii="Symbol" w:hAnsi="Symbol" w:hint="default"/>
      </w:rPr>
    </w:lvl>
    <w:lvl w:ilvl="2" w:tplc="EE108EAE" w:tentative="1">
      <w:start w:val="1"/>
      <w:numFmt w:val="bullet"/>
      <w:lvlText w:val=""/>
      <w:lvlJc w:val="left"/>
      <w:pPr>
        <w:tabs>
          <w:tab w:val="num" w:pos="2160"/>
        </w:tabs>
        <w:ind w:left="2160" w:hanging="360"/>
      </w:pPr>
      <w:rPr>
        <w:rFonts w:ascii="Symbol" w:hAnsi="Symbol" w:hint="default"/>
      </w:rPr>
    </w:lvl>
    <w:lvl w:ilvl="3" w:tplc="32D45250" w:tentative="1">
      <w:start w:val="1"/>
      <w:numFmt w:val="bullet"/>
      <w:lvlText w:val=""/>
      <w:lvlJc w:val="left"/>
      <w:pPr>
        <w:tabs>
          <w:tab w:val="num" w:pos="2880"/>
        </w:tabs>
        <w:ind w:left="2880" w:hanging="360"/>
      </w:pPr>
      <w:rPr>
        <w:rFonts w:ascii="Symbol" w:hAnsi="Symbol" w:hint="default"/>
      </w:rPr>
    </w:lvl>
    <w:lvl w:ilvl="4" w:tplc="59B27318" w:tentative="1">
      <w:start w:val="1"/>
      <w:numFmt w:val="bullet"/>
      <w:lvlText w:val=""/>
      <w:lvlJc w:val="left"/>
      <w:pPr>
        <w:tabs>
          <w:tab w:val="num" w:pos="3600"/>
        </w:tabs>
        <w:ind w:left="3600" w:hanging="360"/>
      </w:pPr>
      <w:rPr>
        <w:rFonts w:ascii="Symbol" w:hAnsi="Symbol" w:hint="default"/>
      </w:rPr>
    </w:lvl>
    <w:lvl w:ilvl="5" w:tplc="D63A319A" w:tentative="1">
      <w:start w:val="1"/>
      <w:numFmt w:val="bullet"/>
      <w:lvlText w:val=""/>
      <w:lvlJc w:val="left"/>
      <w:pPr>
        <w:tabs>
          <w:tab w:val="num" w:pos="4320"/>
        </w:tabs>
        <w:ind w:left="4320" w:hanging="360"/>
      </w:pPr>
      <w:rPr>
        <w:rFonts w:ascii="Symbol" w:hAnsi="Symbol" w:hint="default"/>
      </w:rPr>
    </w:lvl>
    <w:lvl w:ilvl="6" w:tplc="31C6F1E0" w:tentative="1">
      <w:start w:val="1"/>
      <w:numFmt w:val="bullet"/>
      <w:lvlText w:val=""/>
      <w:lvlJc w:val="left"/>
      <w:pPr>
        <w:tabs>
          <w:tab w:val="num" w:pos="5040"/>
        </w:tabs>
        <w:ind w:left="5040" w:hanging="360"/>
      </w:pPr>
      <w:rPr>
        <w:rFonts w:ascii="Symbol" w:hAnsi="Symbol" w:hint="default"/>
      </w:rPr>
    </w:lvl>
    <w:lvl w:ilvl="7" w:tplc="9F96E176" w:tentative="1">
      <w:start w:val="1"/>
      <w:numFmt w:val="bullet"/>
      <w:lvlText w:val=""/>
      <w:lvlJc w:val="left"/>
      <w:pPr>
        <w:tabs>
          <w:tab w:val="num" w:pos="5760"/>
        </w:tabs>
        <w:ind w:left="5760" w:hanging="360"/>
      </w:pPr>
      <w:rPr>
        <w:rFonts w:ascii="Symbol" w:hAnsi="Symbol" w:hint="default"/>
      </w:rPr>
    </w:lvl>
    <w:lvl w:ilvl="8" w:tplc="224897F4" w:tentative="1">
      <w:start w:val="1"/>
      <w:numFmt w:val="bullet"/>
      <w:lvlText w:val=""/>
      <w:lvlJc w:val="left"/>
      <w:pPr>
        <w:tabs>
          <w:tab w:val="num" w:pos="6480"/>
        </w:tabs>
        <w:ind w:left="6480" w:hanging="360"/>
      </w:pPr>
      <w:rPr>
        <w:rFonts w:ascii="Symbol" w:hAnsi="Symbol" w:hint="default"/>
      </w:rPr>
    </w:lvl>
  </w:abstractNum>
  <w:abstractNum w:abstractNumId="120" w15:restartNumberingAfterBreak="0">
    <w:nsid w:val="5A744A61"/>
    <w:multiLevelType w:val="hybridMultilevel"/>
    <w:tmpl w:val="58E269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5A967329"/>
    <w:multiLevelType w:val="hybridMultilevel"/>
    <w:tmpl w:val="7F765BAA"/>
    <w:lvl w:ilvl="0" w:tplc="FFFFFFFF">
      <w:start w:val="1"/>
      <w:numFmt w:val="bullet"/>
      <w:lvlText w:val=""/>
      <w:lvlJc w:val="left"/>
      <w:pPr>
        <w:tabs>
          <w:tab w:val="num" w:pos="720"/>
        </w:tabs>
        <w:ind w:left="720" w:hanging="360"/>
      </w:pPr>
      <w:rPr>
        <w:rFonts w:ascii="Symbol" w:hAnsi="Symbol" w:hint="default"/>
      </w:rPr>
    </w:lvl>
    <w:lvl w:ilvl="1" w:tplc="04050001">
      <w:start w:val="1"/>
      <w:numFmt w:val="bullet"/>
      <w:lvlText w:val=""/>
      <w:lvlJc w:val="left"/>
      <w:pPr>
        <w:ind w:left="783" w:hanging="360"/>
      </w:pPr>
      <w:rPr>
        <w:rFonts w:ascii="Symbol" w:hAnsi="Symbol" w:hint="default"/>
      </w:rPr>
    </w:lvl>
    <w:lvl w:ilvl="2" w:tplc="0405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22" w15:restartNumberingAfterBreak="0">
    <w:nsid w:val="5BFD49E7"/>
    <w:multiLevelType w:val="hybridMultilevel"/>
    <w:tmpl w:val="2B1674B0"/>
    <w:lvl w:ilvl="0" w:tplc="5148A028">
      <w:start w:val="1"/>
      <w:numFmt w:val="bullet"/>
      <w:lvlText w:val=""/>
      <w:lvlJc w:val="left"/>
      <w:pPr>
        <w:tabs>
          <w:tab w:val="num" w:pos="720"/>
        </w:tabs>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EA427938" w:tentative="1">
      <w:start w:val="1"/>
      <w:numFmt w:val="bullet"/>
      <w:lvlText w:val=""/>
      <w:lvlJc w:val="left"/>
      <w:pPr>
        <w:tabs>
          <w:tab w:val="num" w:pos="2160"/>
        </w:tabs>
        <w:ind w:left="2160" w:hanging="360"/>
      </w:pPr>
      <w:rPr>
        <w:rFonts w:ascii="Symbol" w:hAnsi="Symbol" w:hint="default"/>
      </w:rPr>
    </w:lvl>
    <w:lvl w:ilvl="3" w:tplc="FD0E9E4E" w:tentative="1">
      <w:start w:val="1"/>
      <w:numFmt w:val="bullet"/>
      <w:lvlText w:val=""/>
      <w:lvlJc w:val="left"/>
      <w:pPr>
        <w:tabs>
          <w:tab w:val="num" w:pos="2880"/>
        </w:tabs>
        <w:ind w:left="2880" w:hanging="360"/>
      </w:pPr>
      <w:rPr>
        <w:rFonts w:ascii="Symbol" w:hAnsi="Symbol" w:hint="default"/>
      </w:rPr>
    </w:lvl>
    <w:lvl w:ilvl="4" w:tplc="C7489738" w:tentative="1">
      <w:start w:val="1"/>
      <w:numFmt w:val="bullet"/>
      <w:lvlText w:val=""/>
      <w:lvlJc w:val="left"/>
      <w:pPr>
        <w:tabs>
          <w:tab w:val="num" w:pos="3600"/>
        </w:tabs>
        <w:ind w:left="3600" w:hanging="360"/>
      </w:pPr>
      <w:rPr>
        <w:rFonts w:ascii="Symbol" w:hAnsi="Symbol" w:hint="default"/>
      </w:rPr>
    </w:lvl>
    <w:lvl w:ilvl="5" w:tplc="B6EE6AE6" w:tentative="1">
      <w:start w:val="1"/>
      <w:numFmt w:val="bullet"/>
      <w:lvlText w:val=""/>
      <w:lvlJc w:val="left"/>
      <w:pPr>
        <w:tabs>
          <w:tab w:val="num" w:pos="4320"/>
        </w:tabs>
        <w:ind w:left="4320" w:hanging="360"/>
      </w:pPr>
      <w:rPr>
        <w:rFonts w:ascii="Symbol" w:hAnsi="Symbol" w:hint="default"/>
      </w:rPr>
    </w:lvl>
    <w:lvl w:ilvl="6" w:tplc="86921DCA" w:tentative="1">
      <w:start w:val="1"/>
      <w:numFmt w:val="bullet"/>
      <w:lvlText w:val=""/>
      <w:lvlJc w:val="left"/>
      <w:pPr>
        <w:tabs>
          <w:tab w:val="num" w:pos="5040"/>
        </w:tabs>
        <w:ind w:left="5040" w:hanging="360"/>
      </w:pPr>
      <w:rPr>
        <w:rFonts w:ascii="Symbol" w:hAnsi="Symbol" w:hint="default"/>
      </w:rPr>
    </w:lvl>
    <w:lvl w:ilvl="7" w:tplc="4B1E2FD8" w:tentative="1">
      <w:start w:val="1"/>
      <w:numFmt w:val="bullet"/>
      <w:lvlText w:val=""/>
      <w:lvlJc w:val="left"/>
      <w:pPr>
        <w:tabs>
          <w:tab w:val="num" w:pos="5760"/>
        </w:tabs>
        <w:ind w:left="5760" w:hanging="360"/>
      </w:pPr>
      <w:rPr>
        <w:rFonts w:ascii="Symbol" w:hAnsi="Symbol" w:hint="default"/>
      </w:rPr>
    </w:lvl>
    <w:lvl w:ilvl="8" w:tplc="BE0A23EE" w:tentative="1">
      <w:start w:val="1"/>
      <w:numFmt w:val="bullet"/>
      <w:lvlText w:val=""/>
      <w:lvlJc w:val="left"/>
      <w:pPr>
        <w:tabs>
          <w:tab w:val="num" w:pos="6480"/>
        </w:tabs>
        <w:ind w:left="6480" w:hanging="360"/>
      </w:pPr>
      <w:rPr>
        <w:rFonts w:ascii="Symbol" w:hAnsi="Symbol" w:hint="default"/>
      </w:rPr>
    </w:lvl>
  </w:abstractNum>
  <w:abstractNum w:abstractNumId="123" w15:restartNumberingAfterBreak="0">
    <w:nsid w:val="5CA7435F"/>
    <w:multiLevelType w:val="multilevel"/>
    <w:tmpl w:val="8B2CAF6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5D06087D"/>
    <w:multiLevelType w:val="hybridMultilevel"/>
    <w:tmpl w:val="1E96AA3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5D4A31AB"/>
    <w:multiLevelType w:val="hybridMultilevel"/>
    <w:tmpl w:val="5EEE3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5D5C6FA4"/>
    <w:multiLevelType w:val="multilevel"/>
    <w:tmpl w:val="864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DE73695"/>
    <w:multiLevelType w:val="hybridMultilevel"/>
    <w:tmpl w:val="591C0B8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5E1103E5"/>
    <w:multiLevelType w:val="hybridMultilevel"/>
    <w:tmpl w:val="3B4E89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5E524455"/>
    <w:multiLevelType w:val="hybridMultilevel"/>
    <w:tmpl w:val="805CDAA8"/>
    <w:lvl w:ilvl="0" w:tplc="04050001">
      <w:start w:val="1"/>
      <w:numFmt w:val="bullet"/>
      <w:lvlText w:val=""/>
      <w:lvlJc w:val="left"/>
      <w:pPr>
        <w:ind w:left="783" w:hanging="360"/>
      </w:pPr>
      <w:rPr>
        <w:rFonts w:ascii="Symbol" w:hAnsi="Symbol" w:hint="default"/>
      </w:rPr>
    </w:lvl>
    <w:lvl w:ilvl="1" w:tplc="04050003" w:tentative="1">
      <w:start w:val="1"/>
      <w:numFmt w:val="bullet"/>
      <w:lvlText w:val="o"/>
      <w:lvlJc w:val="left"/>
      <w:pPr>
        <w:ind w:left="1503" w:hanging="360"/>
      </w:pPr>
      <w:rPr>
        <w:rFonts w:ascii="Courier New" w:hAnsi="Courier New" w:cs="Courier New" w:hint="default"/>
      </w:rPr>
    </w:lvl>
    <w:lvl w:ilvl="2" w:tplc="04050005" w:tentative="1">
      <w:start w:val="1"/>
      <w:numFmt w:val="bullet"/>
      <w:lvlText w:val=""/>
      <w:lvlJc w:val="left"/>
      <w:pPr>
        <w:ind w:left="2223" w:hanging="360"/>
      </w:pPr>
      <w:rPr>
        <w:rFonts w:ascii="Wingdings" w:hAnsi="Wingdings" w:hint="default"/>
      </w:rPr>
    </w:lvl>
    <w:lvl w:ilvl="3" w:tplc="04050001" w:tentative="1">
      <w:start w:val="1"/>
      <w:numFmt w:val="bullet"/>
      <w:lvlText w:val=""/>
      <w:lvlJc w:val="left"/>
      <w:pPr>
        <w:ind w:left="2943" w:hanging="360"/>
      </w:pPr>
      <w:rPr>
        <w:rFonts w:ascii="Symbol" w:hAnsi="Symbol" w:hint="default"/>
      </w:rPr>
    </w:lvl>
    <w:lvl w:ilvl="4" w:tplc="04050003" w:tentative="1">
      <w:start w:val="1"/>
      <w:numFmt w:val="bullet"/>
      <w:lvlText w:val="o"/>
      <w:lvlJc w:val="left"/>
      <w:pPr>
        <w:ind w:left="3663" w:hanging="360"/>
      </w:pPr>
      <w:rPr>
        <w:rFonts w:ascii="Courier New" w:hAnsi="Courier New" w:cs="Courier New" w:hint="default"/>
      </w:rPr>
    </w:lvl>
    <w:lvl w:ilvl="5" w:tplc="04050005" w:tentative="1">
      <w:start w:val="1"/>
      <w:numFmt w:val="bullet"/>
      <w:lvlText w:val=""/>
      <w:lvlJc w:val="left"/>
      <w:pPr>
        <w:ind w:left="4383" w:hanging="360"/>
      </w:pPr>
      <w:rPr>
        <w:rFonts w:ascii="Wingdings" w:hAnsi="Wingdings" w:hint="default"/>
      </w:rPr>
    </w:lvl>
    <w:lvl w:ilvl="6" w:tplc="04050001" w:tentative="1">
      <w:start w:val="1"/>
      <w:numFmt w:val="bullet"/>
      <w:lvlText w:val=""/>
      <w:lvlJc w:val="left"/>
      <w:pPr>
        <w:ind w:left="5103" w:hanging="360"/>
      </w:pPr>
      <w:rPr>
        <w:rFonts w:ascii="Symbol" w:hAnsi="Symbol" w:hint="default"/>
      </w:rPr>
    </w:lvl>
    <w:lvl w:ilvl="7" w:tplc="04050003" w:tentative="1">
      <w:start w:val="1"/>
      <w:numFmt w:val="bullet"/>
      <w:lvlText w:val="o"/>
      <w:lvlJc w:val="left"/>
      <w:pPr>
        <w:ind w:left="5823" w:hanging="360"/>
      </w:pPr>
      <w:rPr>
        <w:rFonts w:ascii="Courier New" w:hAnsi="Courier New" w:cs="Courier New" w:hint="default"/>
      </w:rPr>
    </w:lvl>
    <w:lvl w:ilvl="8" w:tplc="04050005" w:tentative="1">
      <w:start w:val="1"/>
      <w:numFmt w:val="bullet"/>
      <w:lvlText w:val=""/>
      <w:lvlJc w:val="left"/>
      <w:pPr>
        <w:ind w:left="6543" w:hanging="360"/>
      </w:pPr>
      <w:rPr>
        <w:rFonts w:ascii="Wingdings" w:hAnsi="Wingdings" w:hint="default"/>
      </w:rPr>
    </w:lvl>
  </w:abstractNum>
  <w:abstractNum w:abstractNumId="130" w15:restartNumberingAfterBreak="0">
    <w:nsid w:val="5F202355"/>
    <w:multiLevelType w:val="hybridMultilevel"/>
    <w:tmpl w:val="36468B3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1" w15:restartNumberingAfterBreak="0">
    <w:nsid w:val="5F551497"/>
    <w:multiLevelType w:val="multilevel"/>
    <w:tmpl w:val="289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F7F5AF1"/>
    <w:multiLevelType w:val="singleLevel"/>
    <w:tmpl w:val="8DFA35A8"/>
    <w:lvl w:ilvl="0">
      <w:start w:val="1"/>
      <w:numFmt w:val="bullet"/>
      <w:pStyle w:val="Odrazka1"/>
      <w:lvlText w:val="●"/>
      <w:lvlJc w:val="left"/>
      <w:pPr>
        <w:tabs>
          <w:tab w:val="num" w:pos="360"/>
        </w:tabs>
        <w:ind w:left="284" w:hanging="284"/>
      </w:pPr>
      <w:rPr>
        <w:rFonts w:ascii="Times New Roman" w:hAnsi="Times New Roman" w:hint="default"/>
        <w:b w:val="0"/>
        <w:i w:val="0"/>
        <w:sz w:val="16"/>
      </w:rPr>
    </w:lvl>
  </w:abstractNum>
  <w:abstractNum w:abstractNumId="133" w15:restartNumberingAfterBreak="0">
    <w:nsid w:val="5FD77F79"/>
    <w:multiLevelType w:val="hybridMultilevel"/>
    <w:tmpl w:val="36665490"/>
    <w:lvl w:ilvl="0" w:tplc="A38A7674">
      <w:start w:val="1"/>
      <w:numFmt w:val="decimal"/>
      <w:lvlText w:val="%1."/>
      <w:lvlJc w:val="left"/>
      <w:pPr>
        <w:tabs>
          <w:tab w:val="num" w:pos="720"/>
        </w:tabs>
        <w:ind w:left="720" w:hanging="360"/>
      </w:pPr>
    </w:lvl>
    <w:lvl w:ilvl="1" w:tplc="C240A200" w:tentative="1">
      <w:start w:val="1"/>
      <w:numFmt w:val="decimal"/>
      <w:lvlText w:val="%2."/>
      <w:lvlJc w:val="left"/>
      <w:pPr>
        <w:tabs>
          <w:tab w:val="num" w:pos="1440"/>
        </w:tabs>
        <w:ind w:left="1440" w:hanging="360"/>
      </w:pPr>
    </w:lvl>
    <w:lvl w:ilvl="2" w:tplc="5C104F4A" w:tentative="1">
      <w:start w:val="1"/>
      <w:numFmt w:val="decimal"/>
      <w:lvlText w:val="%3."/>
      <w:lvlJc w:val="left"/>
      <w:pPr>
        <w:tabs>
          <w:tab w:val="num" w:pos="2160"/>
        </w:tabs>
        <w:ind w:left="2160" w:hanging="360"/>
      </w:pPr>
    </w:lvl>
    <w:lvl w:ilvl="3" w:tplc="28A0DEFE" w:tentative="1">
      <w:start w:val="1"/>
      <w:numFmt w:val="decimal"/>
      <w:lvlText w:val="%4."/>
      <w:lvlJc w:val="left"/>
      <w:pPr>
        <w:tabs>
          <w:tab w:val="num" w:pos="2880"/>
        </w:tabs>
        <w:ind w:left="2880" w:hanging="360"/>
      </w:pPr>
    </w:lvl>
    <w:lvl w:ilvl="4" w:tplc="4B5C5866" w:tentative="1">
      <w:start w:val="1"/>
      <w:numFmt w:val="decimal"/>
      <w:lvlText w:val="%5."/>
      <w:lvlJc w:val="left"/>
      <w:pPr>
        <w:tabs>
          <w:tab w:val="num" w:pos="3600"/>
        </w:tabs>
        <w:ind w:left="3600" w:hanging="360"/>
      </w:pPr>
    </w:lvl>
    <w:lvl w:ilvl="5" w:tplc="D7682FDA" w:tentative="1">
      <w:start w:val="1"/>
      <w:numFmt w:val="decimal"/>
      <w:lvlText w:val="%6."/>
      <w:lvlJc w:val="left"/>
      <w:pPr>
        <w:tabs>
          <w:tab w:val="num" w:pos="4320"/>
        </w:tabs>
        <w:ind w:left="4320" w:hanging="360"/>
      </w:pPr>
    </w:lvl>
    <w:lvl w:ilvl="6" w:tplc="0DEC98D0" w:tentative="1">
      <w:start w:val="1"/>
      <w:numFmt w:val="decimal"/>
      <w:lvlText w:val="%7."/>
      <w:lvlJc w:val="left"/>
      <w:pPr>
        <w:tabs>
          <w:tab w:val="num" w:pos="5040"/>
        </w:tabs>
        <w:ind w:left="5040" w:hanging="360"/>
      </w:pPr>
    </w:lvl>
    <w:lvl w:ilvl="7" w:tplc="DDDCF58A" w:tentative="1">
      <w:start w:val="1"/>
      <w:numFmt w:val="decimal"/>
      <w:lvlText w:val="%8."/>
      <w:lvlJc w:val="left"/>
      <w:pPr>
        <w:tabs>
          <w:tab w:val="num" w:pos="5760"/>
        </w:tabs>
        <w:ind w:left="5760" w:hanging="360"/>
      </w:pPr>
    </w:lvl>
    <w:lvl w:ilvl="8" w:tplc="5C6C0DDE" w:tentative="1">
      <w:start w:val="1"/>
      <w:numFmt w:val="decimal"/>
      <w:lvlText w:val="%9."/>
      <w:lvlJc w:val="left"/>
      <w:pPr>
        <w:tabs>
          <w:tab w:val="num" w:pos="6480"/>
        </w:tabs>
        <w:ind w:left="6480" w:hanging="360"/>
      </w:pPr>
    </w:lvl>
  </w:abstractNum>
  <w:abstractNum w:abstractNumId="134" w15:restartNumberingAfterBreak="0">
    <w:nsid w:val="602070F5"/>
    <w:multiLevelType w:val="hybridMultilevel"/>
    <w:tmpl w:val="71C0405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5" w15:restartNumberingAfterBreak="0">
    <w:nsid w:val="60AB541D"/>
    <w:multiLevelType w:val="hybridMultilevel"/>
    <w:tmpl w:val="51C8ED22"/>
    <w:lvl w:ilvl="0" w:tplc="D26AD4DE">
      <w:start w:val="1"/>
      <w:numFmt w:val="bullet"/>
      <w:lvlText w:val=""/>
      <w:lvlJc w:val="left"/>
      <w:pPr>
        <w:tabs>
          <w:tab w:val="num" w:pos="720"/>
        </w:tabs>
        <w:ind w:left="720" w:hanging="360"/>
      </w:pPr>
      <w:rPr>
        <w:rFonts w:ascii="Symbol" w:hAnsi="Symbol" w:hint="default"/>
      </w:rPr>
    </w:lvl>
    <w:lvl w:ilvl="1" w:tplc="E3ACF302">
      <w:numFmt w:val="bullet"/>
      <w:lvlText w:val=""/>
      <w:lvlJc w:val="left"/>
      <w:pPr>
        <w:tabs>
          <w:tab w:val="num" w:pos="1440"/>
        </w:tabs>
        <w:ind w:left="1440" w:hanging="360"/>
      </w:pPr>
      <w:rPr>
        <w:rFonts w:ascii="Symbol" w:hAnsi="Symbol" w:hint="default"/>
      </w:rPr>
    </w:lvl>
    <w:lvl w:ilvl="2" w:tplc="13C6FFF6" w:tentative="1">
      <w:start w:val="1"/>
      <w:numFmt w:val="bullet"/>
      <w:lvlText w:val=""/>
      <w:lvlJc w:val="left"/>
      <w:pPr>
        <w:tabs>
          <w:tab w:val="num" w:pos="2160"/>
        </w:tabs>
        <w:ind w:left="2160" w:hanging="360"/>
      </w:pPr>
      <w:rPr>
        <w:rFonts w:ascii="Symbol" w:hAnsi="Symbol" w:hint="default"/>
      </w:rPr>
    </w:lvl>
    <w:lvl w:ilvl="3" w:tplc="09742BB8" w:tentative="1">
      <w:start w:val="1"/>
      <w:numFmt w:val="bullet"/>
      <w:lvlText w:val=""/>
      <w:lvlJc w:val="left"/>
      <w:pPr>
        <w:tabs>
          <w:tab w:val="num" w:pos="2880"/>
        </w:tabs>
        <w:ind w:left="2880" w:hanging="360"/>
      </w:pPr>
      <w:rPr>
        <w:rFonts w:ascii="Symbol" w:hAnsi="Symbol" w:hint="default"/>
      </w:rPr>
    </w:lvl>
    <w:lvl w:ilvl="4" w:tplc="9DA8CE72" w:tentative="1">
      <w:start w:val="1"/>
      <w:numFmt w:val="bullet"/>
      <w:lvlText w:val=""/>
      <w:lvlJc w:val="left"/>
      <w:pPr>
        <w:tabs>
          <w:tab w:val="num" w:pos="3600"/>
        </w:tabs>
        <w:ind w:left="3600" w:hanging="360"/>
      </w:pPr>
      <w:rPr>
        <w:rFonts w:ascii="Symbol" w:hAnsi="Symbol" w:hint="default"/>
      </w:rPr>
    </w:lvl>
    <w:lvl w:ilvl="5" w:tplc="85E4E612" w:tentative="1">
      <w:start w:val="1"/>
      <w:numFmt w:val="bullet"/>
      <w:lvlText w:val=""/>
      <w:lvlJc w:val="left"/>
      <w:pPr>
        <w:tabs>
          <w:tab w:val="num" w:pos="4320"/>
        </w:tabs>
        <w:ind w:left="4320" w:hanging="360"/>
      </w:pPr>
      <w:rPr>
        <w:rFonts w:ascii="Symbol" w:hAnsi="Symbol" w:hint="default"/>
      </w:rPr>
    </w:lvl>
    <w:lvl w:ilvl="6" w:tplc="FB209780" w:tentative="1">
      <w:start w:val="1"/>
      <w:numFmt w:val="bullet"/>
      <w:lvlText w:val=""/>
      <w:lvlJc w:val="left"/>
      <w:pPr>
        <w:tabs>
          <w:tab w:val="num" w:pos="5040"/>
        </w:tabs>
        <w:ind w:left="5040" w:hanging="360"/>
      </w:pPr>
      <w:rPr>
        <w:rFonts w:ascii="Symbol" w:hAnsi="Symbol" w:hint="default"/>
      </w:rPr>
    </w:lvl>
    <w:lvl w:ilvl="7" w:tplc="B282ACA2" w:tentative="1">
      <w:start w:val="1"/>
      <w:numFmt w:val="bullet"/>
      <w:lvlText w:val=""/>
      <w:lvlJc w:val="left"/>
      <w:pPr>
        <w:tabs>
          <w:tab w:val="num" w:pos="5760"/>
        </w:tabs>
        <w:ind w:left="5760" w:hanging="360"/>
      </w:pPr>
      <w:rPr>
        <w:rFonts w:ascii="Symbol" w:hAnsi="Symbol" w:hint="default"/>
      </w:rPr>
    </w:lvl>
    <w:lvl w:ilvl="8" w:tplc="39C2182E" w:tentative="1">
      <w:start w:val="1"/>
      <w:numFmt w:val="bullet"/>
      <w:lvlText w:val=""/>
      <w:lvlJc w:val="left"/>
      <w:pPr>
        <w:tabs>
          <w:tab w:val="num" w:pos="6480"/>
        </w:tabs>
        <w:ind w:left="6480" w:hanging="360"/>
      </w:pPr>
      <w:rPr>
        <w:rFonts w:ascii="Symbol" w:hAnsi="Symbol" w:hint="default"/>
      </w:rPr>
    </w:lvl>
  </w:abstractNum>
  <w:abstractNum w:abstractNumId="136" w15:restartNumberingAfterBreak="0">
    <w:nsid w:val="61913503"/>
    <w:multiLevelType w:val="hybridMultilevel"/>
    <w:tmpl w:val="FDA8A4D8"/>
    <w:lvl w:ilvl="0" w:tplc="7876ADFE">
      <w:start w:val="1"/>
      <w:numFmt w:val="bullet"/>
      <w:lvlText w:val=""/>
      <w:lvlJc w:val="left"/>
      <w:pPr>
        <w:tabs>
          <w:tab w:val="num" w:pos="720"/>
        </w:tabs>
        <w:ind w:left="720" w:hanging="360"/>
      </w:pPr>
      <w:rPr>
        <w:rFonts w:ascii="Symbol" w:hAnsi="Symbol" w:hint="default"/>
      </w:rPr>
    </w:lvl>
    <w:lvl w:ilvl="1" w:tplc="910E4D80">
      <w:start w:val="1"/>
      <w:numFmt w:val="bullet"/>
      <w:lvlText w:val=""/>
      <w:lvlJc w:val="left"/>
      <w:pPr>
        <w:tabs>
          <w:tab w:val="num" w:pos="1440"/>
        </w:tabs>
        <w:ind w:left="1440" w:hanging="360"/>
      </w:pPr>
      <w:rPr>
        <w:rFonts w:ascii="Symbol" w:hAnsi="Symbol" w:hint="default"/>
      </w:rPr>
    </w:lvl>
    <w:lvl w:ilvl="2" w:tplc="89C6E712" w:tentative="1">
      <w:start w:val="1"/>
      <w:numFmt w:val="bullet"/>
      <w:lvlText w:val=""/>
      <w:lvlJc w:val="left"/>
      <w:pPr>
        <w:tabs>
          <w:tab w:val="num" w:pos="2160"/>
        </w:tabs>
        <w:ind w:left="2160" w:hanging="360"/>
      </w:pPr>
      <w:rPr>
        <w:rFonts w:ascii="Symbol" w:hAnsi="Symbol" w:hint="default"/>
      </w:rPr>
    </w:lvl>
    <w:lvl w:ilvl="3" w:tplc="64FEBF8A" w:tentative="1">
      <w:start w:val="1"/>
      <w:numFmt w:val="bullet"/>
      <w:lvlText w:val=""/>
      <w:lvlJc w:val="left"/>
      <w:pPr>
        <w:tabs>
          <w:tab w:val="num" w:pos="2880"/>
        </w:tabs>
        <w:ind w:left="2880" w:hanging="360"/>
      </w:pPr>
      <w:rPr>
        <w:rFonts w:ascii="Symbol" w:hAnsi="Symbol" w:hint="default"/>
      </w:rPr>
    </w:lvl>
    <w:lvl w:ilvl="4" w:tplc="8B107CE6" w:tentative="1">
      <w:start w:val="1"/>
      <w:numFmt w:val="bullet"/>
      <w:lvlText w:val=""/>
      <w:lvlJc w:val="left"/>
      <w:pPr>
        <w:tabs>
          <w:tab w:val="num" w:pos="3600"/>
        </w:tabs>
        <w:ind w:left="3600" w:hanging="360"/>
      </w:pPr>
      <w:rPr>
        <w:rFonts w:ascii="Symbol" w:hAnsi="Symbol" w:hint="default"/>
      </w:rPr>
    </w:lvl>
    <w:lvl w:ilvl="5" w:tplc="EEC23080" w:tentative="1">
      <w:start w:val="1"/>
      <w:numFmt w:val="bullet"/>
      <w:lvlText w:val=""/>
      <w:lvlJc w:val="left"/>
      <w:pPr>
        <w:tabs>
          <w:tab w:val="num" w:pos="4320"/>
        </w:tabs>
        <w:ind w:left="4320" w:hanging="360"/>
      </w:pPr>
      <w:rPr>
        <w:rFonts w:ascii="Symbol" w:hAnsi="Symbol" w:hint="default"/>
      </w:rPr>
    </w:lvl>
    <w:lvl w:ilvl="6" w:tplc="017AF954" w:tentative="1">
      <w:start w:val="1"/>
      <w:numFmt w:val="bullet"/>
      <w:lvlText w:val=""/>
      <w:lvlJc w:val="left"/>
      <w:pPr>
        <w:tabs>
          <w:tab w:val="num" w:pos="5040"/>
        </w:tabs>
        <w:ind w:left="5040" w:hanging="360"/>
      </w:pPr>
      <w:rPr>
        <w:rFonts w:ascii="Symbol" w:hAnsi="Symbol" w:hint="default"/>
      </w:rPr>
    </w:lvl>
    <w:lvl w:ilvl="7" w:tplc="BA48EB80" w:tentative="1">
      <w:start w:val="1"/>
      <w:numFmt w:val="bullet"/>
      <w:lvlText w:val=""/>
      <w:lvlJc w:val="left"/>
      <w:pPr>
        <w:tabs>
          <w:tab w:val="num" w:pos="5760"/>
        </w:tabs>
        <w:ind w:left="5760" w:hanging="360"/>
      </w:pPr>
      <w:rPr>
        <w:rFonts w:ascii="Symbol" w:hAnsi="Symbol" w:hint="default"/>
      </w:rPr>
    </w:lvl>
    <w:lvl w:ilvl="8" w:tplc="1C0E9464" w:tentative="1">
      <w:start w:val="1"/>
      <w:numFmt w:val="bullet"/>
      <w:lvlText w:val=""/>
      <w:lvlJc w:val="left"/>
      <w:pPr>
        <w:tabs>
          <w:tab w:val="num" w:pos="6480"/>
        </w:tabs>
        <w:ind w:left="6480" w:hanging="360"/>
      </w:pPr>
      <w:rPr>
        <w:rFonts w:ascii="Symbol" w:hAnsi="Symbol" w:hint="default"/>
      </w:rPr>
    </w:lvl>
  </w:abstractNum>
  <w:abstractNum w:abstractNumId="137" w15:restartNumberingAfterBreak="0">
    <w:nsid w:val="622737D0"/>
    <w:multiLevelType w:val="multilevel"/>
    <w:tmpl w:val="C4F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3CF55CD"/>
    <w:multiLevelType w:val="hybridMultilevel"/>
    <w:tmpl w:val="A82E5D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9" w15:restartNumberingAfterBreak="0">
    <w:nsid w:val="645F6B14"/>
    <w:multiLevelType w:val="hybridMultilevel"/>
    <w:tmpl w:val="0F2EBC7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0" w15:restartNumberingAfterBreak="0">
    <w:nsid w:val="64D4575A"/>
    <w:multiLevelType w:val="hybridMultilevel"/>
    <w:tmpl w:val="AF002C56"/>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41" w15:restartNumberingAfterBreak="0">
    <w:nsid w:val="64F7306D"/>
    <w:multiLevelType w:val="hybridMultilevel"/>
    <w:tmpl w:val="EC04D5F2"/>
    <w:lvl w:ilvl="0" w:tplc="B1A0E92E">
      <w:numFmt w:val="bullet"/>
      <w:lvlText w:val="•"/>
      <w:lvlJc w:val="left"/>
      <w:pPr>
        <w:ind w:left="1065" w:hanging="705"/>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2" w15:restartNumberingAfterBreak="0">
    <w:nsid w:val="66B75600"/>
    <w:multiLevelType w:val="singleLevel"/>
    <w:tmpl w:val="EBBC44FA"/>
    <w:lvl w:ilvl="0">
      <w:start w:val="1"/>
      <w:numFmt w:val="bullet"/>
      <w:pStyle w:val="Dosaenvzdln"/>
      <w:lvlText w:val=""/>
      <w:lvlJc w:val="left"/>
      <w:pPr>
        <w:tabs>
          <w:tab w:val="num" w:pos="360"/>
        </w:tabs>
        <w:ind w:left="245" w:right="245" w:hanging="245"/>
      </w:pPr>
      <w:rPr>
        <w:rFonts w:ascii="Wingdings" w:hAnsi="Wingdings" w:hint="default"/>
      </w:rPr>
    </w:lvl>
  </w:abstractNum>
  <w:abstractNum w:abstractNumId="143" w15:restartNumberingAfterBreak="0">
    <w:nsid w:val="678054E5"/>
    <w:multiLevelType w:val="hybridMultilevel"/>
    <w:tmpl w:val="1916E1C2"/>
    <w:lvl w:ilvl="0" w:tplc="B1A0E92E">
      <w:numFmt w:val="bullet"/>
      <w:lvlText w:val="•"/>
      <w:lvlJc w:val="left"/>
      <w:pPr>
        <w:ind w:left="1065" w:hanging="705"/>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4" w15:restartNumberingAfterBreak="0">
    <w:nsid w:val="67A749AF"/>
    <w:multiLevelType w:val="hybridMultilevel"/>
    <w:tmpl w:val="030ADCC4"/>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5" w15:restartNumberingAfterBreak="0">
    <w:nsid w:val="68EA2854"/>
    <w:multiLevelType w:val="hybridMultilevel"/>
    <w:tmpl w:val="BFBC19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6" w15:restartNumberingAfterBreak="0">
    <w:nsid w:val="6CD15B92"/>
    <w:multiLevelType w:val="hybridMultilevel"/>
    <w:tmpl w:val="21EA5BF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7" w15:restartNumberingAfterBreak="0">
    <w:nsid w:val="6D4836E8"/>
    <w:multiLevelType w:val="hybridMultilevel"/>
    <w:tmpl w:val="27182360"/>
    <w:lvl w:ilvl="0" w:tplc="5EC29B8C">
      <w:start w:val="1"/>
      <w:numFmt w:val="bullet"/>
      <w:lvlText w:val=""/>
      <w:lvlJc w:val="left"/>
      <w:pPr>
        <w:tabs>
          <w:tab w:val="num" w:pos="720"/>
        </w:tabs>
        <w:ind w:left="720" w:hanging="360"/>
      </w:pPr>
      <w:rPr>
        <w:rFonts w:ascii="Symbol" w:hAnsi="Symbol" w:hint="default"/>
      </w:rPr>
    </w:lvl>
    <w:lvl w:ilvl="1" w:tplc="CE0EA3EA" w:tentative="1">
      <w:start w:val="1"/>
      <w:numFmt w:val="bullet"/>
      <w:lvlText w:val=""/>
      <w:lvlJc w:val="left"/>
      <w:pPr>
        <w:tabs>
          <w:tab w:val="num" w:pos="1440"/>
        </w:tabs>
        <w:ind w:left="1440" w:hanging="360"/>
      </w:pPr>
      <w:rPr>
        <w:rFonts w:ascii="Symbol" w:hAnsi="Symbol" w:hint="default"/>
      </w:rPr>
    </w:lvl>
    <w:lvl w:ilvl="2" w:tplc="EE54967E">
      <w:start w:val="1"/>
      <w:numFmt w:val="bullet"/>
      <w:lvlText w:val=""/>
      <w:lvlJc w:val="left"/>
      <w:pPr>
        <w:tabs>
          <w:tab w:val="num" w:pos="2160"/>
        </w:tabs>
        <w:ind w:left="2160" w:hanging="360"/>
      </w:pPr>
      <w:rPr>
        <w:rFonts w:ascii="Symbol" w:hAnsi="Symbol" w:hint="default"/>
      </w:rPr>
    </w:lvl>
    <w:lvl w:ilvl="3" w:tplc="E4D44FBC" w:tentative="1">
      <w:start w:val="1"/>
      <w:numFmt w:val="bullet"/>
      <w:lvlText w:val=""/>
      <w:lvlJc w:val="left"/>
      <w:pPr>
        <w:tabs>
          <w:tab w:val="num" w:pos="2880"/>
        </w:tabs>
        <w:ind w:left="2880" w:hanging="360"/>
      </w:pPr>
      <w:rPr>
        <w:rFonts w:ascii="Symbol" w:hAnsi="Symbol" w:hint="default"/>
      </w:rPr>
    </w:lvl>
    <w:lvl w:ilvl="4" w:tplc="539AACBE" w:tentative="1">
      <w:start w:val="1"/>
      <w:numFmt w:val="bullet"/>
      <w:lvlText w:val=""/>
      <w:lvlJc w:val="left"/>
      <w:pPr>
        <w:tabs>
          <w:tab w:val="num" w:pos="3600"/>
        </w:tabs>
        <w:ind w:left="3600" w:hanging="360"/>
      </w:pPr>
      <w:rPr>
        <w:rFonts w:ascii="Symbol" w:hAnsi="Symbol" w:hint="default"/>
      </w:rPr>
    </w:lvl>
    <w:lvl w:ilvl="5" w:tplc="9628FF56" w:tentative="1">
      <w:start w:val="1"/>
      <w:numFmt w:val="bullet"/>
      <w:lvlText w:val=""/>
      <w:lvlJc w:val="left"/>
      <w:pPr>
        <w:tabs>
          <w:tab w:val="num" w:pos="4320"/>
        </w:tabs>
        <w:ind w:left="4320" w:hanging="360"/>
      </w:pPr>
      <w:rPr>
        <w:rFonts w:ascii="Symbol" w:hAnsi="Symbol" w:hint="default"/>
      </w:rPr>
    </w:lvl>
    <w:lvl w:ilvl="6" w:tplc="092C5B02" w:tentative="1">
      <w:start w:val="1"/>
      <w:numFmt w:val="bullet"/>
      <w:lvlText w:val=""/>
      <w:lvlJc w:val="left"/>
      <w:pPr>
        <w:tabs>
          <w:tab w:val="num" w:pos="5040"/>
        </w:tabs>
        <w:ind w:left="5040" w:hanging="360"/>
      </w:pPr>
      <w:rPr>
        <w:rFonts w:ascii="Symbol" w:hAnsi="Symbol" w:hint="default"/>
      </w:rPr>
    </w:lvl>
    <w:lvl w:ilvl="7" w:tplc="BC92E0D4" w:tentative="1">
      <w:start w:val="1"/>
      <w:numFmt w:val="bullet"/>
      <w:lvlText w:val=""/>
      <w:lvlJc w:val="left"/>
      <w:pPr>
        <w:tabs>
          <w:tab w:val="num" w:pos="5760"/>
        </w:tabs>
        <w:ind w:left="5760" w:hanging="360"/>
      </w:pPr>
      <w:rPr>
        <w:rFonts w:ascii="Symbol" w:hAnsi="Symbol" w:hint="default"/>
      </w:rPr>
    </w:lvl>
    <w:lvl w:ilvl="8" w:tplc="A710ADD8" w:tentative="1">
      <w:start w:val="1"/>
      <w:numFmt w:val="bullet"/>
      <w:lvlText w:val=""/>
      <w:lvlJc w:val="left"/>
      <w:pPr>
        <w:tabs>
          <w:tab w:val="num" w:pos="6480"/>
        </w:tabs>
        <w:ind w:left="6480" w:hanging="360"/>
      </w:pPr>
      <w:rPr>
        <w:rFonts w:ascii="Symbol" w:hAnsi="Symbol" w:hint="default"/>
      </w:rPr>
    </w:lvl>
  </w:abstractNum>
  <w:abstractNum w:abstractNumId="148" w15:restartNumberingAfterBreak="0">
    <w:nsid w:val="6E8B2CAD"/>
    <w:multiLevelType w:val="hybridMultilevel"/>
    <w:tmpl w:val="0A3268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9" w15:restartNumberingAfterBreak="0">
    <w:nsid w:val="6EA21960"/>
    <w:multiLevelType w:val="hybridMultilevel"/>
    <w:tmpl w:val="4FDE71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70A66678"/>
    <w:multiLevelType w:val="hybridMultilevel"/>
    <w:tmpl w:val="B3101F4A"/>
    <w:lvl w:ilvl="0" w:tplc="BB460F5C">
      <w:start w:val="1"/>
      <w:numFmt w:val="bullet"/>
      <w:lvlText w:val=""/>
      <w:lvlJc w:val="left"/>
      <w:pPr>
        <w:tabs>
          <w:tab w:val="num" w:pos="720"/>
        </w:tabs>
        <w:ind w:left="720" w:hanging="360"/>
      </w:pPr>
      <w:rPr>
        <w:rFonts w:ascii="Symbol" w:hAnsi="Symbol" w:hint="default"/>
      </w:rPr>
    </w:lvl>
    <w:lvl w:ilvl="1" w:tplc="7FECE2B0">
      <w:start w:val="1"/>
      <w:numFmt w:val="bullet"/>
      <w:lvlText w:val=""/>
      <w:lvlJc w:val="left"/>
      <w:pPr>
        <w:tabs>
          <w:tab w:val="num" w:pos="1440"/>
        </w:tabs>
        <w:ind w:left="1440" w:hanging="360"/>
      </w:pPr>
      <w:rPr>
        <w:rFonts w:ascii="Symbol" w:hAnsi="Symbol" w:hint="default"/>
      </w:rPr>
    </w:lvl>
    <w:lvl w:ilvl="2" w:tplc="00287B80" w:tentative="1">
      <w:start w:val="1"/>
      <w:numFmt w:val="bullet"/>
      <w:lvlText w:val=""/>
      <w:lvlJc w:val="left"/>
      <w:pPr>
        <w:tabs>
          <w:tab w:val="num" w:pos="2160"/>
        </w:tabs>
        <w:ind w:left="2160" w:hanging="360"/>
      </w:pPr>
      <w:rPr>
        <w:rFonts w:ascii="Symbol" w:hAnsi="Symbol" w:hint="default"/>
      </w:rPr>
    </w:lvl>
    <w:lvl w:ilvl="3" w:tplc="6EA89758" w:tentative="1">
      <w:start w:val="1"/>
      <w:numFmt w:val="bullet"/>
      <w:lvlText w:val=""/>
      <w:lvlJc w:val="left"/>
      <w:pPr>
        <w:tabs>
          <w:tab w:val="num" w:pos="2880"/>
        </w:tabs>
        <w:ind w:left="2880" w:hanging="360"/>
      </w:pPr>
      <w:rPr>
        <w:rFonts w:ascii="Symbol" w:hAnsi="Symbol" w:hint="default"/>
      </w:rPr>
    </w:lvl>
    <w:lvl w:ilvl="4" w:tplc="9A88E95E" w:tentative="1">
      <w:start w:val="1"/>
      <w:numFmt w:val="bullet"/>
      <w:lvlText w:val=""/>
      <w:lvlJc w:val="left"/>
      <w:pPr>
        <w:tabs>
          <w:tab w:val="num" w:pos="3600"/>
        </w:tabs>
        <w:ind w:left="3600" w:hanging="360"/>
      </w:pPr>
      <w:rPr>
        <w:rFonts w:ascii="Symbol" w:hAnsi="Symbol" w:hint="default"/>
      </w:rPr>
    </w:lvl>
    <w:lvl w:ilvl="5" w:tplc="612E8852" w:tentative="1">
      <w:start w:val="1"/>
      <w:numFmt w:val="bullet"/>
      <w:lvlText w:val=""/>
      <w:lvlJc w:val="left"/>
      <w:pPr>
        <w:tabs>
          <w:tab w:val="num" w:pos="4320"/>
        </w:tabs>
        <w:ind w:left="4320" w:hanging="360"/>
      </w:pPr>
      <w:rPr>
        <w:rFonts w:ascii="Symbol" w:hAnsi="Symbol" w:hint="default"/>
      </w:rPr>
    </w:lvl>
    <w:lvl w:ilvl="6" w:tplc="4C9097C2" w:tentative="1">
      <w:start w:val="1"/>
      <w:numFmt w:val="bullet"/>
      <w:lvlText w:val=""/>
      <w:lvlJc w:val="left"/>
      <w:pPr>
        <w:tabs>
          <w:tab w:val="num" w:pos="5040"/>
        </w:tabs>
        <w:ind w:left="5040" w:hanging="360"/>
      </w:pPr>
      <w:rPr>
        <w:rFonts w:ascii="Symbol" w:hAnsi="Symbol" w:hint="default"/>
      </w:rPr>
    </w:lvl>
    <w:lvl w:ilvl="7" w:tplc="6C9E85C8" w:tentative="1">
      <w:start w:val="1"/>
      <w:numFmt w:val="bullet"/>
      <w:lvlText w:val=""/>
      <w:lvlJc w:val="left"/>
      <w:pPr>
        <w:tabs>
          <w:tab w:val="num" w:pos="5760"/>
        </w:tabs>
        <w:ind w:left="5760" w:hanging="360"/>
      </w:pPr>
      <w:rPr>
        <w:rFonts w:ascii="Symbol" w:hAnsi="Symbol" w:hint="default"/>
      </w:rPr>
    </w:lvl>
    <w:lvl w:ilvl="8" w:tplc="E7D682B0" w:tentative="1">
      <w:start w:val="1"/>
      <w:numFmt w:val="bullet"/>
      <w:lvlText w:val=""/>
      <w:lvlJc w:val="left"/>
      <w:pPr>
        <w:tabs>
          <w:tab w:val="num" w:pos="6480"/>
        </w:tabs>
        <w:ind w:left="6480" w:hanging="360"/>
      </w:pPr>
      <w:rPr>
        <w:rFonts w:ascii="Symbol" w:hAnsi="Symbol" w:hint="default"/>
      </w:rPr>
    </w:lvl>
  </w:abstractNum>
  <w:abstractNum w:abstractNumId="151" w15:restartNumberingAfterBreak="0">
    <w:nsid w:val="70C87F26"/>
    <w:multiLevelType w:val="hybridMultilevel"/>
    <w:tmpl w:val="4A10D43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2" w15:restartNumberingAfterBreak="0">
    <w:nsid w:val="729C0BDF"/>
    <w:multiLevelType w:val="hybridMultilevel"/>
    <w:tmpl w:val="5C84BD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72C12B51"/>
    <w:multiLevelType w:val="hybridMultilevel"/>
    <w:tmpl w:val="F814D580"/>
    <w:lvl w:ilvl="0" w:tplc="FFFFFFFF">
      <w:start w:val="1"/>
      <w:numFmt w:val="decimal"/>
      <w:lvlText w:val="%1."/>
      <w:lvlJc w:val="left"/>
      <w:pPr>
        <w:ind w:left="360" w:hanging="360"/>
      </w:pPr>
      <w:rPr>
        <w:rFonts w:hint="default"/>
      </w:rPr>
    </w:lvl>
    <w:lvl w:ilvl="1" w:tplc="FFFFFFFF">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73211938"/>
    <w:multiLevelType w:val="hybridMultilevel"/>
    <w:tmpl w:val="3942F4B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5" w15:restartNumberingAfterBreak="0">
    <w:nsid w:val="74A52749"/>
    <w:multiLevelType w:val="hybridMultilevel"/>
    <w:tmpl w:val="E560384E"/>
    <w:lvl w:ilvl="0" w:tplc="C5AA9A8E">
      <w:numFmt w:val="bullet"/>
      <w:lvlText w:val="-"/>
      <w:lvlJc w:val="left"/>
      <w:pPr>
        <w:ind w:left="1065" w:hanging="705"/>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757C5D63"/>
    <w:multiLevelType w:val="hybridMultilevel"/>
    <w:tmpl w:val="CE5E6518"/>
    <w:lvl w:ilvl="0" w:tplc="B1A0E92E">
      <w:numFmt w:val="bullet"/>
      <w:lvlText w:val="•"/>
      <w:lvlJc w:val="left"/>
      <w:pPr>
        <w:ind w:left="1065" w:hanging="705"/>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759C3542"/>
    <w:multiLevelType w:val="hybridMultilevel"/>
    <w:tmpl w:val="EEDAE6C6"/>
    <w:lvl w:ilvl="0" w:tplc="1AC4457A">
      <w:numFmt w:val="bullet"/>
      <w:lvlText w:val="-"/>
      <w:lvlJc w:val="left"/>
      <w:pPr>
        <w:ind w:left="360" w:hanging="360"/>
      </w:pPr>
      <w:rPr>
        <w:rFonts w:ascii="Times New Roman" w:eastAsia="Times New Roman" w:hAnsi="Times New Roman" w:cs="Times New Roman"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8" w15:restartNumberingAfterBreak="0">
    <w:nsid w:val="75EC2A41"/>
    <w:multiLevelType w:val="hybridMultilevel"/>
    <w:tmpl w:val="CB2CE3E2"/>
    <w:lvl w:ilvl="0" w:tplc="0405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762F28D3"/>
    <w:multiLevelType w:val="hybridMultilevel"/>
    <w:tmpl w:val="CD722B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792F4D0C"/>
    <w:multiLevelType w:val="hybridMultilevel"/>
    <w:tmpl w:val="28627CCA"/>
    <w:lvl w:ilvl="0" w:tplc="FFFFFFFF">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Symbol" w:hAnsi="Symbol" w:hint="default"/>
      </w:rPr>
    </w:lvl>
    <w:lvl w:ilvl="2" w:tplc="0405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61" w15:restartNumberingAfterBreak="0">
    <w:nsid w:val="7935426A"/>
    <w:multiLevelType w:val="multilevel"/>
    <w:tmpl w:val="46F6E1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2" w15:restartNumberingAfterBreak="0">
    <w:nsid w:val="7A7D5D00"/>
    <w:multiLevelType w:val="hybridMultilevel"/>
    <w:tmpl w:val="394EB2C6"/>
    <w:lvl w:ilvl="0" w:tplc="F8A2F498">
      <w:start w:val="1"/>
      <w:numFmt w:val="bullet"/>
      <w:lvlText w:val=""/>
      <w:lvlJc w:val="left"/>
      <w:pPr>
        <w:tabs>
          <w:tab w:val="num" w:pos="720"/>
        </w:tabs>
        <w:ind w:left="720" w:hanging="360"/>
      </w:pPr>
      <w:rPr>
        <w:rFonts w:ascii="Symbol" w:hAnsi="Symbol" w:hint="default"/>
      </w:rPr>
    </w:lvl>
    <w:lvl w:ilvl="1" w:tplc="F992F512">
      <w:start w:val="1"/>
      <w:numFmt w:val="bullet"/>
      <w:lvlText w:val=""/>
      <w:lvlJc w:val="left"/>
      <w:pPr>
        <w:tabs>
          <w:tab w:val="num" w:pos="1440"/>
        </w:tabs>
        <w:ind w:left="1440" w:hanging="360"/>
      </w:pPr>
      <w:rPr>
        <w:rFonts w:ascii="Symbol" w:hAnsi="Symbol" w:hint="default"/>
      </w:rPr>
    </w:lvl>
    <w:lvl w:ilvl="2" w:tplc="7C207EDC" w:tentative="1">
      <w:start w:val="1"/>
      <w:numFmt w:val="bullet"/>
      <w:lvlText w:val=""/>
      <w:lvlJc w:val="left"/>
      <w:pPr>
        <w:tabs>
          <w:tab w:val="num" w:pos="2160"/>
        </w:tabs>
        <w:ind w:left="2160" w:hanging="360"/>
      </w:pPr>
      <w:rPr>
        <w:rFonts w:ascii="Symbol" w:hAnsi="Symbol" w:hint="default"/>
      </w:rPr>
    </w:lvl>
    <w:lvl w:ilvl="3" w:tplc="4CB4F04A" w:tentative="1">
      <w:start w:val="1"/>
      <w:numFmt w:val="bullet"/>
      <w:lvlText w:val=""/>
      <w:lvlJc w:val="left"/>
      <w:pPr>
        <w:tabs>
          <w:tab w:val="num" w:pos="2880"/>
        </w:tabs>
        <w:ind w:left="2880" w:hanging="360"/>
      </w:pPr>
      <w:rPr>
        <w:rFonts w:ascii="Symbol" w:hAnsi="Symbol" w:hint="default"/>
      </w:rPr>
    </w:lvl>
    <w:lvl w:ilvl="4" w:tplc="FA948A38" w:tentative="1">
      <w:start w:val="1"/>
      <w:numFmt w:val="bullet"/>
      <w:lvlText w:val=""/>
      <w:lvlJc w:val="left"/>
      <w:pPr>
        <w:tabs>
          <w:tab w:val="num" w:pos="3600"/>
        </w:tabs>
        <w:ind w:left="3600" w:hanging="360"/>
      </w:pPr>
      <w:rPr>
        <w:rFonts w:ascii="Symbol" w:hAnsi="Symbol" w:hint="default"/>
      </w:rPr>
    </w:lvl>
    <w:lvl w:ilvl="5" w:tplc="085C2780" w:tentative="1">
      <w:start w:val="1"/>
      <w:numFmt w:val="bullet"/>
      <w:lvlText w:val=""/>
      <w:lvlJc w:val="left"/>
      <w:pPr>
        <w:tabs>
          <w:tab w:val="num" w:pos="4320"/>
        </w:tabs>
        <w:ind w:left="4320" w:hanging="360"/>
      </w:pPr>
      <w:rPr>
        <w:rFonts w:ascii="Symbol" w:hAnsi="Symbol" w:hint="default"/>
      </w:rPr>
    </w:lvl>
    <w:lvl w:ilvl="6" w:tplc="C38C4C84" w:tentative="1">
      <w:start w:val="1"/>
      <w:numFmt w:val="bullet"/>
      <w:lvlText w:val=""/>
      <w:lvlJc w:val="left"/>
      <w:pPr>
        <w:tabs>
          <w:tab w:val="num" w:pos="5040"/>
        </w:tabs>
        <w:ind w:left="5040" w:hanging="360"/>
      </w:pPr>
      <w:rPr>
        <w:rFonts w:ascii="Symbol" w:hAnsi="Symbol" w:hint="default"/>
      </w:rPr>
    </w:lvl>
    <w:lvl w:ilvl="7" w:tplc="CE0C353C" w:tentative="1">
      <w:start w:val="1"/>
      <w:numFmt w:val="bullet"/>
      <w:lvlText w:val=""/>
      <w:lvlJc w:val="left"/>
      <w:pPr>
        <w:tabs>
          <w:tab w:val="num" w:pos="5760"/>
        </w:tabs>
        <w:ind w:left="5760" w:hanging="360"/>
      </w:pPr>
      <w:rPr>
        <w:rFonts w:ascii="Symbol" w:hAnsi="Symbol" w:hint="default"/>
      </w:rPr>
    </w:lvl>
    <w:lvl w:ilvl="8" w:tplc="9D540640" w:tentative="1">
      <w:start w:val="1"/>
      <w:numFmt w:val="bullet"/>
      <w:lvlText w:val=""/>
      <w:lvlJc w:val="left"/>
      <w:pPr>
        <w:tabs>
          <w:tab w:val="num" w:pos="6480"/>
        </w:tabs>
        <w:ind w:left="6480" w:hanging="360"/>
      </w:pPr>
      <w:rPr>
        <w:rFonts w:ascii="Symbol" w:hAnsi="Symbol" w:hint="default"/>
      </w:rPr>
    </w:lvl>
  </w:abstractNum>
  <w:abstractNum w:abstractNumId="163" w15:restartNumberingAfterBreak="0">
    <w:nsid w:val="7B0E1111"/>
    <w:multiLevelType w:val="hybridMultilevel"/>
    <w:tmpl w:val="EBE6581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4" w15:restartNumberingAfterBreak="0">
    <w:nsid w:val="7B1F35C0"/>
    <w:multiLevelType w:val="hybridMultilevel"/>
    <w:tmpl w:val="9DCE8C20"/>
    <w:lvl w:ilvl="0" w:tplc="B1A0E92E">
      <w:numFmt w:val="bullet"/>
      <w:lvlText w:val="•"/>
      <w:lvlJc w:val="left"/>
      <w:pPr>
        <w:ind w:left="1065" w:hanging="705"/>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5" w15:restartNumberingAfterBreak="0">
    <w:nsid w:val="7CD678E1"/>
    <w:multiLevelType w:val="hybridMultilevel"/>
    <w:tmpl w:val="1E1215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6" w15:restartNumberingAfterBreak="0">
    <w:nsid w:val="7D144529"/>
    <w:multiLevelType w:val="hybridMultilevel"/>
    <w:tmpl w:val="019400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7" w15:restartNumberingAfterBreak="0">
    <w:nsid w:val="7D9C2770"/>
    <w:multiLevelType w:val="hybridMultilevel"/>
    <w:tmpl w:val="86EC89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7F1C1BB2"/>
    <w:multiLevelType w:val="hybridMultilevel"/>
    <w:tmpl w:val="49CC9F6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359863327">
    <w:abstractNumId w:val="93"/>
  </w:num>
  <w:num w:numId="2" w16cid:durableId="537815971">
    <w:abstractNumId w:val="142"/>
  </w:num>
  <w:num w:numId="3" w16cid:durableId="421296244">
    <w:abstractNumId w:val="24"/>
  </w:num>
  <w:num w:numId="4" w16cid:durableId="1845823957">
    <w:abstractNumId w:val="0"/>
  </w:num>
  <w:num w:numId="5" w16cid:durableId="1317761118">
    <w:abstractNumId w:val="88"/>
  </w:num>
  <w:num w:numId="6" w16cid:durableId="1392771425">
    <w:abstractNumId w:val="132"/>
  </w:num>
  <w:num w:numId="7" w16cid:durableId="2129667220">
    <w:abstractNumId w:val="107"/>
  </w:num>
  <w:num w:numId="8" w16cid:durableId="119030910">
    <w:abstractNumId w:val="96"/>
  </w:num>
  <w:num w:numId="9" w16cid:durableId="684291056">
    <w:abstractNumId w:val="40"/>
  </w:num>
  <w:num w:numId="10" w16cid:durableId="352808987">
    <w:abstractNumId w:val="167"/>
  </w:num>
  <w:num w:numId="11" w16cid:durableId="916207163">
    <w:abstractNumId w:val="73"/>
  </w:num>
  <w:num w:numId="12" w16cid:durableId="240676310">
    <w:abstractNumId w:val="168"/>
  </w:num>
  <w:num w:numId="13" w16cid:durableId="770900468">
    <w:abstractNumId w:val="137"/>
  </w:num>
  <w:num w:numId="14" w16cid:durableId="1162238051">
    <w:abstractNumId w:val="49"/>
  </w:num>
  <w:num w:numId="15" w16cid:durableId="953176897">
    <w:abstractNumId w:val="7"/>
  </w:num>
  <w:num w:numId="16" w16cid:durableId="565334857">
    <w:abstractNumId w:val="131"/>
  </w:num>
  <w:num w:numId="17" w16cid:durableId="292641286">
    <w:abstractNumId w:val="126"/>
  </w:num>
  <w:num w:numId="18" w16cid:durableId="1879857936">
    <w:abstractNumId w:val="94"/>
  </w:num>
  <w:num w:numId="19" w16cid:durableId="1118989898">
    <w:abstractNumId w:val="158"/>
  </w:num>
  <w:num w:numId="20" w16cid:durableId="326060510">
    <w:abstractNumId w:val="5"/>
  </w:num>
  <w:num w:numId="21" w16cid:durableId="1180000364">
    <w:abstractNumId w:val="123"/>
  </w:num>
  <w:num w:numId="22" w16cid:durableId="283001108">
    <w:abstractNumId w:val="112"/>
  </w:num>
  <w:num w:numId="23" w16cid:durableId="1582061238">
    <w:abstractNumId w:val="84"/>
  </w:num>
  <w:num w:numId="24" w16cid:durableId="1442190624">
    <w:abstractNumId w:val="52"/>
  </w:num>
  <w:num w:numId="25" w16cid:durableId="1712148507">
    <w:abstractNumId w:val="139"/>
  </w:num>
  <w:num w:numId="26" w16cid:durableId="99491452">
    <w:abstractNumId w:val="58"/>
  </w:num>
  <w:num w:numId="27" w16cid:durableId="1803036871">
    <w:abstractNumId w:val="14"/>
  </w:num>
  <w:num w:numId="28" w16cid:durableId="1785614429">
    <w:abstractNumId w:val="82"/>
  </w:num>
  <w:num w:numId="29" w16cid:durableId="1628007290">
    <w:abstractNumId w:val="6"/>
  </w:num>
  <w:num w:numId="30" w16cid:durableId="855191949">
    <w:abstractNumId w:val="72"/>
  </w:num>
  <w:num w:numId="31" w16cid:durableId="694813808">
    <w:abstractNumId w:val="144"/>
  </w:num>
  <w:num w:numId="32" w16cid:durableId="607783067">
    <w:abstractNumId w:val="130"/>
  </w:num>
  <w:num w:numId="33" w16cid:durableId="1099595181">
    <w:abstractNumId w:val="74"/>
  </w:num>
  <w:num w:numId="34" w16cid:durableId="1605310843">
    <w:abstractNumId w:val="83"/>
  </w:num>
  <w:num w:numId="35" w16cid:durableId="1525753819">
    <w:abstractNumId w:val="80"/>
  </w:num>
  <w:num w:numId="36" w16cid:durableId="1705398541">
    <w:abstractNumId w:val="70"/>
  </w:num>
  <w:num w:numId="37" w16cid:durableId="597518672">
    <w:abstractNumId w:val="148"/>
  </w:num>
  <w:num w:numId="38" w16cid:durableId="408574437">
    <w:abstractNumId w:val="165"/>
  </w:num>
  <w:num w:numId="39" w16cid:durableId="1863324502">
    <w:abstractNumId w:val="19"/>
  </w:num>
  <w:num w:numId="40" w16cid:durableId="2025857185">
    <w:abstractNumId w:val="154"/>
  </w:num>
  <w:num w:numId="41" w16cid:durableId="452141503">
    <w:abstractNumId w:val="113"/>
  </w:num>
  <w:num w:numId="42" w16cid:durableId="64110466">
    <w:abstractNumId w:val="38"/>
  </w:num>
  <w:num w:numId="43" w16cid:durableId="2100167">
    <w:abstractNumId w:val="163"/>
  </w:num>
  <w:num w:numId="44" w16cid:durableId="1044601172">
    <w:abstractNumId w:val="65"/>
  </w:num>
  <w:num w:numId="45" w16cid:durableId="793057174">
    <w:abstractNumId w:val="16"/>
  </w:num>
  <w:num w:numId="46" w16cid:durableId="1018582780">
    <w:abstractNumId w:val="117"/>
  </w:num>
  <w:num w:numId="47" w16cid:durableId="555580418">
    <w:abstractNumId w:val="85"/>
  </w:num>
  <w:num w:numId="48" w16cid:durableId="322509540">
    <w:abstractNumId w:val="104"/>
  </w:num>
  <w:num w:numId="49" w16cid:durableId="595020563">
    <w:abstractNumId w:val="71"/>
  </w:num>
  <w:num w:numId="50" w16cid:durableId="1056318000">
    <w:abstractNumId w:val="133"/>
  </w:num>
  <w:num w:numId="51" w16cid:durableId="26374822">
    <w:abstractNumId w:val="44"/>
  </w:num>
  <w:num w:numId="52" w16cid:durableId="1415859445">
    <w:abstractNumId w:val="147"/>
  </w:num>
  <w:num w:numId="53" w16cid:durableId="439184725">
    <w:abstractNumId w:val="162"/>
  </w:num>
  <w:num w:numId="54" w16cid:durableId="548152754">
    <w:abstractNumId w:val="106"/>
  </w:num>
  <w:num w:numId="55" w16cid:durableId="1336806091">
    <w:abstractNumId w:val="78"/>
  </w:num>
  <w:num w:numId="56" w16cid:durableId="1189565090">
    <w:abstractNumId w:val="114"/>
  </w:num>
  <w:num w:numId="57" w16cid:durableId="659580152">
    <w:abstractNumId w:val="103"/>
  </w:num>
  <w:num w:numId="58" w16cid:durableId="371423234">
    <w:abstractNumId w:val="136"/>
  </w:num>
  <w:num w:numId="59" w16cid:durableId="1841041579">
    <w:abstractNumId w:val="111"/>
  </w:num>
  <w:num w:numId="60" w16cid:durableId="1746798085">
    <w:abstractNumId w:val="42"/>
  </w:num>
  <w:num w:numId="61" w16cid:durableId="978148041">
    <w:abstractNumId w:val="86"/>
  </w:num>
  <w:num w:numId="62" w16cid:durableId="1446804488">
    <w:abstractNumId w:val="36"/>
  </w:num>
  <w:num w:numId="63" w16cid:durableId="1784957427">
    <w:abstractNumId w:val="59"/>
  </w:num>
  <w:num w:numId="64" w16cid:durableId="390546095">
    <w:abstractNumId w:val="150"/>
  </w:num>
  <w:num w:numId="65" w16cid:durableId="119345337">
    <w:abstractNumId w:val="153"/>
  </w:num>
  <w:num w:numId="66" w16cid:durableId="2024478246">
    <w:abstractNumId w:val="47"/>
  </w:num>
  <w:num w:numId="67" w16cid:durableId="1621111956">
    <w:abstractNumId w:val="125"/>
  </w:num>
  <w:num w:numId="68" w16cid:durableId="1148479499">
    <w:abstractNumId w:val="53"/>
  </w:num>
  <w:num w:numId="69" w16cid:durableId="1835611337">
    <w:abstractNumId w:val="63"/>
  </w:num>
  <w:num w:numId="70" w16cid:durableId="994604237">
    <w:abstractNumId w:val="1"/>
  </w:num>
  <w:num w:numId="71" w16cid:durableId="1830629595">
    <w:abstractNumId w:val="25"/>
  </w:num>
  <w:num w:numId="72" w16cid:durableId="534198376">
    <w:abstractNumId w:val="95"/>
  </w:num>
  <w:num w:numId="73" w16cid:durableId="976494013">
    <w:abstractNumId w:val="12"/>
  </w:num>
  <w:num w:numId="74" w16cid:durableId="1012998933">
    <w:abstractNumId w:val="109"/>
  </w:num>
  <w:num w:numId="75" w16cid:durableId="1337414431">
    <w:abstractNumId w:val="116"/>
  </w:num>
  <w:num w:numId="76" w16cid:durableId="351300238">
    <w:abstractNumId w:val="160"/>
  </w:num>
  <w:num w:numId="77" w16cid:durableId="95830268">
    <w:abstractNumId w:val="61"/>
  </w:num>
  <w:num w:numId="78" w16cid:durableId="1054474494">
    <w:abstractNumId w:val="21"/>
  </w:num>
  <w:num w:numId="79" w16cid:durableId="177937115">
    <w:abstractNumId w:val="11"/>
  </w:num>
  <w:num w:numId="80" w16cid:durableId="1360275079">
    <w:abstractNumId w:val="76"/>
  </w:num>
  <w:num w:numId="81" w16cid:durableId="1905603592">
    <w:abstractNumId w:val="119"/>
  </w:num>
  <w:num w:numId="82" w16cid:durableId="1392147599">
    <w:abstractNumId w:val="108"/>
  </w:num>
  <w:num w:numId="83" w16cid:durableId="28460673">
    <w:abstractNumId w:val="135"/>
  </w:num>
  <w:num w:numId="84" w16cid:durableId="304167490">
    <w:abstractNumId w:val="37"/>
  </w:num>
  <w:num w:numId="85" w16cid:durableId="886841044">
    <w:abstractNumId w:val="67"/>
  </w:num>
  <w:num w:numId="86" w16cid:durableId="551623474">
    <w:abstractNumId w:val="13"/>
  </w:num>
  <w:num w:numId="87" w16cid:durableId="1790279631">
    <w:abstractNumId w:val="122"/>
  </w:num>
  <w:num w:numId="88" w16cid:durableId="1512792160">
    <w:abstractNumId w:val="28"/>
  </w:num>
  <w:num w:numId="89" w16cid:durableId="722215055">
    <w:abstractNumId w:val="87"/>
  </w:num>
  <w:num w:numId="90" w16cid:durableId="1840272435">
    <w:abstractNumId w:val="129"/>
  </w:num>
  <w:num w:numId="91" w16cid:durableId="356078891">
    <w:abstractNumId w:val="26"/>
  </w:num>
  <w:num w:numId="92" w16cid:durableId="377973039">
    <w:abstractNumId w:val="166"/>
  </w:num>
  <w:num w:numId="93" w16cid:durableId="794101098">
    <w:abstractNumId w:val="159"/>
  </w:num>
  <w:num w:numId="94" w16cid:durableId="789515713">
    <w:abstractNumId w:val="140"/>
  </w:num>
  <w:num w:numId="95" w16cid:durableId="1271863287">
    <w:abstractNumId w:val="3"/>
  </w:num>
  <w:num w:numId="96" w16cid:durableId="1055158220">
    <w:abstractNumId w:val="89"/>
  </w:num>
  <w:num w:numId="97" w16cid:durableId="1419405114">
    <w:abstractNumId w:val="149"/>
  </w:num>
  <w:num w:numId="98" w16cid:durableId="299919047">
    <w:abstractNumId w:val="60"/>
  </w:num>
  <w:num w:numId="99" w16cid:durableId="707529827">
    <w:abstractNumId w:val="118"/>
  </w:num>
  <w:num w:numId="100" w16cid:durableId="977343333">
    <w:abstractNumId w:val="161"/>
  </w:num>
  <w:num w:numId="101" w16cid:durableId="1303535217">
    <w:abstractNumId w:val="99"/>
  </w:num>
  <w:num w:numId="102" w16cid:durableId="491526376">
    <w:abstractNumId w:val="62"/>
  </w:num>
  <w:num w:numId="103" w16cid:durableId="964651867">
    <w:abstractNumId w:val="121"/>
  </w:num>
  <w:num w:numId="104" w16cid:durableId="784466369">
    <w:abstractNumId w:val="2"/>
  </w:num>
  <w:num w:numId="105" w16cid:durableId="640883718">
    <w:abstractNumId w:val="98"/>
  </w:num>
  <w:num w:numId="106" w16cid:durableId="506485689">
    <w:abstractNumId w:val="17"/>
  </w:num>
  <w:num w:numId="107" w16cid:durableId="288247845">
    <w:abstractNumId w:val="151"/>
  </w:num>
  <w:num w:numId="108" w16cid:durableId="1203321035">
    <w:abstractNumId w:val="157"/>
  </w:num>
  <w:num w:numId="109" w16cid:durableId="524439658">
    <w:abstractNumId w:val="100"/>
  </w:num>
  <w:num w:numId="110" w16cid:durableId="1977295675">
    <w:abstractNumId w:val="115"/>
  </w:num>
  <w:num w:numId="111" w16cid:durableId="407505260">
    <w:abstractNumId w:val="48"/>
  </w:num>
  <w:num w:numId="112" w16cid:durableId="129203675">
    <w:abstractNumId w:val="32"/>
  </w:num>
  <w:num w:numId="113" w16cid:durableId="1385715668">
    <w:abstractNumId w:val="39"/>
  </w:num>
  <w:num w:numId="114" w16cid:durableId="1274284408">
    <w:abstractNumId w:val="45"/>
  </w:num>
  <w:num w:numId="115" w16cid:durableId="1777866125">
    <w:abstractNumId w:val="23"/>
  </w:num>
  <w:num w:numId="116" w16cid:durableId="546721361">
    <w:abstractNumId w:val="66"/>
  </w:num>
  <w:num w:numId="117" w16cid:durableId="18894706">
    <w:abstractNumId w:val="27"/>
  </w:num>
  <w:num w:numId="118" w16cid:durableId="661472285">
    <w:abstractNumId w:val="124"/>
  </w:num>
  <w:num w:numId="119" w16cid:durableId="1559708014">
    <w:abstractNumId w:val="120"/>
  </w:num>
  <w:num w:numId="120" w16cid:durableId="1630279577">
    <w:abstractNumId w:val="146"/>
  </w:num>
  <w:num w:numId="121" w16cid:durableId="1018845730">
    <w:abstractNumId w:val="4"/>
  </w:num>
  <w:num w:numId="122" w16cid:durableId="861282751">
    <w:abstractNumId w:val="92"/>
  </w:num>
  <w:num w:numId="123" w16cid:durableId="1529374341">
    <w:abstractNumId w:val="91"/>
  </w:num>
  <w:num w:numId="124" w16cid:durableId="1740010624">
    <w:abstractNumId w:val="35"/>
  </w:num>
  <w:num w:numId="125" w16cid:durableId="1996717354">
    <w:abstractNumId w:val="20"/>
  </w:num>
  <w:num w:numId="126" w16cid:durableId="318115598">
    <w:abstractNumId w:val="79"/>
  </w:num>
  <w:num w:numId="127" w16cid:durableId="1917670852">
    <w:abstractNumId w:val="10"/>
  </w:num>
  <w:num w:numId="128" w16cid:durableId="442651274">
    <w:abstractNumId w:val="75"/>
  </w:num>
  <w:num w:numId="129" w16cid:durableId="1939293259">
    <w:abstractNumId w:val="41"/>
  </w:num>
  <w:num w:numId="130" w16cid:durableId="1154101134">
    <w:abstractNumId w:val="9"/>
  </w:num>
  <w:num w:numId="131" w16cid:durableId="234903212">
    <w:abstractNumId w:val="101"/>
  </w:num>
  <w:num w:numId="132" w16cid:durableId="1379237442">
    <w:abstractNumId w:val="15"/>
  </w:num>
  <w:num w:numId="133" w16cid:durableId="781386390">
    <w:abstractNumId w:val="152"/>
  </w:num>
  <w:num w:numId="134" w16cid:durableId="1023240340">
    <w:abstractNumId w:val="69"/>
  </w:num>
  <w:num w:numId="135" w16cid:durableId="1473601653">
    <w:abstractNumId w:val="55"/>
  </w:num>
  <w:num w:numId="136" w16cid:durableId="1584411621">
    <w:abstractNumId w:val="43"/>
  </w:num>
  <w:num w:numId="137" w16cid:durableId="129518824">
    <w:abstractNumId w:val="30"/>
  </w:num>
  <w:num w:numId="138" w16cid:durableId="72287494">
    <w:abstractNumId w:val="110"/>
  </w:num>
  <w:num w:numId="139" w16cid:durableId="1270745475">
    <w:abstractNumId w:val="18"/>
  </w:num>
  <w:num w:numId="140" w16cid:durableId="970096514">
    <w:abstractNumId w:val="145"/>
  </w:num>
  <w:num w:numId="141" w16cid:durableId="1089741327">
    <w:abstractNumId w:val="105"/>
  </w:num>
  <w:num w:numId="142" w16cid:durableId="701175241">
    <w:abstractNumId w:val="8"/>
  </w:num>
  <w:num w:numId="143" w16cid:durableId="901407476">
    <w:abstractNumId w:val="138"/>
  </w:num>
  <w:num w:numId="144" w16cid:durableId="1857228691">
    <w:abstractNumId w:val="34"/>
  </w:num>
  <w:num w:numId="145" w16cid:durableId="1383598439">
    <w:abstractNumId w:val="81"/>
  </w:num>
  <w:num w:numId="146" w16cid:durableId="956832065">
    <w:abstractNumId w:val="156"/>
  </w:num>
  <w:num w:numId="147" w16cid:durableId="409084600">
    <w:abstractNumId w:val="46"/>
  </w:num>
  <w:num w:numId="148" w16cid:durableId="1214537228">
    <w:abstractNumId w:val="97"/>
  </w:num>
  <w:num w:numId="149" w16cid:durableId="1757902607">
    <w:abstractNumId w:val="102"/>
  </w:num>
  <w:num w:numId="150" w16cid:durableId="26181153">
    <w:abstractNumId w:val="164"/>
  </w:num>
  <w:num w:numId="151" w16cid:durableId="1908761051">
    <w:abstractNumId w:val="143"/>
  </w:num>
  <w:num w:numId="152" w16cid:durableId="300155617">
    <w:abstractNumId w:val="68"/>
  </w:num>
  <w:num w:numId="153" w16cid:durableId="34819813">
    <w:abstractNumId w:val="141"/>
  </w:num>
  <w:num w:numId="154" w16cid:durableId="1309826848">
    <w:abstractNumId w:val="51"/>
  </w:num>
  <w:num w:numId="155" w16cid:durableId="110325797">
    <w:abstractNumId w:val="29"/>
  </w:num>
  <w:num w:numId="156" w16cid:durableId="127019369">
    <w:abstractNumId w:val="128"/>
  </w:num>
  <w:num w:numId="157" w16cid:durableId="555430404">
    <w:abstractNumId w:val="50"/>
  </w:num>
  <w:num w:numId="158" w16cid:durableId="1985312046">
    <w:abstractNumId w:val="40"/>
  </w:num>
  <w:num w:numId="159" w16cid:durableId="943149259">
    <w:abstractNumId w:val="90"/>
  </w:num>
  <w:num w:numId="160" w16cid:durableId="866911526">
    <w:abstractNumId w:val="54"/>
  </w:num>
  <w:num w:numId="161" w16cid:durableId="2031372371">
    <w:abstractNumId w:val="155"/>
  </w:num>
  <w:num w:numId="162" w16cid:durableId="1394818375">
    <w:abstractNumId w:val="64"/>
  </w:num>
  <w:num w:numId="163" w16cid:durableId="1020087578">
    <w:abstractNumId w:val="56"/>
  </w:num>
  <w:num w:numId="164" w16cid:durableId="1412240198">
    <w:abstractNumId w:val="31"/>
  </w:num>
  <w:num w:numId="165" w16cid:durableId="902639913">
    <w:abstractNumId w:val="77"/>
  </w:num>
  <w:num w:numId="166" w16cid:durableId="1108814539">
    <w:abstractNumId w:val="127"/>
  </w:num>
  <w:num w:numId="167" w16cid:durableId="515845698">
    <w:abstractNumId w:val="134"/>
  </w:num>
  <w:num w:numId="168" w16cid:durableId="1406804487">
    <w:abstractNumId w:val="57"/>
  </w:num>
  <w:num w:numId="169" w16cid:durableId="860361178">
    <w:abstractNumId w:val="33"/>
  </w:num>
  <w:num w:numId="170" w16cid:durableId="1928155321">
    <w:abstractNumId w:val="22"/>
  </w:num>
  <w:numIdMacAtCleanup w:val="1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 Pěčková">
    <w15:presenceInfo w15:providerId="AD" w15:userId="S::nicol.peckova@con4pas.com::e9078d32-6ad7-4679-9c02-6b67801e2388"/>
  </w15:person>
  <w15:person w15:author="Petra Terbrová">
    <w15:presenceInfo w15:providerId="AD" w15:userId="S::petra.terbrova@con4pas.com::e4cd223b-73e0-4b13-9e21-79363473a7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ocumentProtection w:edit="readOnly" w:enforcement="1" w:cryptProviderType="rsaAES" w:cryptAlgorithmClass="hash" w:cryptAlgorithmType="typeAny" w:cryptAlgorithmSid="14" w:cryptSpinCount="100000" w:hash="GVOPCZdpOVBTsHbncpMIBDtXPioMeE+ZxldI5psbz6F7jqeT1Dypz4oTCvmar99nXZqCXUqtgtAD3QRM7BboOg==" w:salt="Sa2JRK/UFqZCCqki9a0ImA=="/>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SztDA0NTUwNLIwtDBQ0lEKTi0uzszPAykwNq8FAOmLYN8tAAAA"/>
  </w:docVars>
  <w:rsids>
    <w:rsidRoot w:val="004809BE"/>
    <w:rsid w:val="000000E2"/>
    <w:rsid w:val="000000EB"/>
    <w:rsid w:val="0000020C"/>
    <w:rsid w:val="0000054D"/>
    <w:rsid w:val="000005AE"/>
    <w:rsid w:val="000006B6"/>
    <w:rsid w:val="00000CC1"/>
    <w:rsid w:val="00000E6F"/>
    <w:rsid w:val="00001056"/>
    <w:rsid w:val="0000108B"/>
    <w:rsid w:val="000011D4"/>
    <w:rsid w:val="000013FF"/>
    <w:rsid w:val="0000140C"/>
    <w:rsid w:val="00001462"/>
    <w:rsid w:val="00001570"/>
    <w:rsid w:val="00001697"/>
    <w:rsid w:val="00001756"/>
    <w:rsid w:val="00001873"/>
    <w:rsid w:val="000018E5"/>
    <w:rsid w:val="00001CF8"/>
    <w:rsid w:val="00001D5B"/>
    <w:rsid w:val="00001F82"/>
    <w:rsid w:val="00002020"/>
    <w:rsid w:val="000021C0"/>
    <w:rsid w:val="0000222B"/>
    <w:rsid w:val="00002232"/>
    <w:rsid w:val="000022D9"/>
    <w:rsid w:val="00002336"/>
    <w:rsid w:val="0000240C"/>
    <w:rsid w:val="000025C3"/>
    <w:rsid w:val="0000270C"/>
    <w:rsid w:val="00002795"/>
    <w:rsid w:val="000027A5"/>
    <w:rsid w:val="0000296A"/>
    <w:rsid w:val="00002A32"/>
    <w:rsid w:val="00002BFF"/>
    <w:rsid w:val="00002C7F"/>
    <w:rsid w:val="00002D31"/>
    <w:rsid w:val="00002D77"/>
    <w:rsid w:val="00003420"/>
    <w:rsid w:val="00003758"/>
    <w:rsid w:val="000037D5"/>
    <w:rsid w:val="00003CB3"/>
    <w:rsid w:val="00003E05"/>
    <w:rsid w:val="00003F03"/>
    <w:rsid w:val="000041F4"/>
    <w:rsid w:val="00004383"/>
    <w:rsid w:val="0000440B"/>
    <w:rsid w:val="0000442D"/>
    <w:rsid w:val="00004876"/>
    <w:rsid w:val="000048F6"/>
    <w:rsid w:val="00004984"/>
    <w:rsid w:val="000049C9"/>
    <w:rsid w:val="00004F13"/>
    <w:rsid w:val="00004FC9"/>
    <w:rsid w:val="00005130"/>
    <w:rsid w:val="00005413"/>
    <w:rsid w:val="00005423"/>
    <w:rsid w:val="00005547"/>
    <w:rsid w:val="00005816"/>
    <w:rsid w:val="0000586B"/>
    <w:rsid w:val="00005F67"/>
    <w:rsid w:val="0000663C"/>
    <w:rsid w:val="00006BA7"/>
    <w:rsid w:val="00006C9E"/>
    <w:rsid w:val="00006DC9"/>
    <w:rsid w:val="00007596"/>
    <w:rsid w:val="0000780D"/>
    <w:rsid w:val="00007A4C"/>
    <w:rsid w:val="00007CF2"/>
    <w:rsid w:val="00007F08"/>
    <w:rsid w:val="0001018A"/>
    <w:rsid w:val="000102B1"/>
    <w:rsid w:val="00010370"/>
    <w:rsid w:val="000103C3"/>
    <w:rsid w:val="00010611"/>
    <w:rsid w:val="000108C7"/>
    <w:rsid w:val="00010A08"/>
    <w:rsid w:val="00010AFE"/>
    <w:rsid w:val="00010B23"/>
    <w:rsid w:val="00010B9E"/>
    <w:rsid w:val="00010DC9"/>
    <w:rsid w:val="00010E52"/>
    <w:rsid w:val="000118E5"/>
    <w:rsid w:val="0001193B"/>
    <w:rsid w:val="00011A12"/>
    <w:rsid w:val="00011BAF"/>
    <w:rsid w:val="00011D7F"/>
    <w:rsid w:val="00011DCC"/>
    <w:rsid w:val="00011EF7"/>
    <w:rsid w:val="0001243B"/>
    <w:rsid w:val="00012483"/>
    <w:rsid w:val="000124CB"/>
    <w:rsid w:val="000129DF"/>
    <w:rsid w:val="00012C09"/>
    <w:rsid w:val="00012F44"/>
    <w:rsid w:val="000131BF"/>
    <w:rsid w:val="0001320D"/>
    <w:rsid w:val="00013415"/>
    <w:rsid w:val="00013611"/>
    <w:rsid w:val="000138BB"/>
    <w:rsid w:val="0001391D"/>
    <w:rsid w:val="00013957"/>
    <w:rsid w:val="00013991"/>
    <w:rsid w:val="00013B73"/>
    <w:rsid w:val="00014010"/>
    <w:rsid w:val="00014025"/>
    <w:rsid w:val="00014132"/>
    <w:rsid w:val="000141B7"/>
    <w:rsid w:val="0001472F"/>
    <w:rsid w:val="00014762"/>
    <w:rsid w:val="0001482C"/>
    <w:rsid w:val="0001495C"/>
    <w:rsid w:val="00014998"/>
    <w:rsid w:val="00014BBC"/>
    <w:rsid w:val="00014C19"/>
    <w:rsid w:val="00014CF7"/>
    <w:rsid w:val="00014FA2"/>
    <w:rsid w:val="000152D4"/>
    <w:rsid w:val="00015411"/>
    <w:rsid w:val="00015496"/>
    <w:rsid w:val="00015A45"/>
    <w:rsid w:val="00015B30"/>
    <w:rsid w:val="00015C7C"/>
    <w:rsid w:val="00015D69"/>
    <w:rsid w:val="00015DA9"/>
    <w:rsid w:val="00015E6D"/>
    <w:rsid w:val="00015F30"/>
    <w:rsid w:val="00016472"/>
    <w:rsid w:val="000165E4"/>
    <w:rsid w:val="00016715"/>
    <w:rsid w:val="000168B2"/>
    <w:rsid w:val="00016A99"/>
    <w:rsid w:val="00016BA7"/>
    <w:rsid w:val="00016C40"/>
    <w:rsid w:val="00016E51"/>
    <w:rsid w:val="0001702E"/>
    <w:rsid w:val="00017072"/>
    <w:rsid w:val="00017287"/>
    <w:rsid w:val="00017459"/>
    <w:rsid w:val="0001772D"/>
    <w:rsid w:val="000178B0"/>
    <w:rsid w:val="00017A1A"/>
    <w:rsid w:val="00017A45"/>
    <w:rsid w:val="00017F0B"/>
    <w:rsid w:val="00017F91"/>
    <w:rsid w:val="0002004D"/>
    <w:rsid w:val="000202AE"/>
    <w:rsid w:val="00020360"/>
    <w:rsid w:val="00020469"/>
    <w:rsid w:val="0002049E"/>
    <w:rsid w:val="00020744"/>
    <w:rsid w:val="00020BAB"/>
    <w:rsid w:val="00020BEB"/>
    <w:rsid w:val="00020C78"/>
    <w:rsid w:val="00020EFC"/>
    <w:rsid w:val="000210D5"/>
    <w:rsid w:val="000211D7"/>
    <w:rsid w:val="00021336"/>
    <w:rsid w:val="0002150D"/>
    <w:rsid w:val="00021688"/>
    <w:rsid w:val="00021758"/>
    <w:rsid w:val="000217A6"/>
    <w:rsid w:val="000217CE"/>
    <w:rsid w:val="000217E3"/>
    <w:rsid w:val="00021A26"/>
    <w:rsid w:val="00021A47"/>
    <w:rsid w:val="00021ADB"/>
    <w:rsid w:val="00021B25"/>
    <w:rsid w:val="00021CE8"/>
    <w:rsid w:val="00021E06"/>
    <w:rsid w:val="00021F41"/>
    <w:rsid w:val="0002213C"/>
    <w:rsid w:val="000221CA"/>
    <w:rsid w:val="000221DF"/>
    <w:rsid w:val="0002271E"/>
    <w:rsid w:val="00022737"/>
    <w:rsid w:val="000228E5"/>
    <w:rsid w:val="00022BB8"/>
    <w:rsid w:val="00022E23"/>
    <w:rsid w:val="00023076"/>
    <w:rsid w:val="00023150"/>
    <w:rsid w:val="00023642"/>
    <w:rsid w:val="00023775"/>
    <w:rsid w:val="000238DA"/>
    <w:rsid w:val="00023911"/>
    <w:rsid w:val="0002392E"/>
    <w:rsid w:val="00023A7F"/>
    <w:rsid w:val="00023E96"/>
    <w:rsid w:val="00023E9E"/>
    <w:rsid w:val="00023FAA"/>
    <w:rsid w:val="00024171"/>
    <w:rsid w:val="0002451E"/>
    <w:rsid w:val="000246EA"/>
    <w:rsid w:val="00024744"/>
    <w:rsid w:val="00024895"/>
    <w:rsid w:val="00024938"/>
    <w:rsid w:val="0002528E"/>
    <w:rsid w:val="000256F2"/>
    <w:rsid w:val="00025ABA"/>
    <w:rsid w:val="00025C40"/>
    <w:rsid w:val="000262F5"/>
    <w:rsid w:val="000264C6"/>
    <w:rsid w:val="00026537"/>
    <w:rsid w:val="00026643"/>
    <w:rsid w:val="0002678C"/>
    <w:rsid w:val="0002679F"/>
    <w:rsid w:val="000268AD"/>
    <w:rsid w:val="000268CA"/>
    <w:rsid w:val="00026B25"/>
    <w:rsid w:val="00026C1E"/>
    <w:rsid w:val="00026D5E"/>
    <w:rsid w:val="00026E81"/>
    <w:rsid w:val="00027129"/>
    <w:rsid w:val="0002717E"/>
    <w:rsid w:val="000271C7"/>
    <w:rsid w:val="000272EB"/>
    <w:rsid w:val="00027343"/>
    <w:rsid w:val="0002734A"/>
    <w:rsid w:val="00027354"/>
    <w:rsid w:val="000273C8"/>
    <w:rsid w:val="00027508"/>
    <w:rsid w:val="00027685"/>
    <w:rsid w:val="0002786A"/>
    <w:rsid w:val="00027CF7"/>
    <w:rsid w:val="00027FD4"/>
    <w:rsid w:val="0003004A"/>
    <w:rsid w:val="000307BD"/>
    <w:rsid w:val="00030960"/>
    <w:rsid w:val="00030995"/>
    <w:rsid w:val="00030CE1"/>
    <w:rsid w:val="00030E1B"/>
    <w:rsid w:val="00031742"/>
    <w:rsid w:val="00031835"/>
    <w:rsid w:val="00031888"/>
    <w:rsid w:val="0003196F"/>
    <w:rsid w:val="00031A04"/>
    <w:rsid w:val="00031ABF"/>
    <w:rsid w:val="00031C5C"/>
    <w:rsid w:val="00031D4C"/>
    <w:rsid w:val="00031E56"/>
    <w:rsid w:val="00032114"/>
    <w:rsid w:val="00032207"/>
    <w:rsid w:val="00032375"/>
    <w:rsid w:val="00032499"/>
    <w:rsid w:val="000327EE"/>
    <w:rsid w:val="0003287E"/>
    <w:rsid w:val="0003294F"/>
    <w:rsid w:val="00032966"/>
    <w:rsid w:val="00032ABB"/>
    <w:rsid w:val="00032B31"/>
    <w:rsid w:val="00032CD8"/>
    <w:rsid w:val="00032D08"/>
    <w:rsid w:val="00032ECC"/>
    <w:rsid w:val="00032ED7"/>
    <w:rsid w:val="00032F69"/>
    <w:rsid w:val="00033129"/>
    <w:rsid w:val="0003319F"/>
    <w:rsid w:val="000332C3"/>
    <w:rsid w:val="00033496"/>
    <w:rsid w:val="00033628"/>
    <w:rsid w:val="000337E8"/>
    <w:rsid w:val="00033DAA"/>
    <w:rsid w:val="00034112"/>
    <w:rsid w:val="0003413D"/>
    <w:rsid w:val="000344C8"/>
    <w:rsid w:val="00034595"/>
    <w:rsid w:val="0003487C"/>
    <w:rsid w:val="00034B43"/>
    <w:rsid w:val="00034D8A"/>
    <w:rsid w:val="00034DAB"/>
    <w:rsid w:val="0003504E"/>
    <w:rsid w:val="000352A7"/>
    <w:rsid w:val="000352F3"/>
    <w:rsid w:val="000353A2"/>
    <w:rsid w:val="0003548F"/>
    <w:rsid w:val="000355CA"/>
    <w:rsid w:val="0003593E"/>
    <w:rsid w:val="000359E9"/>
    <w:rsid w:val="00035A2D"/>
    <w:rsid w:val="00035A84"/>
    <w:rsid w:val="00035C22"/>
    <w:rsid w:val="00036188"/>
    <w:rsid w:val="000361DD"/>
    <w:rsid w:val="000362CE"/>
    <w:rsid w:val="000364AA"/>
    <w:rsid w:val="0003657E"/>
    <w:rsid w:val="00036665"/>
    <w:rsid w:val="00036C04"/>
    <w:rsid w:val="00036F6D"/>
    <w:rsid w:val="00037298"/>
    <w:rsid w:val="000372C3"/>
    <w:rsid w:val="00037319"/>
    <w:rsid w:val="00037A77"/>
    <w:rsid w:val="00037F3E"/>
    <w:rsid w:val="00040135"/>
    <w:rsid w:val="0004018C"/>
    <w:rsid w:val="00040212"/>
    <w:rsid w:val="0004021A"/>
    <w:rsid w:val="00040330"/>
    <w:rsid w:val="0004034A"/>
    <w:rsid w:val="000403DB"/>
    <w:rsid w:val="00040529"/>
    <w:rsid w:val="00040B42"/>
    <w:rsid w:val="00040EA6"/>
    <w:rsid w:val="00041092"/>
    <w:rsid w:val="00041255"/>
    <w:rsid w:val="000412EB"/>
    <w:rsid w:val="0004144D"/>
    <w:rsid w:val="00041805"/>
    <w:rsid w:val="000419AE"/>
    <w:rsid w:val="00041CFE"/>
    <w:rsid w:val="00041D16"/>
    <w:rsid w:val="00041F7D"/>
    <w:rsid w:val="00042013"/>
    <w:rsid w:val="00042342"/>
    <w:rsid w:val="000426AA"/>
    <w:rsid w:val="00042815"/>
    <w:rsid w:val="00042851"/>
    <w:rsid w:val="000428FC"/>
    <w:rsid w:val="00042995"/>
    <w:rsid w:val="000429C6"/>
    <w:rsid w:val="00042C27"/>
    <w:rsid w:val="00042E48"/>
    <w:rsid w:val="00042F82"/>
    <w:rsid w:val="0004325B"/>
    <w:rsid w:val="0004377B"/>
    <w:rsid w:val="00043861"/>
    <w:rsid w:val="00043897"/>
    <w:rsid w:val="0004429F"/>
    <w:rsid w:val="000442FA"/>
    <w:rsid w:val="0004436A"/>
    <w:rsid w:val="000444C3"/>
    <w:rsid w:val="000444CC"/>
    <w:rsid w:val="00044720"/>
    <w:rsid w:val="000447F6"/>
    <w:rsid w:val="00044809"/>
    <w:rsid w:val="0004494A"/>
    <w:rsid w:val="00044A21"/>
    <w:rsid w:val="00044E6B"/>
    <w:rsid w:val="00045178"/>
    <w:rsid w:val="00045185"/>
    <w:rsid w:val="00045258"/>
    <w:rsid w:val="00045466"/>
    <w:rsid w:val="00045513"/>
    <w:rsid w:val="000455DA"/>
    <w:rsid w:val="0004560C"/>
    <w:rsid w:val="00045644"/>
    <w:rsid w:val="000458BB"/>
    <w:rsid w:val="00045901"/>
    <w:rsid w:val="00045AD4"/>
    <w:rsid w:val="00045F11"/>
    <w:rsid w:val="00046569"/>
    <w:rsid w:val="0004677C"/>
    <w:rsid w:val="000467AB"/>
    <w:rsid w:val="000468C2"/>
    <w:rsid w:val="0004697D"/>
    <w:rsid w:val="00046E33"/>
    <w:rsid w:val="000476C5"/>
    <w:rsid w:val="00047727"/>
    <w:rsid w:val="00047937"/>
    <w:rsid w:val="000479E0"/>
    <w:rsid w:val="00047C48"/>
    <w:rsid w:val="00047CBA"/>
    <w:rsid w:val="00047F40"/>
    <w:rsid w:val="00050062"/>
    <w:rsid w:val="000501FC"/>
    <w:rsid w:val="000502F9"/>
    <w:rsid w:val="00050592"/>
    <w:rsid w:val="00050856"/>
    <w:rsid w:val="00050CF3"/>
    <w:rsid w:val="00050E2F"/>
    <w:rsid w:val="00051049"/>
    <w:rsid w:val="00051084"/>
    <w:rsid w:val="0005152A"/>
    <w:rsid w:val="00051839"/>
    <w:rsid w:val="00051FF6"/>
    <w:rsid w:val="000520CE"/>
    <w:rsid w:val="0005213F"/>
    <w:rsid w:val="00052266"/>
    <w:rsid w:val="000523CF"/>
    <w:rsid w:val="00052403"/>
    <w:rsid w:val="000524F0"/>
    <w:rsid w:val="0005256C"/>
    <w:rsid w:val="00052590"/>
    <w:rsid w:val="000527C1"/>
    <w:rsid w:val="000527DF"/>
    <w:rsid w:val="00053000"/>
    <w:rsid w:val="00053441"/>
    <w:rsid w:val="000534F6"/>
    <w:rsid w:val="0005351D"/>
    <w:rsid w:val="000535EC"/>
    <w:rsid w:val="00053AB3"/>
    <w:rsid w:val="00053BF7"/>
    <w:rsid w:val="00053D92"/>
    <w:rsid w:val="0005439B"/>
    <w:rsid w:val="000545BF"/>
    <w:rsid w:val="00054736"/>
    <w:rsid w:val="00054EDE"/>
    <w:rsid w:val="000552C8"/>
    <w:rsid w:val="000552E4"/>
    <w:rsid w:val="00055382"/>
    <w:rsid w:val="000553D0"/>
    <w:rsid w:val="000553F0"/>
    <w:rsid w:val="000555B7"/>
    <w:rsid w:val="00055A4B"/>
    <w:rsid w:val="00055A8C"/>
    <w:rsid w:val="00055B76"/>
    <w:rsid w:val="00055E29"/>
    <w:rsid w:val="00055FC2"/>
    <w:rsid w:val="00056117"/>
    <w:rsid w:val="000562B6"/>
    <w:rsid w:val="000562ED"/>
    <w:rsid w:val="00056631"/>
    <w:rsid w:val="00056663"/>
    <w:rsid w:val="00056795"/>
    <w:rsid w:val="00056799"/>
    <w:rsid w:val="00056B40"/>
    <w:rsid w:val="00056ECF"/>
    <w:rsid w:val="0005701A"/>
    <w:rsid w:val="000570D8"/>
    <w:rsid w:val="000571E9"/>
    <w:rsid w:val="0005731D"/>
    <w:rsid w:val="000574B6"/>
    <w:rsid w:val="000574F8"/>
    <w:rsid w:val="00057529"/>
    <w:rsid w:val="00057765"/>
    <w:rsid w:val="000577E1"/>
    <w:rsid w:val="000578E9"/>
    <w:rsid w:val="00057A15"/>
    <w:rsid w:val="00057D74"/>
    <w:rsid w:val="00057DDF"/>
    <w:rsid w:val="00060087"/>
    <w:rsid w:val="0006022B"/>
    <w:rsid w:val="0006039C"/>
    <w:rsid w:val="000604AA"/>
    <w:rsid w:val="00060C0B"/>
    <w:rsid w:val="00060D41"/>
    <w:rsid w:val="00060E42"/>
    <w:rsid w:val="00060E52"/>
    <w:rsid w:val="00061236"/>
    <w:rsid w:val="00061600"/>
    <w:rsid w:val="00061673"/>
    <w:rsid w:val="000616C6"/>
    <w:rsid w:val="00061787"/>
    <w:rsid w:val="00061C5F"/>
    <w:rsid w:val="00061CA6"/>
    <w:rsid w:val="00062042"/>
    <w:rsid w:val="000620B0"/>
    <w:rsid w:val="0006213E"/>
    <w:rsid w:val="00062166"/>
    <w:rsid w:val="000621B3"/>
    <w:rsid w:val="00062217"/>
    <w:rsid w:val="0006248E"/>
    <w:rsid w:val="000624A4"/>
    <w:rsid w:val="000624B8"/>
    <w:rsid w:val="00062684"/>
    <w:rsid w:val="00062933"/>
    <w:rsid w:val="00062CBC"/>
    <w:rsid w:val="00062DBE"/>
    <w:rsid w:val="00062EBD"/>
    <w:rsid w:val="00062EFB"/>
    <w:rsid w:val="00063225"/>
    <w:rsid w:val="00063A30"/>
    <w:rsid w:val="00063CE2"/>
    <w:rsid w:val="00063D3F"/>
    <w:rsid w:val="00063DD2"/>
    <w:rsid w:val="0006400B"/>
    <w:rsid w:val="000644FF"/>
    <w:rsid w:val="00064533"/>
    <w:rsid w:val="000649C9"/>
    <w:rsid w:val="00064AC6"/>
    <w:rsid w:val="00064C82"/>
    <w:rsid w:val="00064C87"/>
    <w:rsid w:val="00064F0D"/>
    <w:rsid w:val="0006540C"/>
    <w:rsid w:val="000654AD"/>
    <w:rsid w:val="00065738"/>
    <w:rsid w:val="00065953"/>
    <w:rsid w:val="00065C74"/>
    <w:rsid w:val="00065CB6"/>
    <w:rsid w:val="000660B6"/>
    <w:rsid w:val="000661B7"/>
    <w:rsid w:val="00066273"/>
    <w:rsid w:val="00066352"/>
    <w:rsid w:val="00066444"/>
    <w:rsid w:val="00066528"/>
    <w:rsid w:val="000666A0"/>
    <w:rsid w:val="00066900"/>
    <w:rsid w:val="00066ACC"/>
    <w:rsid w:val="00066AD9"/>
    <w:rsid w:val="00066BFB"/>
    <w:rsid w:val="00066C5B"/>
    <w:rsid w:val="00066D42"/>
    <w:rsid w:val="00066DEB"/>
    <w:rsid w:val="00066F1C"/>
    <w:rsid w:val="00067411"/>
    <w:rsid w:val="000675BA"/>
    <w:rsid w:val="000675C8"/>
    <w:rsid w:val="000675FF"/>
    <w:rsid w:val="00067710"/>
    <w:rsid w:val="00067761"/>
    <w:rsid w:val="00067B43"/>
    <w:rsid w:val="00067CE7"/>
    <w:rsid w:val="00067E8F"/>
    <w:rsid w:val="00067FAD"/>
    <w:rsid w:val="000701F6"/>
    <w:rsid w:val="0007022F"/>
    <w:rsid w:val="0007050F"/>
    <w:rsid w:val="000706B5"/>
    <w:rsid w:val="000706E3"/>
    <w:rsid w:val="0007079A"/>
    <w:rsid w:val="0007085E"/>
    <w:rsid w:val="00070C21"/>
    <w:rsid w:val="00070CCF"/>
    <w:rsid w:val="00070CF5"/>
    <w:rsid w:val="00070FE3"/>
    <w:rsid w:val="000710B3"/>
    <w:rsid w:val="000711CF"/>
    <w:rsid w:val="0007137D"/>
    <w:rsid w:val="00071474"/>
    <w:rsid w:val="00071518"/>
    <w:rsid w:val="000716A7"/>
    <w:rsid w:val="0007170C"/>
    <w:rsid w:val="0007190A"/>
    <w:rsid w:val="00071AC1"/>
    <w:rsid w:val="00071C72"/>
    <w:rsid w:val="00072107"/>
    <w:rsid w:val="000721C4"/>
    <w:rsid w:val="0007243F"/>
    <w:rsid w:val="00072733"/>
    <w:rsid w:val="000727B1"/>
    <w:rsid w:val="00072804"/>
    <w:rsid w:val="000729F2"/>
    <w:rsid w:val="00072E4A"/>
    <w:rsid w:val="00072E80"/>
    <w:rsid w:val="00073131"/>
    <w:rsid w:val="0007325C"/>
    <w:rsid w:val="000732C0"/>
    <w:rsid w:val="0007334E"/>
    <w:rsid w:val="000734C3"/>
    <w:rsid w:val="00073559"/>
    <w:rsid w:val="00073608"/>
    <w:rsid w:val="000737C4"/>
    <w:rsid w:val="0007385D"/>
    <w:rsid w:val="00073AF9"/>
    <w:rsid w:val="00073CE9"/>
    <w:rsid w:val="00073CF0"/>
    <w:rsid w:val="00073EEC"/>
    <w:rsid w:val="00074303"/>
    <w:rsid w:val="000744DB"/>
    <w:rsid w:val="00074928"/>
    <w:rsid w:val="00074AD4"/>
    <w:rsid w:val="00074DE6"/>
    <w:rsid w:val="00074F11"/>
    <w:rsid w:val="000750BF"/>
    <w:rsid w:val="00075128"/>
    <w:rsid w:val="0007524C"/>
    <w:rsid w:val="000756D8"/>
    <w:rsid w:val="00075929"/>
    <w:rsid w:val="00075A3F"/>
    <w:rsid w:val="00075AAB"/>
    <w:rsid w:val="00075BF8"/>
    <w:rsid w:val="00076143"/>
    <w:rsid w:val="000761F3"/>
    <w:rsid w:val="000763B3"/>
    <w:rsid w:val="000764EB"/>
    <w:rsid w:val="0007677A"/>
    <w:rsid w:val="0007691E"/>
    <w:rsid w:val="00076BED"/>
    <w:rsid w:val="00077089"/>
    <w:rsid w:val="000771F7"/>
    <w:rsid w:val="00077221"/>
    <w:rsid w:val="000774E4"/>
    <w:rsid w:val="00077524"/>
    <w:rsid w:val="000778FD"/>
    <w:rsid w:val="000779E1"/>
    <w:rsid w:val="00077D7A"/>
    <w:rsid w:val="00077E5B"/>
    <w:rsid w:val="00077ED7"/>
    <w:rsid w:val="00080066"/>
    <w:rsid w:val="0008055C"/>
    <w:rsid w:val="000805EC"/>
    <w:rsid w:val="000808DB"/>
    <w:rsid w:val="00080925"/>
    <w:rsid w:val="00080981"/>
    <w:rsid w:val="00080DF1"/>
    <w:rsid w:val="00080FF4"/>
    <w:rsid w:val="000814CF"/>
    <w:rsid w:val="00081696"/>
    <w:rsid w:val="0008176B"/>
    <w:rsid w:val="000817B0"/>
    <w:rsid w:val="00081992"/>
    <w:rsid w:val="00081D67"/>
    <w:rsid w:val="00081D73"/>
    <w:rsid w:val="00081D84"/>
    <w:rsid w:val="00081E23"/>
    <w:rsid w:val="00081ED6"/>
    <w:rsid w:val="00081ED9"/>
    <w:rsid w:val="00081F72"/>
    <w:rsid w:val="00082F3F"/>
    <w:rsid w:val="00083085"/>
    <w:rsid w:val="00083380"/>
    <w:rsid w:val="0008358A"/>
    <w:rsid w:val="00083953"/>
    <w:rsid w:val="0008395D"/>
    <w:rsid w:val="00083ABA"/>
    <w:rsid w:val="00083E0A"/>
    <w:rsid w:val="00084051"/>
    <w:rsid w:val="000840F7"/>
    <w:rsid w:val="0008417B"/>
    <w:rsid w:val="000842E2"/>
    <w:rsid w:val="0008467C"/>
    <w:rsid w:val="000846F2"/>
    <w:rsid w:val="0008479D"/>
    <w:rsid w:val="00084937"/>
    <w:rsid w:val="00084AD2"/>
    <w:rsid w:val="00084BBC"/>
    <w:rsid w:val="00084D29"/>
    <w:rsid w:val="00084E17"/>
    <w:rsid w:val="0008506B"/>
    <w:rsid w:val="000855CA"/>
    <w:rsid w:val="0008560E"/>
    <w:rsid w:val="00085930"/>
    <w:rsid w:val="00085A82"/>
    <w:rsid w:val="00085DD5"/>
    <w:rsid w:val="00085E54"/>
    <w:rsid w:val="00085EB4"/>
    <w:rsid w:val="0008602F"/>
    <w:rsid w:val="000860CC"/>
    <w:rsid w:val="00086257"/>
    <w:rsid w:val="0008637E"/>
    <w:rsid w:val="00086811"/>
    <w:rsid w:val="000869D8"/>
    <w:rsid w:val="00086A97"/>
    <w:rsid w:val="00086AF1"/>
    <w:rsid w:val="00086BCC"/>
    <w:rsid w:val="00086C3E"/>
    <w:rsid w:val="00086C76"/>
    <w:rsid w:val="00086C7A"/>
    <w:rsid w:val="00086D0E"/>
    <w:rsid w:val="00086D4A"/>
    <w:rsid w:val="00086E25"/>
    <w:rsid w:val="00086F2E"/>
    <w:rsid w:val="00086F33"/>
    <w:rsid w:val="00086F7A"/>
    <w:rsid w:val="00086FFA"/>
    <w:rsid w:val="000870B5"/>
    <w:rsid w:val="000873B2"/>
    <w:rsid w:val="000877BC"/>
    <w:rsid w:val="0008792D"/>
    <w:rsid w:val="00087989"/>
    <w:rsid w:val="000879FC"/>
    <w:rsid w:val="00087B62"/>
    <w:rsid w:val="00087CDF"/>
    <w:rsid w:val="00087DB7"/>
    <w:rsid w:val="00087F17"/>
    <w:rsid w:val="00087F2B"/>
    <w:rsid w:val="00087F51"/>
    <w:rsid w:val="00090009"/>
    <w:rsid w:val="00090350"/>
    <w:rsid w:val="0009047D"/>
    <w:rsid w:val="00090507"/>
    <w:rsid w:val="00090601"/>
    <w:rsid w:val="000906D2"/>
    <w:rsid w:val="000907BF"/>
    <w:rsid w:val="00090C90"/>
    <w:rsid w:val="00090CB1"/>
    <w:rsid w:val="00090EF7"/>
    <w:rsid w:val="00090F79"/>
    <w:rsid w:val="0009104D"/>
    <w:rsid w:val="0009125B"/>
    <w:rsid w:val="000912FC"/>
    <w:rsid w:val="00091331"/>
    <w:rsid w:val="00091473"/>
    <w:rsid w:val="0009147B"/>
    <w:rsid w:val="000914DA"/>
    <w:rsid w:val="00091521"/>
    <w:rsid w:val="000916A6"/>
    <w:rsid w:val="000917A9"/>
    <w:rsid w:val="0009194E"/>
    <w:rsid w:val="00091BC5"/>
    <w:rsid w:val="00091C31"/>
    <w:rsid w:val="00091CD6"/>
    <w:rsid w:val="00091D03"/>
    <w:rsid w:val="000920AD"/>
    <w:rsid w:val="000920F3"/>
    <w:rsid w:val="00092465"/>
    <w:rsid w:val="000924C1"/>
    <w:rsid w:val="00092614"/>
    <w:rsid w:val="000926BA"/>
    <w:rsid w:val="00092828"/>
    <w:rsid w:val="00092890"/>
    <w:rsid w:val="0009289F"/>
    <w:rsid w:val="000928DC"/>
    <w:rsid w:val="0009298B"/>
    <w:rsid w:val="00092E42"/>
    <w:rsid w:val="0009365A"/>
    <w:rsid w:val="000937FD"/>
    <w:rsid w:val="000938FE"/>
    <w:rsid w:val="0009399C"/>
    <w:rsid w:val="00093AA9"/>
    <w:rsid w:val="00093B4B"/>
    <w:rsid w:val="00093BA3"/>
    <w:rsid w:val="00093C73"/>
    <w:rsid w:val="00093DEA"/>
    <w:rsid w:val="000942BA"/>
    <w:rsid w:val="000943A7"/>
    <w:rsid w:val="0009443E"/>
    <w:rsid w:val="000947BE"/>
    <w:rsid w:val="0009497D"/>
    <w:rsid w:val="00094BFD"/>
    <w:rsid w:val="00094CCF"/>
    <w:rsid w:val="00094F1F"/>
    <w:rsid w:val="00095157"/>
    <w:rsid w:val="00095380"/>
    <w:rsid w:val="000954D9"/>
    <w:rsid w:val="0009557D"/>
    <w:rsid w:val="000955B0"/>
    <w:rsid w:val="000958D8"/>
    <w:rsid w:val="0009592B"/>
    <w:rsid w:val="00095B1E"/>
    <w:rsid w:val="00095EC2"/>
    <w:rsid w:val="0009606A"/>
    <w:rsid w:val="00096144"/>
    <w:rsid w:val="000962A6"/>
    <w:rsid w:val="00096378"/>
    <w:rsid w:val="000963CA"/>
    <w:rsid w:val="0009681B"/>
    <w:rsid w:val="00096A52"/>
    <w:rsid w:val="00096B0B"/>
    <w:rsid w:val="00096E69"/>
    <w:rsid w:val="0009718B"/>
    <w:rsid w:val="0009738B"/>
    <w:rsid w:val="0009745B"/>
    <w:rsid w:val="0009748C"/>
    <w:rsid w:val="0009755A"/>
    <w:rsid w:val="00097639"/>
    <w:rsid w:val="000976B8"/>
    <w:rsid w:val="0009771D"/>
    <w:rsid w:val="00097804"/>
    <w:rsid w:val="000979A5"/>
    <w:rsid w:val="00097BC7"/>
    <w:rsid w:val="00097DA7"/>
    <w:rsid w:val="00097DB9"/>
    <w:rsid w:val="00097EFC"/>
    <w:rsid w:val="00097F98"/>
    <w:rsid w:val="00097FB7"/>
    <w:rsid w:val="000A00E4"/>
    <w:rsid w:val="000A03AD"/>
    <w:rsid w:val="000A06F0"/>
    <w:rsid w:val="000A0724"/>
    <w:rsid w:val="000A09B1"/>
    <w:rsid w:val="000A0BDE"/>
    <w:rsid w:val="000A0CD7"/>
    <w:rsid w:val="000A0D98"/>
    <w:rsid w:val="000A106F"/>
    <w:rsid w:val="000A1244"/>
    <w:rsid w:val="000A12A8"/>
    <w:rsid w:val="000A1379"/>
    <w:rsid w:val="000A166F"/>
    <w:rsid w:val="000A18C7"/>
    <w:rsid w:val="000A1CAE"/>
    <w:rsid w:val="000A1F98"/>
    <w:rsid w:val="000A1F9B"/>
    <w:rsid w:val="000A1FAD"/>
    <w:rsid w:val="000A203C"/>
    <w:rsid w:val="000A2061"/>
    <w:rsid w:val="000A2296"/>
    <w:rsid w:val="000A23C7"/>
    <w:rsid w:val="000A249F"/>
    <w:rsid w:val="000A2676"/>
    <w:rsid w:val="000A2BBF"/>
    <w:rsid w:val="000A2D7F"/>
    <w:rsid w:val="000A2DB9"/>
    <w:rsid w:val="000A2DE2"/>
    <w:rsid w:val="000A35D2"/>
    <w:rsid w:val="000A3765"/>
    <w:rsid w:val="000A3B0D"/>
    <w:rsid w:val="000A3B1D"/>
    <w:rsid w:val="000A3D70"/>
    <w:rsid w:val="000A3EB4"/>
    <w:rsid w:val="000A41A8"/>
    <w:rsid w:val="000A42A1"/>
    <w:rsid w:val="000A43A9"/>
    <w:rsid w:val="000A44CD"/>
    <w:rsid w:val="000A4757"/>
    <w:rsid w:val="000A48A2"/>
    <w:rsid w:val="000A499B"/>
    <w:rsid w:val="000A4D9F"/>
    <w:rsid w:val="000A4E5E"/>
    <w:rsid w:val="000A503F"/>
    <w:rsid w:val="000A505C"/>
    <w:rsid w:val="000A54CF"/>
    <w:rsid w:val="000A573C"/>
    <w:rsid w:val="000A5AD8"/>
    <w:rsid w:val="000A5D4D"/>
    <w:rsid w:val="000A5F32"/>
    <w:rsid w:val="000A6103"/>
    <w:rsid w:val="000A611B"/>
    <w:rsid w:val="000A61AA"/>
    <w:rsid w:val="000A632F"/>
    <w:rsid w:val="000A6564"/>
    <w:rsid w:val="000A6877"/>
    <w:rsid w:val="000A6976"/>
    <w:rsid w:val="000A6A35"/>
    <w:rsid w:val="000A6CA8"/>
    <w:rsid w:val="000A6D0C"/>
    <w:rsid w:val="000A6E94"/>
    <w:rsid w:val="000A7415"/>
    <w:rsid w:val="000A7433"/>
    <w:rsid w:val="000A79ED"/>
    <w:rsid w:val="000A7AC6"/>
    <w:rsid w:val="000A7B03"/>
    <w:rsid w:val="000A7B74"/>
    <w:rsid w:val="000A7F79"/>
    <w:rsid w:val="000B00E7"/>
    <w:rsid w:val="000B0345"/>
    <w:rsid w:val="000B04C3"/>
    <w:rsid w:val="000B04F0"/>
    <w:rsid w:val="000B0533"/>
    <w:rsid w:val="000B0544"/>
    <w:rsid w:val="000B0565"/>
    <w:rsid w:val="000B056A"/>
    <w:rsid w:val="000B0641"/>
    <w:rsid w:val="000B064F"/>
    <w:rsid w:val="000B0693"/>
    <w:rsid w:val="000B07D6"/>
    <w:rsid w:val="000B0942"/>
    <w:rsid w:val="000B09F9"/>
    <w:rsid w:val="000B0C51"/>
    <w:rsid w:val="000B0C94"/>
    <w:rsid w:val="000B0D18"/>
    <w:rsid w:val="000B0D1A"/>
    <w:rsid w:val="000B0D42"/>
    <w:rsid w:val="000B0E20"/>
    <w:rsid w:val="000B10D1"/>
    <w:rsid w:val="000B1509"/>
    <w:rsid w:val="000B1594"/>
    <w:rsid w:val="000B15B5"/>
    <w:rsid w:val="000B167C"/>
    <w:rsid w:val="000B167F"/>
    <w:rsid w:val="000B1B3F"/>
    <w:rsid w:val="000B1C6B"/>
    <w:rsid w:val="000B1D3C"/>
    <w:rsid w:val="000B1EB8"/>
    <w:rsid w:val="000B2152"/>
    <w:rsid w:val="000B26E0"/>
    <w:rsid w:val="000B2B2F"/>
    <w:rsid w:val="000B2C27"/>
    <w:rsid w:val="000B2E12"/>
    <w:rsid w:val="000B2E85"/>
    <w:rsid w:val="000B2F07"/>
    <w:rsid w:val="000B2F23"/>
    <w:rsid w:val="000B3214"/>
    <w:rsid w:val="000B3604"/>
    <w:rsid w:val="000B38F2"/>
    <w:rsid w:val="000B393C"/>
    <w:rsid w:val="000B3A12"/>
    <w:rsid w:val="000B3AB4"/>
    <w:rsid w:val="000B3C18"/>
    <w:rsid w:val="000B3D0E"/>
    <w:rsid w:val="000B3F8D"/>
    <w:rsid w:val="000B422B"/>
    <w:rsid w:val="000B4444"/>
    <w:rsid w:val="000B4555"/>
    <w:rsid w:val="000B462C"/>
    <w:rsid w:val="000B48E4"/>
    <w:rsid w:val="000B4A1D"/>
    <w:rsid w:val="000B4F6F"/>
    <w:rsid w:val="000B5751"/>
    <w:rsid w:val="000B579D"/>
    <w:rsid w:val="000B5943"/>
    <w:rsid w:val="000B59F3"/>
    <w:rsid w:val="000B5A5C"/>
    <w:rsid w:val="000B5AD9"/>
    <w:rsid w:val="000B5C39"/>
    <w:rsid w:val="000B5D68"/>
    <w:rsid w:val="000B5E73"/>
    <w:rsid w:val="000B6393"/>
    <w:rsid w:val="000B63AE"/>
    <w:rsid w:val="000B63B5"/>
    <w:rsid w:val="000B646F"/>
    <w:rsid w:val="000B65B8"/>
    <w:rsid w:val="000B673E"/>
    <w:rsid w:val="000B6771"/>
    <w:rsid w:val="000B69F1"/>
    <w:rsid w:val="000B6C3E"/>
    <w:rsid w:val="000B6E15"/>
    <w:rsid w:val="000B73BC"/>
    <w:rsid w:val="000B7442"/>
    <w:rsid w:val="000B7607"/>
    <w:rsid w:val="000B76B8"/>
    <w:rsid w:val="000B77B1"/>
    <w:rsid w:val="000B78FC"/>
    <w:rsid w:val="000B7CCE"/>
    <w:rsid w:val="000B7E4E"/>
    <w:rsid w:val="000B7EBD"/>
    <w:rsid w:val="000C01BF"/>
    <w:rsid w:val="000C060B"/>
    <w:rsid w:val="000C0656"/>
    <w:rsid w:val="000C073E"/>
    <w:rsid w:val="000C075D"/>
    <w:rsid w:val="000C0AC2"/>
    <w:rsid w:val="000C0DB6"/>
    <w:rsid w:val="000C0E13"/>
    <w:rsid w:val="000C0E3F"/>
    <w:rsid w:val="000C0E7C"/>
    <w:rsid w:val="000C0ED6"/>
    <w:rsid w:val="000C1070"/>
    <w:rsid w:val="000C12A9"/>
    <w:rsid w:val="000C12FB"/>
    <w:rsid w:val="000C1407"/>
    <w:rsid w:val="000C2387"/>
    <w:rsid w:val="000C23F6"/>
    <w:rsid w:val="000C2407"/>
    <w:rsid w:val="000C24CC"/>
    <w:rsid w:val="000C26F2"/>
    <w:rsid w:val="000C272B"/>
    <w:rsid w:val="000C2796"/>
    <w:rsid w:val="000C290F"/>
    <w:rsid w:val="000C2AD3"/>
    <w:rsid w:val="000C2D27"/>
    <w:rsid w:val="000C2F97"/>
    <w:rsid w:val="000C33DA"/>
    <w:rsid w:val="000C352E"/>
    <w:rsid w:val="000C355D"/>
    <w:rsid w:val="000C372F"/>
    <w:rsid w:val="000C37D1"/>
    <w:rsid w:val="000C38C7"/>
    <w:rsid w:val="000C3A57"/>
    <w:rsid w:val="000C3A88"/>
    <w:rsid w:val="000C3CE1"/>
    <w:rsid w:val="000C3D83"/>
    <w:rsid w:val="000C42A2"/>
    <w:rsid w:val="000C4498"/>
    <w:rsid w:val="000C4520"/>
    <w:rsid w:val="000C4539"/>
    <w:rsid w:val="000C45D4"/>
    <w:rsid w:val="000C4804"/>
    <w:rsid w:val="000C4A1A"/>
    <w:rsid w:val="000C4AEA"/>
    <w:rsid w:val="000C4D58"/>
    <w:rsid w:val="000C4F40"/>
    <w:rsid w:val="000C4F90"/>
    <w:rsid w:val="000C50A1"/>
    <w:rsid w:val="000C511F"/>
    <w:rsid w:val="000C524A"/>
    <w:rsid w:val="000C546F"/>
    <w:rsid w:val="000C564A"/>
    <w:rsid w:val="000C5742"/>
    <w:rsid w:val="000C579E"/>
    <w:rsid w:val="000C57B1"/>
    <w:rsid w:val="000C5848"/>
    <w:rsid w:val="000C59EC"/>
    <w:rsid w:val="000C5B30"/>
    <w:rsid w:val="000C5C23"/>
    <w:rsid w:val="000C5D97"/>
    <w:rsid w:val="000C5F12"/>
    <w:rsid w:val="000C600A"/>
    <w:rsid w:val="000C601A"/>
    <w:rsid w:val="000C651A"/>
    <w:rsid w:val="000C6575"/>
    <w:rsid w:val="000C65ED"/>
    <w:rsid w:val="000C6609"/>
    <w:rsid w:val="000C6942"/>
    <w:rsid w:val="000C6A11"/>
    <w:rsid w:val="000C6B41"/>
    <w:rsid w:val="000C6B44"/>
    <w:rsid w:val="000C6B53"/>
    <w:rsid w:val="000C6DBF"/>
    <w:rsid w:val="000C7178"/>
    <w:rsid w:val="000C71B6"/>
    <w:rsid w:val="000C72DA"/>
    <w:rsid w:val="000C73A8"/>
    <w:rsid w:val="000C746F"/>
    <w:rsid w:val="000C74F9"/>
    <w:rsid w:val="000C776E"/>
    <w:rsid w:val="000C79D5"/>
    <w:rsid w:val="000C7BCF"/>
    <w:rsid w:val="000C7BDA"/>
    <w:rsid w:val="000C7BE4"/>
    <w:rsid w:val="000C7C74"/>
    <w:rsid w:val="000C7EA9"/>
    <w:rsid w:val="000D02E8"/>
    <w:rsid w:val="000D04A3"/>
    <w:rsid w:val="000D0507"/>
    <w:rsid w:val="000D0509"/>
    <w:rsid w:val="000D0579"/>
    <w:rsid w:val="000D0604"/>
    <w:rsid w:val="000D0729"/>
    <w:rsid w:val="000D0839"/>
    <w:rsid w:val="000D0EE3"/>
    <w:rsid w:val="000D10DC"/>
    <w:rsid w:val="000D129C"/>
    <w:rsid w:val="000D12A3"/>
    <w:rsid w:val="000D139B"/>
    <w:rsid w:val="000D17C0"/>
    <w:rsid w:val="000D1945"/>
    <w:rsid w:val="000D19E9"/>
    <w:rsid w:val="000D1DC2"/>
    <w:rsid w:val="000D1FE3"/>
    <w:rsid w:val="000D23A2"/>
    <w:rsid w:val="000D2549"/>
    <w:rsid w:val="000D2687"/>
    <w:rsid w:val="000D2749"/>
    <w:rsid w:val="000D2F28"/>
    <w:rsid w:val="000D2F80"/>
    <w:rsid w:val="000D30CC"/>
    <w:rsid w:val="000D3187"/>
    <w:rsid w:val="000D319A"/>
    <w:rsid w:val="000D31C6"/>
    <w:rsid w:val="000D3274"/>
    <w:rsid w:val="000D34A2"/>
    <w:rsid w:val="000D3577"/>
    <w:rsid w:val="000D36EE"/>
    <w:rsid w:val="000D371A"/>
    <w:rsid w:val="000D3900"/>
    <w:rsid w:val="000D3B3A"/>
    <w:rsid w:val="000D3C77"/>
    <w:rsid w:val="000D40E2"/>
    <w:rsid w:val="000D4323"/>
    <w:rsid w:val="000D4360"/>
    <w:rsid w:val="000D43B8"/>
    <w:rsid w:val="000D47C6"/>
    <w:rsid w:val="000D4A2F"/>
    <w:rsid w:val="000D4B1B"/>
    <w:rsid w:val="000D4EAC"/>
    <w:rsid w:val="000D4F09"/>
    <w:rsid w:val="000D50CB"/>
    <w:rsid w:val="000D5141"/>
    <w:rsid w:val="000D525A"/>
    <w:rsid w:val="000D545E"/>
    <w:rsid w:val="000D5832"/>
    <w:rsid w:val="000D59AD"/>
    <w:rsid w:val="000D5AD6"/>
    <w:rsid w:val="000D5B4F"/>
    <w:rsid w:val="000D5BCC"/>
    <w:rsid w:val="000D5D10"/>
    <w:rsid w:val="000D60A3"/>
    <w:rsid w:val="000D6170"/>
    <w:rsid w:val="000D6392"/>
    <w:rsid w:val="000D6569"/>
    <w:rsid w:val="000D69A9"/>
    <w:rsid w:val="000D6ABC"/>
    <w:rsid w:val="000D6C8A"/>
    <w:rsid w:val="000D7361"/>
    <w:rsid w:val="000D74B4"/>
    <w:rsid w:val="000D763F"/>
    <w:rsid w:val="000D766C"/>
    <w:rsid w:val="000D781A"/>
    <w:rsid w:val="000D78C4"/>
    <w:rsid w:val="000D7A1B"/>
    <w:rsid w:val="000D7F4C"/>
    <w:rsid w:val="000E0083"/>
    <w:rsid w:val="000E01B0"/>
    <w:rsid w:val="000E02A7"/>
    <w:rsid w:val="000E06F9"/>
    <w:rsid w:val="000E0853"/>
    <w:rsid w:val="000E088E"/>
    <w:rsid w:val="000E129C"/>
    <w:rsid w:val="000E12CC"/>
    <w:rsid w:val="000E184A"/>
    <w:rsid w:val="000E18C1"/>
    <w:rsid w:val="000E1A9C"/>
    <w:rsid w:val="000E1C4F"/>
    <w:rsid w:val="000E1E8E"/>
    <w:rsid w:val="000E2023"/>
    <w:rsid w:val="000E2048"/>
    <w:rsid w:val="000E20E4"/>
    <w:rsid w:val="000E20EB"/>
    <w:rsid w:val="000E22AF"/>
    <w:rsid w:val="000E2507"/>
    <w:rsid w:val="000E2662"/>
    <w:rsid w:val="000E2676"/>
    <w:rsid w:val="000E2820"/>
    <w:rsid w:val="000E2A4F"/>
    <w:rsid w:val="000E2ACA"/>
    <w:rsid w:val="000E2B1F"/>
    <w:rsid w:val="000E2BEA"/>
    <w:rsid w:val="000E2C67"/>
    <w:rsid w:val="000E2E2A"/>
    <w:rsid w:val="000E2E8C"/>
    <w:rsid w:val="000E2EEC"/>
    <w:rsid w:val="000E2FAE"/>
    <w:rsid w:val="000E3066"/>
    <w:rsid w:val="000E30D8"/>
    <w:rsid w:val="000E3131"/>
    <w:rsid w:val="000E32A1"/>
    <w:rsid w:val="000E3447"/>
    <w:rsid w:val="000E36AB"/>
    <w:rsid w:val="000E3721"/>
    <w:rsid w:val="000E39D7"/>
    <w:rsid w:val="000E3A16"/>
    <w:rsid w:val="000E3CC7"/>
    <w:rsid w:val="000E41C6"/>
    <w:rsid w:val="000E4432"/>
    <w:rsid w:val="000E4C83"/>
    <w:rsid w:val="000E4C9C"/>
    <w:rsid w:val="000E4D85"/>
    <w:rsid w:val="000E4FF8"/>
    <w:rsid w:val="000E50F6"/>
    <w:rsid w:val="000E5216"/>
    <w:rsid w:val="000E5238"/>
    <w:rsid w:val="000E5658"/>
    <w:rsid w:val="000E5702"/>
    <w:rsid w:val="000E595F"/>
    <w:rsid w:val="000E5B5A"/>
    <w:rsid w:val="000E5C23"/>
    <w:rsid w:val="000E5F7B"/>
    <w:rsid w:val="000E62A8"/>
    <w:rsid w:val="000E6304"/>
    <w:rsid w:val="000E6313"/>
    <w:rsid w:val="000E6578"/>
    <w:rsid w:val="000E681A"/>
    <w:rsid w:val="000E6EB7"/>
    <w:rsid w:val="000E700C"/>
    <w:rsid w:val="000E71D4"/>
    <w:rsid w:val="000E72CB"/>
    <w:rsid w:val="000E7324"/>
    <w:rsid w:val="000E74EB"/>
    <w:rsid w:val="000E7657"/>
    <w:rsid w:val="000E768F"/>
    <w:rsid w:val="000E79A2"/>
    <w:rsid w:val="000E7BE5"/>
    <w:rsid w:val="000E7CA2"/>
    <w:rsid w:val="000E7DB2"/>
    <w:rsid w:val="000E7EC1"/>
    <w:rsid w:val="000E7F15"/>
    <w:rsid w:val="000E7F59"/>
    <w:rsid w:val="000E7FB2"/>
    <w:rsid w:val="000F054D"/>
    <w:rsid w:val="000F06D1"/>
    <w:rsid w:val="000F08FC"/>
    <w:rsid w:val="000F09C1"/>
    <w:rsid w:val="000F0BD9"/>
    <w:rsid w:val="000F0C24"/>
    <w:rsid w:val="000F0D2D"/>
    <w:rsid w:val="000F1085"/>
    <w:rsid w:val="000F10ED"/>
    <w:rsid w:val="000F11AF"/>
    <w:rsid w:val="000F1521"/>
    <w:rsid w:val="000F17E7"/>
    <w:rsid w:val="000F1817"/>
    <w:rsid w:val="000F1819"/>
    <w:rsid w:val="000F18F8"/>
    <w:rsid w:val="000F196D"/>
    <w:rsid w:val="000F1A03"/>
    <w:rsid w:val="000F1B68"/>
    <w:rsid w:val="000F1CFC"/>
    <w:rsid w:val="000F1D85"/>
    <w:rsid w:val="000F1D9B"/>
    <w:rsid w:val="000F1E2E"/>
    <w:rsid w:val="000F1E93"/>
    <w:rsid w:val="000F1F2B"/>
    <w:rsid w:val="000F20AF"/>
    <w:rsid w:val="000F21D1"/>
    <w:rsid w:val="000F23F6"/>
    <w:rsid w:val="000F25AD"/>
    <w:rsid w:val="000F26C0"/>
    <w:rsid w:val="000F2789"/>
    <w:rsid w:val="000F2A7A"/>
    <w:rsid w:val="000F2C50"/>
    <w:rsid w:val="000F2C7D"/>
    <w:rsid w:val="000F3050"/>
    <w:rsid w:val="000F30DC"/>
    <w:rsid w:val="000F3525"/>
    <w:rsid w:val="000F3543"/>
    <w:rsid w:val="000F370A"/>
    <w:rsid w:val="000F3B7F"/>
    <w:rsid w:val="000F3B9A"/>
    <w:rsid w:val="000F3FEE"/>
    <w:rsid w:val="000F411B"/>
    <w:rsid w:val="000F43AD"/>
    <w:rsid w:val="000F4486"/>
    <w:rsid w:val="000F450D"/>
    <w:rsid w:val="000F460C"/>
    <w:rsid w:val="000F463F"/>
    <w:rsid w:val="000F475D"/>
    <w:rsid w:val="000F47E4"/>
    <w:rsid w:val="000F49EC"/>
    <w:rsid w:val="000F51D5"/>
    <w:rsid w:val="000F51EA"/>
    <w:rsid w:val="000F523C"/>
    <w:rsid w:val="000F587D"/>
    <w:rsid w:val="000F5AAB"/>
    <w:rsid w:val="000F5AF7"/>
    <w:rsid w:val="000F5E40"/>
    <w:rsid w:val="000F6167"/>
    <w:rsid w:val="000F63F1"/>
    <w:rsid w:val="000F660E"/>
    <w:rsid w:val="000F6785"/>
    <w:rsid w:val="000F6950"/>
    <w:rsid w:val="000F69F0"/>
    <w:rsid w:val="000F6A71"/>
    <w:rsid w:val="000F6A88"/>
    <w:rsid w:val="000F6BAA"/>
    <w:rsid w:val="000F6E73"/>
    <w:rsid w:val="000F6EA4"/>
    <w:rsid w:val="000F6F52"/>
    <w:rsid w:val="000F7072"/>
    <w:rsid w:val="000F7122"/>
    <w:rsid w:val="000F743A"/>
    <w:rsid w:val="000F78FE"/>
    <w:rsid w:val="000F7910"/>
    <w:rsid w:val="000F7987"/>
    <w:rsid w:val="000F7D2D"/>
    <w:rsid w:val="000F7DAB"/>
    <w:rsid w:val="000F7E6F"/>
    <w:rsid w:val="000F7EE6"/>
    <w:rsid w:val="00100206"/>
    <w:rsid w:val="0010046B"/>
    <w:rsid w:val="001005F7"/>
    <w:rsid w:val="00100904"/>
    <w:rsid w:val="0010093F"/>
    <w:rsid w:val="00100944"/>
    <w:rsid w:val="00100956"/>
    <w:rsid w:val="00100ACE"/>
    <w:rsid w:val="00100BFE"/>
    <w:rsid w:val="00100D51"/>
    <w:rsid w:val="00100F0E"/>
    <w:rsid w:val="00101010"/>
    <w:rsid w:val="001013F2"/>
    <w:rsid w:val="0010147E"/>
    <w:rsid w:val="00101613"/>
    <w:rsid w:val="00101673"/>
    <w:rsid w:val="00101987"/>
    <w:rsid w:val="00101990"/>
    <w:rsid w:val="00101ACE"/>
    <w:rsid w:val="00101B33"/>
    <w:rsid w:val="00101E4E"/>
    <w:rsid w:val="00101FD6"/>
    <w:rsid w:val="0010205E"/>
    <w:rsid w:val="00102072"/>
    <w:rsid w:val="001020C9"/>
    <w:rsid w:val="00102B41"/>
    <w:rsid w:val="001030CD"/>
    <w:rsid w:val="0010366D"/>
    <w:rsid w:val="001037AA"/>
    <w:rsid w:val="00103ACF"/>
    <w:rsid w:val="0010416E"/>
    <w:rsid w:val="001043A5"/>
    <w:rsid w:val="00104527"/>
    <w:rsid w:val="0010481F"/>
    <w:rsid w:val="0010484F"/>
    <w:rsid w:val="00104AB1"/>
    <w:rsid w:val="00104B90"/>
    <w:rsid w:val="00104BBB"/>
    <w:rsid w:val="00104E1D"/>
    <w:rsid w:val="00104F22"/>
    <w:rsid w:val="001051E9"/>
    <w:rsid w:val="00105352"/>
    <w:rsid w:val="001054A8"/>
    <w:rsid w:val="0010577D"/>
    <w:rsid w:val="00105872"/>
    <w:rsid w:val="00105880"/>
    <w:rsid w:val="00105A13"/>
    <w:rsid w:val="00105A6C"/>
    <w:rsid w:val="00105B5D"/>
    <w:rsid w:val="00105CA0"/>
    <w:rsid w:val="00105E9A"/>
    <w:rsid w:val="00105F10"/>
    <w:rsid w:val="00105F7A"/>
    <w:rsid w:val="001060A1"/>
    <w:rsid w:val="00106225"/>
    <w:rsid w:val="0010644A"/>
    <w:rsid w:val="00106568"/>
    <w:rsid w:val="001065D2"/>
    <w:rsid w:val="00106717"/>
    <w:rsid w:val="00106785"/>
    <w:rsid w:val="00106DDE"/>
    <w:rsid w:val="00106EE7"/>
    <w:rsid w:val="00106F93"/>
    <w:rsid w:val="001071C9"/>
    <w:rsid w:val="0010736D"/>
    <w:rsid w:val="001074E8"/>
    <w:rsid w:val="001074F8"/>
    <w:rsid w:val="0010750C"/>
    <w:rsid w:val="001077FD"/>
    <w:rsid w:val="00107A7B"/>
    <w:rsid w:val="00107EE8"/>
    <w:rsid w:val="001104BA"/>
    <w:rsid w:val="00110541"/>
    <w:rsid w:val="00110590"/>
    <w:rsid w:val="001108E2"/>
    <w:rsid w:val="0011096C"/>
    <w:rsid w:val="00110B11"/>
    <w:rsid w:val="00110B52"/>
    <w:rsid w:val="00110B92"/>
    <w:rsid w:val="00110D6A"/>
    <w:rsid w:val="00110F2E"/>
    <w:rsid w:val="00111096"/>
    <w:rsid w:val="001110E0"/>
    <w:rsid w:val="00111109"/>
    <w:rsid w:val="001111CA"/>
    <w:rsid w:val="00111219"/>
    <w:rsid w:val="001112AE"/>
    <w:rsid w:val="001112D2"/>
    <w:rsid w:val="0011150C"/>
    <w:rsid w:val="0011153B"/>
    <w:rsid w:val="0011167C"/>
    <w:rsid w:val="001118AD"/>
    <w:rsid w:val="00111D5A"/>
    <w:rsid w:val="00111E05"/>
    <w:rsid w:val="00111E8D"/>
    <w:rsid w:val="001121AC"/>
    <w:rsid w:val="001124F2"/>
    <w:rsid w:val="0011250D"/>
    <w:rsid w:val="0011258C"/>
    <w:rsid w:val="0011272A"/>
    <w:rsid w:val="00112973"/>
    <w:rsid w:val="00112C8F"/>
    <w:rsid w:val="00112E61"/>
    <w:rsid w:val="00112E6C"/>
    <w:rsid w:val="00113149"/>
    <w:rsid w:val="00113281"/>
    <w:rsid w:val="001133D2"/>
    <w:rsid w:val="00113410"/>
    <w:rsid w:val="00113551"/>
    <w:rsid w:val="001136E6"/>
    <w:rsid w:val="0011375C"/>
    <w:rsid w:val="00113820"/>
    <w:rsid w:val="00113F0C"/>
    <w:rsid w:val="00114127"/>
    <w:rsid w:val="0011438C"/>
    <w:rsid w:val="00114AF4"/>
    <w:rsid w:val="00114E8C"/>
    <w:rsid w:val="00114EC0"/>
    <w:rsid w:val="00115202"/>
    <w:rsid w:val="0011529D"/>
    <w:rsid w:val="001152BF"/>
    <w:rsid w:val="001153DC"/>
    <w:rsid w:val="00115517"/>
    <w:rsid w:val="001155BE"/>
    <w:rsid w:val="001155EE"/>
    <w:rsid w:val="0011568D"/>
    <w:rsid w:val="00115C64"/>
    <w:rsid w:val="00115D4F"/>
    <w:rsid w:val="00115DA6"/>
    <w:rsid w:val="00115E1E"/>
    <w:rsid w:val="00115E92"/>
    <w:rsid w:val="00115F00"/>
    <w:rsid w:val="00116010"/>
    <w:rsid w:val="00116179"/>
    <w:rsid w:val="00116378"/>
    <w:rsid w:val="00116888"/>
    <w:rsid w:val="0011697C"/>
    <w:rsid w:val="001169E8"/>
    <w:rsid w:val="00116A50"/>
    <w:rsid w:val="00116B02"/>
    <w:rsid w:val="00116C31"/>
    <w:rsid w:val="00116DA4"/>
    <w:rsid w:val="00116E13"/>
    <w:rsid w:val="0011723F"/>
    <w:rsid w:val="001172F8"/>
    <w:rsid w:val="00117F93"/>
    <w:rsid w:val="0012027B"/>
    <w:rsid w:val="001206C7"/>
    <w:rsid w:val="001206C9"/>
    <w:rsid w:val="0012070D"/>
    <w:rsid w:val="001208BB"/>
    <w:rsid w:val="00120BD6"/>
    <w:rsid w:val="00120CB9"/>
    <w:rsid w:val="00120D46"/>
    <w:rsid w:val="00120E71"/>
    <w:rsid w:val="00120F3F"/>
    <w:rsid w:val="00121307"/>
    <w:rsid w:val="0012171F"/>
    <w:rsid w:val="001219EB"/>
    <w:rsid w:val="00121A98"/>
    <w:rsid w:val="00121AF3"/>
    <w:rsid w:val="00121F0F"/>
    <w:rsid w:val="00122075"/>
    <w:rsid w:val="00122345"/>
    <w:rsid w:val="00122677"/>
    <w:rsid w:val="001226D4"/>
    <w:rsid w:val="0012291E"/>
    <w:rsid w:val="00122A64"/>
    <w:rsid w:val="00122EC4"/>
    <w:rsid w:val="00122FCA"/>
    <w:rsid w:val="0012323B"/>
    <w:rsid w:val="001233E1"/>
    <w:rsid w:val="001234FB"/>
    <w:rsid w:val="00123551"/>
    <w:rsid w:val="00123745"/>
    <w:rsid w:val="0012392A"/>
    <w:rsid w:val="001239B4"/>
    <w:rsid w:val="00123A7F"/>
    <w:rsid w:val="00123AA8"/>
    <w:rsid w:val="00123B42"/>
    <w:rsid w:val="00123C94"/>
    <w:rsid w:val="00123D13"/>
    <w:rsid w:val="00123D36"/>
    <w:rsid w:val="00123FB2"/>
    <w:rsid w:val="00123FB7"/>
    <w:rsid w:val="00124214"/>
    <w:rsid w:val="00124506"/>
    <w:rsid w:val="00124566"/>
    <w:rsid w:val="001249E0"/>
    <w:rsid w:val="00124C11"/>
    <w:rsid w:val="00124D2C"/>
    <w:rsid w:val="00125253"/>
    <w:rsid w:val="00125255"/>
    <w:rsid w:val="001253A0"/>
    <w:rsid w:val="001253F6"/>
    <w:rsid w:val="0012545D"/>
    <w:rsid w:val="001254C6"/>
    <w:rsid w:val="001254DF"/>
    <w:rsid w:val="00125589"/>
    <w:rsid w:val="001257C3"/>
    <w:rsid w:val="00125AAF"/>
    <w:rsid w:val="00125CB2"/>
    <w:rsid w:val="00126018"/>
    <w:rsid w:val="0012601D"/>
    <w:rsid w:val="00126034"/>
    <w:rsid w:val="001262CF"/>
    <w:rsid w:val="00126492"/>
    <w:rsid w:val="001267F2"/>
    <w:rsid w:val="00126AA6"/>
    <w:rsid w:val="00126B7A"/>
    <w:rsid w:val="00126C3B"/>
    <w:rsid w:val="00126CB7"/>
    <w:rsid w:val="00126E12"/>
    <w:rsid w:val="00126E52"/>
    <w:rsid w:val="00126E96"/>
    <w:rsid w:val="00126F68"/>
    <w:rsid w:val="00126FC3"/>
    <w:rsid w:val="0012724D"/>
    <w:rsid w:val="0012730C"/>
    <w:rsid w:val="001277BF"/>
    <w:rsid w:val="00127BD3"/>
    <w:rsid w:val="00127D46"/>
    <w:rsid w:val="00127F4D"/>
    <w:rsid w:val="00130141"/>
    <w:rsid w:val="001302F5"/>
    <w:rsid w:val="001303CE"/>
    <w:rsid w:val="00130491"/>
    <w:rsid w:val="0013065A"/>
    <w:rsid w:val="001306BB"/>
    <w:rsid w:val="00130728"/>
    <w:rsid w:val="00130BB8"/>
    <w:rsid w:val="00130C9E"/>
    <w:rsid w:val="00131114"/>
    <w:rsid w:val="0013111C"/>
    <w:rsid w:val="00131362"/>
    <w:rsid w:val="0013140D"/>
    <w:rsid w:val="00131585"/>
    <w:rsid w:val="00131659"/>
    <w:rsid w:val="001317E8"/>
    <w:rsid w:val="001318C2"/>
    <w:rsid w:val="00131ABC"/>
    <w:rsid w:val="00131AF7"/>
    <w:rsid w:val="00131FD7"/>
    <w:rsid w:val="0013202F"/>
    <w:rsid w:val="00132139"/>
    <w:rsid w:val="001322D5"/>
    <w:rsid w:val="00132A4C"/>
    <w:rsid w:val="00132A8C"/>
    <w:rsid w:val="00132BC2"/>
    <w:rsid w:val="00133406"/>
    <w:rsid w:val="0013340C"/>
    <w:rsid w:val="00133846"/>
    <w:rsid w:val="00133990"/>
    <w:rsid w:val="00133D45"/>
    <w:rsid w:val="00133F54"/>
    <w:rsid w:val="00134116"/>
    <w:rsid w:val="0013433B"/>
    <w:rsid w:val="0013446A"/>
    <w:rsid w:val="00134537"/>
    <w:rsid w:val="00134775"/>
    <w:rsid w:val="00134B70"/>
    <w:rsid w:val="00134E95"/>
    <w:rsid w:val="00135022"/>
    <w:rsid w:val="0013524E"/>
    <w:rsid w:val="001353D2"/>
    <w:rsid w:val="00135469"/>
    <w:rsid w:val="0013581C"/>
    <w:rsid w:val="001358F4"/>
    <w:rsid w:val="00135BEC"/>
    <w:rsid w:val="00135FC4"/>
    <w:rsid w:val="0013614E"/>
    <w:rsid w:val="00136347"/>
    <w:rsid w:val="001363AA"/>
    <w:rsid w:val="0013692F"/>
    <w:rsid w:val="00136ABB"/>
    <w:rsid w:val="00136BE8"/>
    <w:rsid w:val="00136C87"/>
    <w:rsid w:val="00136DDB"/>
    <w:rsid w:val="0013717E"/>
    <w:rsid w:val="001371A3"/>
    <w:rsid w:val="001371AA"/>
    <w:rsid w:val="00137594"/>
    <w:rsid w:val="001375BB"/>
    <w:rsid w:val="00137656"/>
    <w:rsid w:val="00137942"/>
    <w:rsid w:val="00137BAC"/>
    <w:rsid w:val="00137BE9"/>
    <w:rsid w:val="00137CA7"/>
    <w:rsid w:val="00137DDA"/>
    <w:rsid w:val="00140060"/>
    <w:rsid w:val="00140355"/>
    <w:rsid w:val="00140405"/>
    <w:rsid w:val="0014055A"/>
    <w:rsid w:val="00140965"/>
    <w:rsid w:val="001409EA"/>
    <w:rsid w:val="00140A15"/>
    <w:rsid w:val="00140AD5"/>
    <w:rsid w:val="00140B95"/>
    <w:rsid w:val="00140BB7"/>
    <w:rsid w:val="00140E0D"/>
    <w:rsid w:val="00140E39"/>
    <w:rsid w:val="001410C3"/>
    <w:rsid w:val="001410DA"/>
    <w:rsid w:val="001411D0"/>
    <w:rsid w:val="00141230"/>
    <w:rsid w:val="001414FE"/>
    <w:rsid w:val="001416AD"/>
    <w:rsid w:val="00141744"/>
    <w:rsid w:val="00141E46"/>
    <w:rsid w:val="0014253E"/>
    <w:rsid w:val="00142958"/>
    <w:rsid w:val="00142D00"/>
    <w:rsid w:val="00142E97"/>
    <w:rsid w:val="00142FA0"/>
    <w:rsid w:val="001431BF"/>
    <w:rsid w:val="0014334A"/>
    <w:rsid w:val="0014336F"/>
    <w:rsid w:val="001435D2"/>
    <w:rsid w:val="001435ED"/>
    <w:rsid w:val="001435FE"/>
    <w:rsid w:val="0014364F"/>
    <w:rsid w:val="0014369E"/>
    <w:rsid w:val="0014373E"/>
    <w:rsid w:val="00143C9B"/>
    <w:rsid w:val="00143D0D"/>
    <w:rsid w:val="00143E58"/>
    <w:rsid w:val="00143ED4"/>
    <w:rsid w:val="00144040"/>
    <w:rsid w:val="001440AC"/>
    <w:rsid w:val="00144120"/>
    <w:rsid w:val="00144356"/>
    <w:rsid w:val="001445F5"/>
    <w:rsid w:val="001447AB"/>
    <w:rsid w:val="001448C4"/>
    <w:rsid w:val="00144A60"/>
    <w:rsid w:val="00144C61"/>
    <w:rsid w:val="00145315"/>
    <w:rsid w:val="00145444"/>
    <w:rsid w:val="0014572F"/>
    <w:rsid w:val="00145774"/>
    <w:rsid w:val="00145854"/>
    <w:rsid w:val="00145954"/>
    <w:rsid w:val="00145AC5"/>
    <w:rsid w:val="00145F68"/>
    <w:rsid w:val="00145FE4"/>
    <w:rsid w:val="001460A7"/>
    <w:rsid w:val="001460C0"/>
    <w:rsid w:val="00146115"/>
    <w:rsid w:val="0014624C"/>
    <w:rsid w:val="00146498"/>
    <w:rsid w:val="0014668F"/>
    <w:rsid w:val="00146A1B"/>
    <w:rsid w:val="00146AC7"/>
    <w:rsid w:val="00146F83"/>
    <w:rsid w:val="001471BE"/>
    <w:rsid w:val="001473D1"/>
    <w:rsid w:val="0014790A"/>
    <w:rsid w:val="0014796D"/>
    <w:rsid w:val="001479A2"/>
    <w:rsid w:val="001479F7"/>
    <w:rsid w:val="00147C3D"/>
    <w:rsid w:val="00147D4E"/>
    <w:rsid w:val="00147DAA"/>
    <w:rsid w:val="00150009"/>
    <w:rsid w:val="00150072"/>
    <w:rsid w:val="001502B3"/>
    <w:rsid w:val="0015032F"/>
    <w:rsid w:val="00150332"/>
    <w:rsid w:val="0015034E"/>
    <w:rsid w:val="00150483"/>
    <w:rsid w:val="001504E5"/>
    <w:rsid w:val="0015056E"/>
    <w:rsid w:val="0015061C"/>
    <w:rsid w:val="0015075F"/>
    <w:rsid w:val="001507D1"/>
    <w:rsid w:val="00150883"/>
    <w:rsid w:val="001509AC"/>
    <w:rsid w:val="00150B30"/>
    <w:rsid w:val="00150CD7"/>
    <w:rsid w:val="00150D79"/>
    <w:rsid w:val="00150D7D"/>
    <w:rsid w:val="00150EB0"/>
    <w:rsid w:val="0015107A"/>
    <w:rsid w:val="0015123C"/>
    <w:rsid w:val="001514CC"/>
    <w:rsid w:val="001516B9"/>
    <w:rsid w:val="001516DA"/>
    <w:rsid w:val="00151764"/>
    <w:rsid w:val="0015180F"/>
    <w:rsid w:val="00151CCA"/>
    <w:rsid w:val="00151F13"/>
    <w:rsid w:val="00151F59"/>
    <w:rsid w:val="0015229D"/>
    <w:rsid w:val="001523C8"/>
    <w:rsid w:val="001523E5"/>
    <w:rsid w:val="00152476"/>
    <w:rsid w:val="001524C2"/>
    <w:rsid w:val="00152622"/>
    <w:rsid w:val="001527FF"/>
    <w:rsid w:val="0015284A"/>
    <w:rsid w:val="001528B9"/>
    <w:rsid w:val="0015293F"/>
    <w:rsid w:val="00152994"/>
    <w:rsid w:val="00152AB0"/>
    <w:rsid w:val="00153160"/>
    <w:rsid w:val="0015360F"/>
    <w:rsid w:val="001536F0"/>
    <w:rsid w:val="0015396A"/>
    <w:rsid w:val="0015398C"/>
    <w:rsid w:val="00153A28"/>
    <w:rsid w:val="00153A6B"/>
    <w:rsid w:val="00153C0D"/>
    <w:rsid w:val="00153C15"/>
    <w:rsid w:val="00153CF4"/>
    <w:rsid w:val="00153E0E"/>
    <w:rsid w:val="00154123"/>
    <w:rsid w:val="0015447E"/>
    <w:rsid w:val="0015455A"/>
    <w:rsid w:val="0015484C"/>
    <w:rsid w:val="00154939"/>
    <w:rsid w:val="00154A3B"/>
    <w:rsid w:val="00154BE8"/>
    <w:rsid w:val="00155038"/>
    <w:rsid w:val="00155103"/>
    <w:rsid w:val="00155140"/>
    <w:rsid w:val="001552FF"/>
    <w:rsid w:val="0015531A"/>
    <w:rsid w:val="00155604"/>
    <w:rsid w:val="001557B7"/>
    <w:rsid w:val="00155803"/>
    <w:rsid w:val="00155865"/>
    <w:rsid w:val="001559E1"/>
    <w:rsid w:val="00155A9A"/>
    <w:rsid w:val="00155CD6"/>
    <w:rsid w:val="00155D75"/>
    <w:rsid w:val="00155F18"/>
    <w:rsid w:val="00156580"/>
    <w:rsid w:val="001565D6"/>
    <w:rsid w:val="00156612"/>
    <w:rsid w:val="001566AD"/>
    <w:rsid w:val="001567AE"/>
    <w:rsid w:val="001569E0"/>
    <w:rsid w:val="00156C02"/>
    <w:rsid w:val="00156D6C"/>
    <w:rsid w:val="0015716E"/>
    <w:rsid w:val="00157346"/>
    <w:rsid w:val="0015748D"/>
    <w:rsid w:val="001574C6"/>
    <w:rsid w:val="00157580"/>
    <w:rsid w:val="0015779A"/>
    <w:rsid w:val="00157A43"/>
    <w:rsid w:val="00157B18"/>
    <w:rsid w:val="00157CA8"/>
    <w:rsid w:val="00157F9E"/>
    <w:rsid w:val="0016006D"/>
    <w:rsid w:val="00160202"/>
    <w:rsid w:val="00160253"/>
    <w:rsid w:val="00160276"/>
    <w:rsid w:val="00160333"/>
    <w:rsid w:val="001603BD"/>
    <w:rsid w:val="00160900"/>
    <w:rsid w:val="00160AD0"/>
    <w:rsid w:val="00160DC3"/>
    <w:rsid w:val="00160EBA"/>
    <w:rsid w:val="00161528"/>
    <w:rsid w:val="001615D1"/>
    <w:rsid w:val="00161973"/>
    <w:rsid w:val="00161A52"/>
    <w:rsid w:val="00161A60"/>
    <w:rsid w:val="00161AC0"/>
    <w:rsid w:val="00161D05"/>
    <w:rsid w:val="00161FC6"/>
    <w:rsid w:val="0016210F"/>
    <w:rsid w:val="00162138"/>
    <w:rsid w:val="001622DF"/>
    <w:rsid w:val="001628EC"/>
    <w:rsid w:val="00162CDE"/>
    <w:rsid w:val="00162F8B"/>
    <w:rsid w:val="0016320A"/>
    <w:rsid w:val="001633B5"/>
    <w:rsid w:val="001634BC"/>
    <w:rsid w:val="001636FB"/>
    <w:rsid w:val="00163A5A"/>
    <w:rsid w:val="00163F89"/>
    <w:rsid w:val="001643BF"/>
    <w:rsid w:val="0016442E"/>
    <w:rsid w:val="001645D4"/>
    <w:rsid w:val="00164782"/>
    <w:rsid w:val="001647F4"/>
    <w:rsid w:val="00164806"/>
    <w:rsid w:val="00164B56"/>
    <w:rsid w:val="00164C2A"/>
    <w:rsid w:val="00164CB6"/>
    <w:rsid w:val="00164E10"/>
    <w:rsid w:val="001650C7"/>
    <w:rsid w:val="00165433"/>
    <w:rsid w:val="0016572A"/>
    <w:rsid w:val="00165899"/>
    <w:rsid w:val="001658C6"/>
    <w:rsid w:val="0016595A"/>
    <w:rsid w:val="00165ACB"/>
    <w:rsid w:val="00165BA3"/>
    <w:rsid w:val="00165BC3"/>
    <w:rsid w:val="00165DF8"/>
    <w:rsid w:val="00165E3F"/>
    <w:rsid w:val="00165FEB"/>
    <w:rsid w:val="0016600B"/>
    <w:rsid w:val="00166079"/>
    <w:rsid w:val="00166122"/>
    <w:rsid w:val="0016624E"/>
    <w:rsid w:val="001662D7"/>
    <w:rsid w:val="00166354"/>
    <w:rsid w:val="0016636A"/>
    <w:rsid w:val="001664B5"/>
    <w:rsid w:val="00166534"/>
    <w:rsid w:val="001666FA"/>
    <w:rsid w:val="0016685B"/>
    <w:rsid w:val="00166ACD"/>
    <w:rsid w:val="00166AD3"/>
    <w:rsid w:val="00166C21"/>
    <w:rsid w:val="0016758B"/>
    <w:rsid w:val="0016779D"/>
    <w:rsid w:val="0016781F"/>
    <w:rsid w:val="00167AAD"/>
    <w:rsid w:val="00167B7D"/>
    <w:rsid w:val="00167B86"/>
    <w:rsid w:val="001700CF"/>
    <w:rsid w:val="001701E6"/>
    <w:rsid w:val="00170524"/>
    <w:rsid w:val="00170753"/>
    <w:rsid w:val="001707D9"/>
    <w:rsid w:val="0017082C"/>
    <w:rsid w:val="00170D92"/>
    <w:rsid w:val="001711CA"/>
    <w:rsid w:val="0017135D"/>
    <w:rsid w:val="00171432"/>
    <w:rsid w:val="001714AA"/>
    <w:rsid w:val="00171523"/>
    <w:rsid w:val="00171648"/>
    <w:rsid w:val="001719B9"/>
    <w:rsid w:val="00171AB4"/>
    <w:rsid w:val="00171E6A"/>
    <w:rsid w:val="00171FD3"/>
    <w:rsid w:val="0017200E"/>
    <w:rsid w:val="00172040"/>
    <w:rsid w:val="0017243C"/>
    <w:rsid w:val="001727BA"/>
    <w:rsid w:val="00172806"/>
    <w:rsid w:val="00172C00"/>
    <w:rsid w:val="00172E7A"/>
    <w:rsid w:val="00172F37"/>
    <w:rsid w:val="00172F96"/>
    <w:rsid w:val="00173710"/>
    <w:rsid w:val="00173A84"/>
    <w:rsid w:val="00173DA2"/>
    <w:rsid w:val="00173DDB"/>
    <w:rsid w:val="00173DE2"/>
    <w:rsid w:val="00173F45"/>
    <w:rsid w:val="00174078"/>
    <w:rsid w:val="00174308"/>
    <w:rsid w:val="0017434D"/>
    <w:rsid w:val="001744E0"/>
    <w:rsid w:val="0017452E"/>
    <w:rsid w:val="00174531"/>
    <w:rsid w:val="0017462B"/>
    <w:rsid w:val="00174B08"/>
    <w:rsid w:val="00174FAC"/>
    <w:rsid w:val="00175095"/>
    <w:rsid w:val="00175120"/>
    <w:rsid w:val="0017526F"/>
    <w:rsid w:val="00175483"/>
    <w:rsid w:val="00175786"/>
    <w:rsid w:val="00175AC2"/>
    <w:rsid w:val="00175B6F"/>
    <w:rsid w:val="00175DFA"/>
    <w:rsid w:val="001760AE"/>
    <w:rsid w:val="001761E7"/>
    <w:rsid w:val="00176596"/>
    <w:rsid w:val="00176664"/>
    <w:rsid w:val="001766E1"/>
    <w:rsid w:val="001766F8"/>
    <w:rsid w:val="00176936"/>
    <w:rsid w:val="00176955"/>
    <w:rsid w:val="00176CD6"/>
    <w:rsid w:val="00176CDB"/>
    <w:rsid w:val="00176CDF"/>
    <w:rsid w:val="00176EEF"/>
    <w:rsid w:val="00176F55"/>
    <w:rsid w:val="00176FBD"/>
    <w:rsid w:val="00177049"/>
    <w:rsid w:val="0017704F"/>
    <w:rsid w:val="00177063"/>
    <w:rsid w:val="0017707F"/>
    <w:rsid w:val="001770CB"/>
    <w:rsid w:val="001773B9"/>
    <w:rsid w:val="00177727"/>
    <w:rsid w:val="001777AA"/>
    <w:rsid w:val="001778F9"/>
    <w:rsid w:val="00177A41"/>
    <w:rsid w:val="00177D3F"/>
    <w:rsid w:val="00180028"/>
    <w:rsid w:val="0018007C"/>
    <w:rsid w:val="001801B3"/>
    <w:rsid w:val="00180236"/>
    <w:rsid w:val="00180594"/>
    <w:rsid w:val="001806BD"/>
    <w:rsid w:val="001807D8"/>
    <w:rsid w:val="00180920"/>
    <w:rsid w:val="0018096F"/>
    <w:rsid w:val="00180A55"/>
    <w:rsid w:val="00180B4A"/>
    <w:rsid w:val="00180BA9"/>
    <w:rsid w:val="00180BC4"/>
    <w:rsid w:val="00180D96"/>
    <w:rsid w:val="0018104A"/>
    <w:rsid w:val="0018143B"/>
    <w:rsid w:val="00181741"/>
    <w:rsid w:val="001819C5"/>
    <w:rsid w:val="00181A2B"/>
    <w:rsid w:val="00181B9A"/>
    <w:rsid w:val="00181EEC"/>
    <w:rsid w:val="00181FEA"/>
    <w:rsid w:val="00181FFD"/>
    <w:rsid w:val="00182106"/>
    <w:rsid w:val="001823D5"/>
    <w:rsid w:val="001823DD"/>
    <w:rsid w:val="00182441"/>
    <w:rsid w:val="001824E3"/>
    <w:rsid w:val="001825E4"/>
    <w:rsid w:val="00182665"/>
    <w:rsid w:val="001828C1"/>
    <w:rsid w:val="0018297E"/>
    <w:rsid w:val="001829AF"/>
    <w:rsid w:val="00182AF2"/>
    <w:rsid w:val="00182BBD"/>
    <w:rsid w:val="00182C6F"/>
    <w:rsid w:val="00182E0B"/>
    <w:rsid w:val="00182EA8"/>
    <w:rsid w:val="00182F0F"/>
    <w:rsid w:val="00183142"/>
    <w:rsid w:val="001831FC"/>
    <w:rsid w:val="0018382A"/>
    <w:rsid w:val="0018394C"/>
    <w:rsid w:val="00184003"/>
    <w:rsid w:val="001840C6"/>
    <w:rsid w:val="0018414B"/>
    <w:rsid w:val="001842A9"/>
    <w:rsid w:val="0018447D"/>
    <w:rsid w:val="001847D5"/>
    <w:rsid w:val="001847EC"/>
    <w:rsid w:val="0018489C"/>
    <w:rsid w:val="00184A26"/>
    <w:rsid w:val="00184B32"/>
    <w:rsid w:val="00184B37"/>
    <w:rsid w:val="00184CD8"/>
    <w:rsid w:val="00184D88"/>
    <w:rsid w:val="001851AB"/>
    <w:rsid w:val="001851F7"/>
    <w:rsid w:val="00185214"/>
    <w:rsid w:val="00185323"/>
    <w:rsid w:val="00185400"/>
    <w:rsid w:val="00185650"/>
    <w:rsid w:val="001859C6"/>
    <w:rsid w:val="00185A30"/>
    <w:rsid w:val="00185E1C"/>
    <w:rsid w:val="00185E4F"/>
    <w:rsid w:val="00185E73"/>
    <w:rsid w:val="001860B4"/>
    <w:rsid w:val="001860D1"/>
    <w:rsid w:val="00186215"/>
    <w:rsid w:val="00186466"/>
    <w:rsid w:val="00186691"/>
    <w:rsid w:val="0018669F"/>
    <w:rsid w:val="00186940"/>
    <w:rsid w:val="001869A6"/>
    <w:rsid w:val="001869B9"/>
    <w:rsid w:val="00186C67"/>
    <w:rsid w:val="00187001"/>
    <w:rsid w:val="00187097"/>
    <w:rsid w:val="00187422"/>
    <w:rsid w:val="001874E3"/>
    <w:rsid w:val="001876D9"/>
    <w:rsid w:val="00187836"/>
    <w:rsid w:val="00187993"/>
    <w:rsid w:val="00187DBD"/>
    <w:rsid w:val="00187F19"/>
    <w:rsid w:val="00190172"/>
    <w:rsid w:val="00190252"/>
    <w:rsid w:val="0019038D"/>
    <w:rsid w:val="0019048D"/>
    <w:rsid w:val="0019055C"/>
    <w:rsid w:val="001907BC"/>
    <w:rsid w:val="001907CC"/>
    <w:rsid w:val="00190AD9"/>
    <w:rsid w:val="00190C1F"/>
    <w:rsid w:val="00190C5F"/>
    <w:rsid w:val="0019105C"/>
    <w:rsid w:val="001910A8"/>
    <w:rsid w:val="00191205"/>
    <w:rsid w:val="001912CE"/>
    <w:rsid w:val="0019140F"/>
    <w:rsid w:val="0019145A"/>
    <w:rsid w:val="0019147B"/>
    <w:rsid w:val="001914AC"/>
    <w:rsid w:val="00191942"/>
    <w:rsid w:val="00191C56"/>
    <w:rsid w:val="00191E41"/>
    <w:rsid w:val="00191FD7"/>
    <w:rsid w:val="00191FE4"/>
    <w:rsid w:val="001920C8"/>
    <w:rsid w:val="00192367"/>
    <w:rsid w:val="00192452"/>
    <w:rsid w:val="001924B4"/>
    <w:rsid w:val="00192556"/>
    <w:rsid w:val="00192669"/>
    <w:rsid w:val="001927E0"/>
    <w:rsid w:val="001928CA"/>
    <w:rsid w:val="00192B35"/>
    <w:rsid w:val="00192D03"/>
    <w:rsid w:val="00192F12"/>
    <w:rsid w:val="00193447"/>
    <w:rsid w:val="00193801"/>
    <w:rsid w:val="00193A56"/>
    <w:rsid w:val="00193B4E"/>
    <w:rsid w:val="00193C6C"/>
    <w:rsid w:val="00193D1D"/>
    <w:rsid w:val="00194772"/>
    <w:rsid w:val="0019485B"/>
    <w:rsid w:val="001948FF"/>
    <w:rsid w:val="00194988"/>
    <w:rsid w:val="00194B76"/>
    <w:rsid w:val="00194BA9"/>
    <w:rsid w:val="00195401"/>
    <w:rsid w:val="0019540D"/>
    <w:rsid w:val="00196293"/>
    <w:rsid w:val="001962E8"/>
    <w:rsid w:val="0019652B"/>
    <w:rsid w:val="00196638"/>
    <w:rsid w:val="0019673D"/>
    <w:rsid w:val="001969AC"/>
    <w:rsid w:val="00196AA8"/>
    <w:rsid w:val="00196C0F"/>
    <w:rsid w:val="00196C30"/>
    <w:rsid w:val="00196C34"/>
    <w:rsid w:val="00196DD2"/>
    <w:rsid w:val="00196E7F"/>
    <w:rsid w:val="0019713E"/>
    <w:rsid w:val="001971F3"/>
    <w:rsid w:val="00197201"/>
    <w:rsid w:val="00197386"/>
    <w:rsid w:val="0019750E"/>
    <w:rsid w:val="0019762E"/>
    <w:rsid w:val="001979EC"/>
    <w:rsid w:val="001979FE"/>
    <w:rsid w:val="00197CAB"/>
    <w:rsid w:val="00197DB1"/>
    <w:rsid w:val="00197E89"/>
    <w:rsid w:val="00197F79"/>
    <w:rsid w:val="00197FCE"/>
    <w:rsid w:val="001A0000"/>
    <w:rsid w:val="001A0045"/>
    <w:rsid w:val="001A02E1"/>
    <w:rsid w:val="001A0635"/>
    <w:rsid w:val="001A0724"/>
    <w:rsid w:val="001A0756"/>
    <w:rsid w:val="001A07D0"/>
    <w:rsid w:val="001A09F1"/>
    <w:rsid w:val="001A0A4C"/>
    <w:rsid w:val="001A0A74"/>
    <w:rsid w:val="001A0BD0"/>
    <w:rsid w:val="001A0D86"/>
    <w:rsid w:val="001A1126"/>
    <w:rsid w:val="001A12F2"/>
    <w:rsid w:val="001A130C"/>
    <w:rsid w:val="001A1506"/>
    <w:rsid w:val="001A15A2"/>
    <w:rsid w:val="001A16C4"/>
    <w:rsid w:val="001A177C"/>
    <w:rsid w:val="001A198F"/>
    <w:rsid w:val="001A1A5D"/>
    <w:rsid w:val="001A1B27"/>
    <w:rsid w:val="001A1C6F"/>
    <w:rsid w:val="001A1EFF"/>
    <w:rsid w:val="001A1FA6"/>
    <w:rsid w:val="001A2007"/>
    <w:rsid w:val="001A212C"/>
    <w:rsid w:val="001A22E6"/>
    <w:rsid w:val="001A25B3"/>
    <w:rsid w:val="001A25DE"/>
    <w:rsid w:val="001A2860"/>
    <w:rsid w:val="001A2A23"/>
    <w:rsid w:val="001A2A9A"/>
    <w:rsid w:val="001A2E14"/>
    <w:rsid w:val="001A3018"/>
    <w:rsid w:val="001A3072"/>
    <w:rsid w:val="001A32A5"/>
    <w:rsid w:val="001A333B"/>
    <w:rsid w:val="001A3433"/>
    <w:rsid w:val="001A37E8"/>
    <w:rsid w:val="001A388B"/>
    <w:rsid w:val="001A3939"/>
    <w:rsid w:val="001A3A2A"/>
    <w:rsid w:val="001A3AD3"/>
    <w:rsid w:val="001A3BE8"/>
    <w:rsid w:val="001A3DBB"/>
    <w:rsid w:val="001A3E80"/>
    <w:rsid w:val="001A3ECA"/>
    <w:rsid w:val="001A3EED"/>
    <w:rsid w:val="001A3FD6"/>
    <w:rsid w:val="001A42D0"/>
    <w:rsid w:val="001A4322"/>
    <w:rsid w:val="001A45B9"/>
    <w:rsid w:val="001A46AB"/>
    <w:rsid w:val="001A48A9"/>
    <w:rsid w:val="001A4970"/>
    <w:rsid w:val="001A4C0E"/>
    <w:rsid w:val="001A4DEF"/>
    <w:rsid w:val="001A4F97"/>
    <w:rsid w:val="001A50CE"/>
    <w:rsid w:val="001A5386"/>
    <w:rsid w:val="001A53B1"/>
    <w:rsid w:val="001A56DD"/>
    <w:rsid w:val="001A5836"/>
    <w:rsid w:val="001A58AE"/>
    <w:rsid w:val="001A58B2"/>
    <w:rsid w:val="001A5A44"/>
    <w:rsid w:val="001A5B4F"/>
    <w:rsid w:val="001A5C6D"/>
    <w:rsid w:val="001A5F61"/>
    <w:rsid w:val="001A5F79"/>
    <w:rsid w:val="001A6066"/>
    <w:rsid w:val="001A614B"/>
    <w:rsid w:val="001A6233"/>
    <w:rsid w:val="001A6345"/>
    <w:rsid w:val="001A6384"/>
    <w:rsid w:val="001A640A"/>
    <w:rsid w:val="001A6ACA"/>
    <w:rsid w:val="001A6B04"/>
    <w:rsid w:val="001A6C75"/>
    <w:rsid w:val="001A6CD6"/>
    <w:rsid w:val="001A6D3B"/>
    <w:rsid w:val="001A6D6D"/>
    <w:rsid w:val="001A6E67"/>
    <w:rsid w:val="001A7398"/>
    <w:rsid w:val="001A77B7"/>
    <w:rsid w:val="001A7B1E"/>
    <w:rsid w:val="001A7E54"/>
    <w:rsid w:val="001A7E71"/>
    <w:rsid w:val="001B046B"/>
    <w:rsid w:val="001B05EE"/>
    <w:rsid w:val="001B0873"/>
    <w:rsid w:val="001B0955"/>
    <w:rsid w:val="001B09CC"/>
    <w:rsid w:val="001B0FED"/>
    <w:rsid w:val="001B10E4"/>
    <w:rsid w:val="001B119C"/>
    <w:rsid w:val="001B18F6"/>
    <w:rsid w:val="001B1906"/>
    <w:rsid w:val="001B1991"/>
    <w:rsid w:val="001B1A5A"/>
    <w:rsid w:val="001B1AE9"/>
    <w:rsid w:val="001B1C40"/>
    <w:rsid w:val="001B1C47"/>
    <w:rsid w:val="001B1C60"/>
    <w:rsid w:val="001B1E8A"/>
    <w:rsid w:val="001B1EC5"/>
    <w:rsid w:val="001B1F7D"/>
    <w:rsid w:val="001B1F8B"/>
    <w:rsid w:val="001B2566"/>
    <w:rsid w:val="001B2730"/>
    <w:rsid w:val="001B2820"/>
    <w:rsid w:val="001B2C25"/>
    <w:rsid w:val="001B2FEA"/>
    <w:rsid w:val="001B3050"/>
    <w:rsid w:val="001B3124"/>
    <w:rsid w:val="001B327A"/>
    <w:rsid w:val="001B332B"/>
    <w:rsid w:val="001B3476"/>
    <w:rsid w:val="001B3655"/>
    <w:rsid w:val="001B37AE"/>
    <w:rsid w:val="001B3B3E"/>
    <w:rsid w:val="001B3DA0"/>
    <w:rsid w:val="001B402A"/>
    <w:rsid w:val="001B40AE"/>
    <w:rsid w:val="001B40D1"/>
    <w:rsid w:val="001B42EC"/>
    <w:rsid w:val="001B4529"/>
    <w:rsid w:val="001B4559"/>
    <w:rsid w:val="001B470C"/>
    <w:rsid w:val="001B4759"/>
    <w:rsid w:val="001B4817"/>
    <w:rsid w:val="001B4A26"/>
    <w:rsid w:val="001B4A6A"/>
    <w:rsid w:val="001B4B31"/>
    <w:rsid w:val="001B4B4D"/>
    <w:rsid w:val="001B4C51"/>
    <w:rsid w:val="001B4CF8"/>
    <w:rsid w:val="001B4F5D"/>
    <w:rsid w:val="001B4FC7"/>
    <w:rsid w:val="001B4FEB"/>
    <w:rsid w:val="001B517E"/>
    <w:rsid w:val="001B52C1"/>
    <w:rsid w:val="001B54B4"/>
    <w:rsid w:val="001B5593"/>
    <w:rsid w:val="001B55A4"/>
    <w:rsid w:val="001B5D9C"/>
    <w:rsid w:val="001B61F2"/>
    <w:rsid w:val="001B6466"/>
    <w:rsid w:val="001B656E"/>
    <w:rsid w:val="001B65E0"/>
    <w:rsid w:val="001B6B4D"/>
    <w:rsid w:val="001B6C1C"/>
    <w:rsid w:val="001B6D37"/>
    <w:rsid w:val="001B6D4B"/>
    <w:rsid w:val="001B6D93"/>
    <w:rsid w:val="001B6F8B"/>
    <w:rsid w:val="001B701D"/>
    <w:rsid w:val="001B70D4"/>
    <w:rsid w:val="001B7151"/>
    <w:rsid w:val="001B7167"/>
    <w:rsid w:val="001B75EE"/>
    <w:rsid w:val="001B75F5"/>
    <w:rsid w:val="001B7819"/>
    <w:rsid w:val="001B7908"/>
    <w:rsid w:val="001B795F"/>
    <w:rsid w:val="001B7982"/>
    <w:rsid w:val="001B7A62"/>
    <w:rsid w:val="001B7A6C"/>
    <w:rsid w:val="001B7A88"/>
    <w:rsid w:val="001B7AFB"/>
    <w:rsid w:val="001B7F88"/>
    <w:rsid w:val="001C014D"/>
    <w:rsid w:val="001C01B2"/>
    <w:rsid w:val="001C0335"/>
    <w:rsid w:val="001C0385"/>
    <w:rsid w:val="001C03A1"/>
    <w:rsid w:val="001C03FB"/>
    <w:rsid w:val="001C04D5"/>
    <w:rsid w:val="001C0544"/>
    <w:rsid w:val="001C05BC"/>
    <w:rsid w:val="001C0895"/>
    <w:rsid w:val="001C08BE"/>
    <w:rsid w:val="001C08FF"/>
    <w:rsid w:val="001C09D7"/>
    <w:rsid w:val="001C0A28"/>
    <w:rsid w:val="001C0AAC"/>
    <w:rsid w:val="001C0B3E"/>
    <w:rsid w:val="001C0D6F"/>
    <w:rsid w:val="001C16DF"/>
    <w:rsid w:val="001C16F2"/>
    <w:rsid w:val="001C1846"/>
    <w:rsid w:val="001C1881"/>
    <w:rsid w:val="001C18EB"/>
    <w:rsid w:val="001C19C1"/>
    <w:rsid w:val="001C1EAB"/>
    <w:rsid w:val="001C1F55"/>
    <w:rsid w:val="001C2172"/>
    <w:rsid w:val="001C21E7"/>
    <w:rsid w:val="001C231B"/>
    <w:rsid w:val="001C238F"/>
    <w:rsid w:val="001C23EC"/>
    <w:rsid w:val="001C2672"/>
    <w:rsid w:val="001C272D"/>
    <w:rsid w:val="001C2AE5"/>
    <w:rsid w:val="001C2D8C"/>
    <w:rsid w:val="001C3084"/>
    <w:rsid w:val="001C3178"/>
    <w:rsid w:val="001C3292"/>
    <w:rsid w:val="001C3549"/>
    <w:rsid w:val="001C354C"/>
    <w:rsid w:val="001C3778"/>
    <w:rsid w:val="001C37E7"/>
    <w:rsid w:val="001C3D44"/>
    <w:rsid w:val="001C3F2B"/>
    <w:rsid w:val="001C4272"/>
    <w:rsid w:val="001C4309"/>
    <w:rsid w:val="001C43AA"/>
    <w:rsid w:val="001C43BA"/>
    <w:rsid w:val="001C468E"/>
    <w:rsid w:val="001C47CA"/>
    <w:rsid w:val="001C4877"/>
    <w:rsid w:val="001C49CB"/>
    <w:rsid w:val="001C4A78"/>
    <w:rsid w:val="001C4AAE"/>
    <w:rsid w:val="001C4BAB"/>
    <w:rsid w:val="001C4BDF"/>
    <w:rsid w:val="001C4F2E"/>
    <w:rsid w:val="001C4FC3"/>
    <w:rsid w:val="001C4FCF"/>
    <w:rsid w:val="001C4FEE"/>
    <w:rsid w:val="001C5156"/>
    <w:rsid w:val="001C52A2"/>
    <w:rsid w:val="001C548F"/>
    <w:rsid w:val="001C553E"/>
    <w:rsid w:val="001C55A3"/>
    <w:rsid w:val="001C55F4"/>
    <w:rsid w:val="001C57A0"/>
    <w:rsid w:val="001C5BCE"/>
    <w:rsid w:val="001C5F98"/>
    <w:rsid w:val="001C605B"/>
    <w:rsid w:val="001C658A"/>
    <w:rsid w:val="001C66A3"/>
    <w:rsid w:val="001C685D"/>
    <w:rsid w:val="001C6CB9"/>
    <w:rsid w:val="001C6D2A"/>
    <w:rsid w:val="001C6E0F"/>
    <w:rsid w:val="001C6FE4"/>
    <w:rsid w:val="001C725D"/>
    <w:rsid w:val="001C7637"/>
    <w:rsid w:val="001C772B"/>
    <w:rsid w:val="001C77F6"/>
    <w:rsid w:val="001C79AB"/>
    <w:rsid w:val="001C7B70"/>
    <w:rsid w:val="001C7E89"/>
    <w:rsid w:val="001D0018"/>
    <w:rsid w:val="001D0035"/>
    <w:rsid w:val="001D022B"/>
    <w:rsid w:val="001D0235"/>
    <w:rsid w:val="001D02FA"/>
    <w:rsid w:val="001D0313"/>
    <w:rsid w:val="001D063D"/>
    <w:rsid w:val="001D065F"/>
    <w:rsid w:val="001D0A37"/>
    <w:rsid w:val="001D0AC4"/>
    <w:rsid w:val="001D0B8C"/>
    <w:rsid w:val="001D0C89"/>
    <w:rsid w:val="001D0CCB"/>
    <w:rsid w:val="001D0F0B"/>
    <w:rsid w:val="001D10C6"/>
    <w:rsid w:val="001D114D"/>
    <w:rsid w:val="001D1151"/>
    <w:rsid w:val="001D12C8"/>
    <w:rsid w:val="001D1670"/>
    <w:rsid w:val="001D17AF"/>
    <w:rsid w:val="001D19D0"/>
    <w:rsid w:val="001D1B7A"/>
    <w:rsid w:val="001D1BEA"/>
    <w:rsid w:val="001D1C4E"/>
    <w:rsid w:val="001D1DBD"/>
    <w:rsid w:val="001D1F31"/>
    <w:rsid w:val="001D2143"/>
    <w:rsid w:val="001D2396"/>
    <w:rsid w:val="001D27A9"/>
    <w:rsid w:val="001D2948"/>
    <w:rsid w:val="001D2A40"/>
    <w:rsid w:val="001D2AB5"/>
    <w:rsid w:val="001D2B55"/>
    <w:rsid w:val="001D2BFC"/>
    <w:rsid w:val="001D2E61"/>
    <w:rsid w:val="001D2E9D"/>
    <w:rsid w:val="001D2F93"/>
    <w:rsid w:val="001D3231"/>
    <w:rsid w:val="001D34B6"/>
    <w:rsid w:val="001D354E"/>
    <w:rsid w:val="001D3594"/>
    <w:rsid w:val="001D35B1"/>
    <w:rsid w:val="001D366A"/>
    <w:rsid w:val="001D37CB"/>
    <w:rsid w:val="001D3B52"/>
    <w:rsid w:val="001D421F"/>
    <w:rsid w:val="001D422A"/>
    <w:rsid w:val="001D4719"/>
    <w:rsid w:val="001D4797"/>
    <w:rsid w:val="001D47DF"/>
    <w:rsid w:val="001D48DC"/>
    <w:rsid w:val="001D4A13"/>
    <w:rsid w:val="001D4C29"/>
    <w:rsid w:val="001D4D39"/>
    <w:rsid w:val="001D4E09"/>
    <w:rsid w:val="001D5630"/>
    <w:rsid w:val="001D5835"/>
    <w:rsid w:val="001D5915"/>
    <w:rsid w:val="001D5990"/>
    <w:rsid w:val="001D5BA7"/>
    <w:rsid w:val="001D5C39"/>
    <w:rsid w:val="001D5DB4"/>
    <w:rsid w:val="001D6268"/>
    <w:rsid w:val="001D6557"/>
    <w:rsid w:val="001D6825"/>
    <w:rsid w:val="001D6B61"/>
    <w:rsid w:val="001D6B65"/>
    <w:rsid w:val="001D6BCD"/>
    <w:rsid w:val="001D6CA1"/>
    <w:rsid w:val="001D6CEB"/>
    <w:rsid w:val="001D6EBD"/>
    <w:rsid w:val="001D6F27"/>
    <w:rsid w:val="001D6F5F"/>
    <w:rsid w:val="001D6FA7"/>
    <w:rsid w:val="001D7070"/>
    <w:rsid w:val="001D715D"/>
    <w:rsid w:val="001D71D1"/>
    <w:rsid w:val="001D71E2"/>
    <w:rsid w:val="001D7261"/>
    <w:rsid w:val="001D7390"/>
    <w:rsid w:val="001D77D9"/>
    <w:rsid w:val="001D7848"/>
    <w:rsid w:val="001D799B"/>
    <w:rsid w:val="001D7B6D"/>
    <w:rsid w:val="001D7CCE"/>
    <w:rsid w:val="001D7F61"/>
    <w:rsid w:val="001E0113"/>
    <w:rsid w:val="001E01F4"/>
    <w:rsid w:val="001E0255"/>
    <w:rsid w:val="001E0363"/>
    <w:rsid w:val="001E0433"/>
    <w:rsid w:val="001E0688"/>
    <w:rsid w:val="001E07A9"/>
    <w:rsid w:val="001E096D"/>
    <w:rsid w:val="001E0D08"/>
    <w:rsid w:val="001E0D51"/>
    <w:rsid w:val="001E0FF9"/>
    <w:rsid w:val="001E11A0"/>
    <w:rsid w:val="001E121F"/>
    <w:rsid w:val="001E1581"/>
    <w:rsid w:val="001E16C6"/>
    <w:rsid w:val="001E171E"/>
    <w:rsid w:val="001E191B"/>
    <w:rsid w:val="001E1958"/>
    <w:rsid w:val="001E1A5A"/>
    <w:rsid w:val="001E1A75"/>
    <w:rsid w:val="001E1C1C"/>
    <w:rsid w:val="001E1D43"/>
    <w:rsid w:val="001E21DE"/>
    <w:rsid w:val="001E2428"/>
    <w:rsid w:val="001E2807"/>
    <w:rsid w:val="001E2949"/>
    <w:rsid w:val="001E2A5C"/>
    <w:rsid w:val="001E2CDD"/>
    <w:rsid w:val="001E2F4A"/>
    <w:rsid w:val="001E2FDC"/>
    <w:rsid w:val="001E307E"/>
    <w:rsid w:val="001E3156"/>
    <w:rsid w:val="001E35A1"/>
    <w:rsid w:val="001E36C5"/>
    <w:rsid w:val="001E3730"/>
    <w:rsid w:val="001E389F"/>
    <w:rsid w:val="001E3911"/>
    <w:rsid w:val="001E39DB"/>
    <w:rsid w:val="001E3C57"/>
    <w:rsid w:val="001E3E3B"/>
    <w:rsid w:val="001E41FC"/>
    <w:rsid w:val="001E439E"/>
    <w:rsid w:val="001E4578"/>
    <w:rsid w:val="001E4579"/>
    <w:rsid w:val="001E4749"/>
    <w:rsid w:val="001E4B3A"/>
    <w:rsid w:val="001E4BDC"/>
    <w:rsid w:val="001E4DB8"/>
    <w:rsid w:val="001E4E67"/>
    <w:rsid w:val="001E50C0"/>
    <w:rsid w:val="001E50C4"/>
    <w:rsid w:val="001E526D"/>
    <w:rsid w:val="001E56C7"/>
    <w:rsid w:val="001E59E4"/>
    <w:rsid w:val="001E5BB7"/>
    <w:rsid w:val="001E5BD5"/>
    <w:rsid w:val="001E5C2E"/>
    <w:rsid w:val="001E5D10"/>
    <w:rsid w:val="001E5E4D"/>
    <w:rsid w:val="001E5E8D"/>
    <w:rsid w:val="001E5F1C"/>
    <w:rsid w:val="001E5F8C"/>
    <w:rsid w:val="001E607E"/>
    <w:rsid w:val="001E6348"/>
    <w:rsid w:val="001E649F"/>
    <w:rsid w:val="001E67AA"/>
    <w:rsid w:val="001E67CF"/>
    <w:rsid w:val="001E6858"/>
    <w:rsid w:val="001E68C7"/>
    <w:rsid w:val="001E68D7"/>
    <w:rsid w:val="001E6938"/>
    <w:rsid w:val="001E69DE"/>
    <w:rsid w:val="001E6A45"/>
    <w:rsid w:val="001E6BF1"/>
    <w:rsid w:val="001E6C0C"/>
    <w:rsid w:val="001E6C39"/>
    <w:rsid w:val="001E6EAE"/>
    <w:rsid w:val="001E71D8"/>
    <w:rsid w:val="001E7509"/>
    <w:rsid w:val="001E7737"/>
    <w:rsid w:val="001E7924"/>
    <w:rsid w:val="001E79D1"/>
    <w:rsid w:val="001E7A61"/>
    <w:rsid w:val="001E7E58"/>
    <w:rsid w:val="001F0074"/>
    <w:rsid w:val="001F01A6"/>
    <w:rsid w:val="001F0263"/>
    <w:rsid w:val="001F041E"/>
    <w:rsid w:val="001F04C5"/>
    <w:rsid w:val="001F0775"/>
    <w:rsid w:val="001F0863"/>
    <w:rsid w:val="001F0B1A"/>
    <w:rsid w:val="001F0CEF"/>
    <w:rsid w:val="001F0DB8"/>
    <w:rsid w:val="001F0F02"/>
    <w:rsid w:val="001F101C"/>
    <w:rsid w:val="001F109A"/>
    <w:rsid w:val="001F1477"/>
    <w:rsid w:val="001F1490"/>
    <w:rsid w:val="001F17CD"/>
    <w:rsid w:val="001F183F"/>
    <w:rsid w:val="001F1C9A"/>
    <w:rsid w:val="001F1CE5"/>
    <w:rsid w:val="001F1D09"/>
    <w:rsid w:val="001F1D5A"/>
    <w:rsid w:val="001F1DA8"/>
    <w:rsid w:val="001F1F66"/>
    <w:rsid w:val="001F2215"/>
    <w:rsid w:val="001F2359"/>
    <w:rsid w:val="001F237B"/>
    <w:rsid w:val="001F2773"/>
    <w:rsid w:val="001F289C"/>
    <w:rsid w:val="001F2A18"/>
    <w:rsid w:val="001F2C5F"/>
    <w:rsid w:val="001F2CA7"/>
    <w:rsid w:val="001F2D4C"/>
    <w:rsid w:val="001F2F4A"/>
    <w:rsid w:val="001F2F71"/>
    <w:rsid w:val="001F30DE"/>
    <w:rsid w:val="001F3309"/>
    <w:rsid w:val="001F33E1"/>
    <w:rsid w:val="001F389F"/>
    <w:rsid w:val="001F38C9"/>
    <w:rsid w:val="001F38F6"/>
    <w:rsid w:val="001F3E00"/>
    <w:rsid w:val="001F4322"/>
    <w:rsid w:val="001F43D1"/>
    <w:rsid w:val="001F459F"/>
    <w:rsid w:val="001F496E"/>
    <w:rsid w:val="001F4B5A"/>
    <w:rsid w:val="001F4BE7"/>
    <w:rsid w:val="001F4E30"/>
    <w:rsid w:val="001F4EB0"/>
    <w:rsid w:val="001F4F07"/>
    <w:rsid w:val="001F4FC8"/>
    <w:rsid w:val="001F4FD8"/>
    <w:rsid w:val="001F5188"/>
    <w:rsid w:val="001F52BA"/>
    <w:rsid w:val="001F52C6"/>
    <w:rsid w:val="001F531C"/>
    <w:rsid w:val="001F5334"/>
    <w:rsid w:val="001F53BC"/>
    <w:rsid w:val="001F5939"/>
    <w:rsid w:val="001F5B8D"/>
    <w:rsid w:val="001F5DCF"/>
    <w:rsid w:val="001F64BB"/>
    <w:rsid w:val="001F655F"/>
    <w:rsid w:val="001F670D"/>
    <w:rsid w:val="001F68B3"/>
    <w:rsid w:val="001F6A89"/>
    <w:rsid w:val="001F6EFF"/>
    <w:rsid w:val="001F6F12"/>
    <w:rsid w:val="001F71E9"/>
    <w:rsid w:val="001F7273"/>
    <w:rsid w:val="001F73D0"/>
    <w:rsid w:val="001F7416"/>
    <w:rsid w:val="001F7463"/>
    <w:rsid w:val="001F79BE"/>
    <w:rsid w:val="001F7B96"/>
    <w:rsid w:val="00200080"/>
    <w:rsid w:val="0020118A"/>
    <w:rsid w:val="002013FA"/>
    <w:rsid w:val="00201489"/>
    <w:rsid w:val="002016B6"/>
    <w:rsid w:val="002019C9"/>
    <w:rsid w:val="00201B9A"/>
    <w:rsid w:val="00201FB1"/>
    <w:rsid w:val="00201FC1"/>
    <w:rsid w:val="0020216F"/>
    <w:rsid w:val="002021B5"/>
    <w:rsid w:val="0020243C"/>
    <w:rsid w:val="0020247B"/>
    <w:rsid w:val="00202824"/>
    <w:rsid w:val="002028F8"/>
    <w:rsid w:val="002028FC"/>
    <w:rsid w:val="00202AF8"/>
    <w:rsid w:val="00202C7E"/>
    <w:rsid w:val="0020305E"/>
    <w:rsid w:val="00203235"/>
    <w:rsid w:val="00203516"/>
    <w:rsid w:val="002037F1"/>
    <w:rsid w:val="0020383C"/>
    <w:rsid w:val="00203844"/>
    <w:rsid w:val="00203913"/>
    <w:rsid w:val="002039F0"/>
    <w:rsid w:val="00203B81"/>
    <w:rsid w:val="00203C6F"/>
    <w:rsid w:val="00203E1D"/>
    <w:rsid w:val="00203F06"/>
    <w:rsid w:val="002040D9"/>
    <w:rsid w:val="002041C3"/>
    <w:rsid w:val="0020426F"/>
    <w:rsid w:val="0020429D"/>
    <w:rsid w:val="0020479D"/>
    <w:rsid w:val="00204848"/>
    <w:rsid w:val="002048F6"/>
    <w:rsid w:val="002049BE"/>
    <w:rsid w:val="00204B79"/>
    <w:rsid w:val="00204B83"/>
    <w:rsid w:val="00204DBB"/>
    <w:rsid w:val="00204E52"/>
    <w:rsid w:val="00204EA4"/>
    <w:rsid w:val="00205085"/>
    <w:rsid w:val="00205178"/>
    <w:rsid w:val="00205317"/>
    <w:rsid w:val="00205A9F"/>
    <w:rsid w:val="002062F9"/>
    <w:rsid w:val="0020636C"/>
    <w:rsid w:val="00206455"/>
    <w:rsid w:val="00206482"/>
    <w:rsid w:val="002068F0"/>
    <w:rsid w:val="002069EB"/>
    <w:rsid w:val="00206BBB"/>
    <w:rsid w:val="0020704F"/>
    <w:rsid w:val="00207164"/>
    <w:rsid w:val="00207239"/>
    <w:rsid w:val="002073E7"/>
    <w:rsid w:val="00207519"/>
    <w:rsid w:val="002075DC"/>
    <w:rsid w:val="00207679"/>
    <w:rsid w:val="002076DB"/>
    <w:rsid w:val="002079C3"/>
    <w:rsid w:val="00207B58"/>
    <w:rsid w:val="00207DA9"/>
    <w:rsid w:val="00207DC4"/>
    <w:rsid w:val="002101FE"/>
    <w:rsid w:val="00210640"/>
    <w:rsid w:val="002106A0"/>
    <w:rsid w:val="00210901"/>
    <w:rsid w:val="00210930"/>
    <w:rsid w:val="00210A0D"/>
    <w:rsid w:val="00210CA5"/>
    <w:rsid w:val="00210E2F"/>
    <w:rsid w:val="002110A8"/>
    <w:rsid w:val="002111BF"/>
    <w:rsid w:val="00211617"/>
    <w:rsid w:val="0021193B"/>
    <w:rsid w:val="0021199B"/>
    <w:rsid w:val="00211B40"/>
    <w:rsid w:val="00211B93"/>
    <w:rsid w:val="00211C1C"/>
    <w:rsid w:val="00211C4A"/>
    <w:rsid w:val="00211E92"/>
    <w:rsid w:val="00211F59"/>
    <w:rsid w:val="0021211D"/>
    <w:rsid w:val="002121A0"/>
    <w:rsid w:val="002122BE"/>
    <w:rsid w:val="002123A9"/>
    <w:rsid w:val="00212643"/>
    <w:rsid w:val="002127A7"/>
    <w:rsid w:val="002128B2"/>
    <w:rsid w:val="00212A3B"/>
    <w:rsid w:val="00212AAA"/>
    <w:rsid w:val="00212C01"/>
    <w:rsid w:val="00213014"/>
    <w:rsid w:val="00213067"/>
    <w:rsid w:val="00213159"/>
    <w:rsid w:val="002131AE"/>
    <w:rsid w:val="0021334C"/>
    <w:rsid w:val="00213492"/>
    <w:rsid w:val="00213555"/>
    <w:rsid w:val="00213720"/>
    <w:rsid w:val="00213797"/>
    <w:rsid w:val="002138D4"/>
    <w:rsid w:val="00213C2C"/>
    <w:rsid w:val="00213C8E"/>
    <w:rsid w:val="0021410A"/>
    <w:rsid w:val="00214126"/>
    <w:rsid w:val="002143D3"/>
    <w:rsid w:val="0021462C"/>
    <w:rsid w:val="00214952"/>
    <w:rsid w:val="00214AB3"/>
    <w:rsid w:val="00214AC1"/>
    <w:rsid w:val="00214C95"/>
    <w:rsid w:val="00214DCE"/>
    <w:rsid w:val="0021500F"/>
    <w:rsid w:val="00215156"/>
    <w:rsid w:val="00215185"/>
    <w:rsid w:val="00215481"/>
    <w:rsid w:val="00215F62"/>
    <w:rsid w:val="00215F9A"/>
    <w:rsid w:val="00216487"/>
    <w:rsid w:val="00216519"/>
    <w:rsid w:val="002166F3"/>
    <w:rsid w:val="0021678F"/>
    <w:rsid w:val="002167A4"/>
    <w:rsid w:val="002168C9"/>
    <w:rsid w:val="00216C48"/>
    <w:rsid w:val="00216FDA"/>
    <w:rsid w:val="002174AC"/>
    <w:rsid w:val="0021763B"/>
    <w:rsid w:val="0021777C"/>
    <w:rsid w:val="00217AC1"/>
    <w:rsid w:val="00217D12"/>
    <w:rsid w:val="00217E42"/>
    <w:rsid w:val="00220148"/>
    <w:rsid w:val="002203CA"/>
    <w:rsid w:val="00220403"/>
    <w:rsid w:val="00220759"/>
    <w:rsid w:val="00220788"/>
    <w:rsid w:val="00220922"/>
    <w:rsid w:val="002209F3"/>
    <w:rsid w:val="00220D91"/>
    <w:rsid w:val="002210F2"/>
    <w:rsid w:val="002214A8"/>
    <w:rsid w:val="002215D4"/>
    <w:rsid w:val="0022168D"/>
    <w:rsid w:val="002218CE"/>
    <w:rsid w:val="00221A84"/>
    <w:rsid w:val="00221AB0"/>
    <w:rsid w:val="00221C4D"/>
    <w:rsid w:val="00221D49"/>
    <w:rsid w:val="00221DA2"/>
    <w:rsid w:val="00221E95"/>
    <w:rsid w:val="00221F1A"/>
    <w:rsid w:val="002223F5"/>
    <w:rsid w:val="0022241E"/>
    <w:rsid w:val="00222634"/>
    <w:rsid w:val="002226A6"/>
    <w:rsid w:val="002226C5"/>
    <w:rsid w:val="002227AD"/>
    <w:rsid w:val="00222871"/>
    <w:rsid w:val="002228C1"/>
    <w:rsid w:val="00222993"/>
    <w:rsid w:val="00222A5B"/>
    <w:rsid w:val="00222BB7"/>
    <w:rsid w:val="00222CA2"/>
    <w:rsid w:val="00222DAF"/>
    <w:rsid w:val="00223364"/>
    <w:rsid w:val="002234CE"/>
    <w:rsid w:val="002239C9"/>
    <w:rsid w:val="00223BAC"/>
    <w:rsid w:val="00223E7B"/>
    <w:rsid w:val="00224292"/>
    <w:rsid w:val="00224391"/>
    <w:rsid w:val="0022460B"/>
    <w:rsid w:val="00224C2A"/>
    <w:rsid w:val="00224F5F"/>
    <w:rsid w:val="00225060"/>
    <w:rsid w:val="00225543"/>
    <w:rsid w:val="00225630"/>
    <w:rsid w:val="0022566D"/>
    <w:rsid w:val="002257D4"/>
    <w:rsid w:val="00225890"/>
    <w:rsid w:val="002258F6"/>
    <w:rsid w:val="00225B20"/>
    <w:rsid w:val="00225DF8"/>
    <w:rsid w:val="00225E91"/>
    <w:rsid w:val="0022610F"/>
    <w:rsid w:val="002262A5"/>
    <w:rsid w:val="002262E0"/>
    <w:rsid w:val="00226496"/>
    <w:rsid w:val="00226640"/>
    <w:rsid w:val="00226642"/>
    <w:rsid w:val="002266C8"/>
    <w:rsid w:val="0022679D"/>
    <w:rsid w:val="002268C8"/>
    <w:rsid w:val="00226984"/>
    <w:rsid w:val="00226AEF"/>
    <w:rsid w:val="00226D26"/>
    <w:rsid w:val="00226FAE"/>
    <w:rsid w:val="00226FF7"/>
    <w:rsid w:val="0022705D"/>
    <w:rsid w:val="00227253"/>
    <w:rsid w:val="002272D3"/>
    <w:rsid w:val="0022735D"/>
    <w:rsid w:val="002273BF"/>
    <w:rsid w:val="0022756C"/>
    <w:rsid w:val="0022761D"/>
    <w:rsid w:val="00227747"/>
    <w:rsid w:val="00227817"/>
    <w:rsid w:val="002279D8"/>
    <w:rsid w:val="002279E1"/>
    <w:rsid w:val="00227A4A"/>
    <w:rsid w:val="00227BE8"/>
    <w:rsid w:val="00227DD0"/>
    <w:rsid w:val="00227F07"/>
    <w:rsid w:val="00230098"/>
    <w:rsid w:val="0023059A"/>
    <w:rsid w:val="002305FC"/>
    <w:rsid w:val="0023066C"/>
    <w:rsid w:val="0023083F"/>
    <w:rsid w:val="00230C97"/>
    <w:rsid w:val="00231063"/>
    <w:rsid w:val="00231139"/>
    <w:rsid w:val="0023147A"/>
    <w:rsid w:val="002314CA"/>
    <w:rsid w:val="00231672"/>
    <w:rsid w:val="0023185B"/>
    <w:rsid w:val="00231864"/>
    <w:rsid w:val="0023189D"/>
    <w:rsid w:val="00231F73"/>
    <w:rsid w:val="00232018"/>
    <w:rsid w:val="002320BA"/>
    <w:rsid w:val="00232195"/>
    <w:rsid w:val="002324F2"/>
    <w:rsid w:val="00232593"/>
    <w:rsid w:val="00232637"/>
    <w:rsid w:val="00232760"/>
    <w:rsid w:val="0023281B"/>
    <w:rsid w:val="002328F6"/>
    <w:rsid w:val="00232B8D"/>
    <w:rsid w:val="00232C1F"/>
    <w:rsid w:val="00232C4F"/>
    <w:rsid w:val="00232E2F"/>
    <w:rsid w:val="00232E47"/>
    <w:rsid w:val="00232F1C"/>
    <w:rsid w:val="0023304C"/>
    <w:rsid w:val="0023307D"/>
    <w:rsid w:val="0023313C"/>
    <w:rsid w:val="002331C0"/>
    <w:rsid w:val="00233269"/>
    <w:rsid w:val="0023373E"/>
    <w:rsid w:val="00233777"/>
    <w:rsid w:val="0023391A"/>
    <w:rsid w:val="0023391C"/>
    <w:rsid w:val="00233A36"/>
    <w:rsid w:val="00233ACE"/>
    <w:rsid w:val="00233CCB"/>
    <w:rsid w:val="00233D9D"/>
    <w:rsid w:val="00233DC9"/>
    <w:rsid w:val="00233EB0"/>
    <w:rsid w:val="00233F28"/>
    <w:rsid w:val="00234002"/>
    <w:rsid w:val="00234049"/>
    <w:rsid w:val="00234191"/>
    <w:rsid w:val="002341C0"/>
    <w:rsid w:val="002341E9"/>
    <w:rsid w:val="002346E7"/>
    <w:rsid w:val="00234782"/>
    <w:rsid w:val="002347C5"/>
    <w:rsid w:val="00234996"/>
    <w:rsid w:val="00234D13"/>
    <w:rsid w:val="00234EB8"/>
    <w:rsid w:val="00235089"/>
    <w:rsid w:val="00235171"/>
    <w:rsid w:val="002358F1"/>
    <w:rsid w:val="00235937"/>
    <w:rsid w:val="00235BA4"/>
    <w:rsid w:val="00235BEB"/>
    <w:rsid w:val="00235D7C"/>
    <w:rsid w:val="00235DC2"/>
    <w:rsid w:val="00235FDF"/>
    <w:rsid w:val="002360CC"/>
    <w:rsid w:val="00236293"/>
    <w:rsid w:val="002366A9"/>
    <w:rsid w:val="002367B9"/>
    <w:rsid w:val="00236E9D"/>
    <w:rsid w:val="00236FD2"/>
    <w:rsid w:val="00237208"/>
    <w:rsid w:val="002373B1"/>
    <w:rsid w:val="00237552"/>
    <w:rsid w:val="00237706"/>
    <w:rsid w:val="0023770A"/>
    <w:rsid w:val="002378A9"/>
    <w:rsid w:val="00237A98"/>
    <w:rsid w:val="00237D94"/>
    <w:rsid w:val="00237DC8"/>
    <w:rsid w:val="002400E9"/>
    <w:rsid w:val="00240659"/>
    <w:rsid w:val="00240703"/>
    <w:rsid w:val="00240A9B"/>
    <w:rsid w:val="00240E71"/>
    <w:rsid w:val="00241199"/>
    <w:rsid w:val="00241378"/>
    <w:rsid w:val="002414B4"/>
    <w:rsid w:val="002414F5"/>
    <w:rsid w:val="002414FE"/>
    <w:rsid w:val="0024182F"/>
    <w:rsid w:val="002418FA"/>
    <w:rsid w:val="00241E25"/>
    <w:rsid w:val="00241F38"/>
    <w:rsid w:val="00241FFA"/>
    <w:rsid w:val="00242021"/>
    <w:rsid w:val="00242517"/>
    <w:rsid w:val="00242AAF"/>
    <w:rsid w:val="00242B0A"/>
    <w:rsid w:val="00242C0F"/>
    <w:rsid w:val="00242EC7"/>
    <w:rsid w:val="0024310F"/>
    <w:rsid w:val="00243758"/>
    <w:rsid w:val="002437ED"/>
    <w:rsid w:val="00243B2E"/>
    <w:rsid w:val="00243C1E"/>
    <w:rsid w:val="00243FB0"/>
    <w:rsid w:val="002440FD"/>
    <w:rsid w:val="002448E1"/>
    <w:rsid w:val="0024494D"/>
    <w:rsid w:val="00244F4D"/>
    <w:rsid w:val="00245186"/>
    <w:rsid w:val="00245359"/>
    <w:rsid w:val="0024572B"/>
    <w:rsid w:val="002457D0"/>
    <w:rsid w:val="00245831"/>
    <w:rsid w:val="002458C7"/>
    <w:rsid w:val="00245954"/>
    <w:rsid w:val="00245B2A"/>
    <w:rsid w:val="00245BBB"/>
    <w:rsid w:val="00245BF5"/>
    <w:rsid w:val="00245E09"/>
    <w:rsid w:val="00246309"/>
    <w:rsid w:val="00246376"/>
    <w:rsid w:val="0024655A"/>
    <w:rsid w:val="002465BC"/>
    <w:rsid w:val="0024668F"/>
    <w:rsid w:val="002466A1"/>
    <w:rsid w:val="002466C3"/>
    <w:rsid w:val="00246813"/>
    <w:rsid w:val="002469C2"/>
    <w:rsid w:val="00246B56"/>
    <w:rsid w:val="00246FD7"/>
    <w:rsid w:val="002470CB"/>
    <w:rsid w:val="002470F5"/>
    <w:rsid w:val="002471B8"/>
    <w:rsid w:val="0024726D"/>
    <w:rsid w:val="002473BF"/>
    <w:rsid w:val="002477CA"/>
    <w:rsid w:val="00247AE1"/>
    <w:rsid w:val="00247FE0"/>
    <w:rsid w:val="002502F1"/>
    <w:rsid w:val="00250975"/>
    <w:rsid w:val="00250B65"/>
    <w:rsid w:val="00250B7F"/>
    <w:rsid w:val="00250C6C"/>
    <w:rsid w:val="00250CCD"/>
    <w:rsid w:val="00250DCE"/>
    <w:rsid w:val="00250FD2"/>
    <w:rsid w:val="002510E5"/>
    <w:rsid w:val="002511E5"/>
    <w:rsid w:val="00251273"/>
    <w:rsid w:val="00251300"/>
    <w:rsid w:val="002515B8"/>
    <w:rsid w:val="002515FA"/>
    <w:rsid w:val="00251678"/>
    <w:rsid w:val="002516D8"/>
    <w:rsid w:val="002518B8"/>
    <w:rsid w:val="00251AD8"/>
    <w:rsid w:val="00251BDB"/>
    <w:rsid w:val="00251BE4"/>
    <w:rsid w:val="00251DA0"/>
    <w:rsid w:val="00252076"/>
    <w:rsid w:val="00252089"/>
    <w:rsid w:val="0025212D"/>
    <w:rsid w:val="0025228B"/>
    <w:rsid w:val="002525AF"/>
    <w:rsid w:val="0025274A"/>
    <w:rsid w:val="00252822"/>
    <w:rsid w:val="00252BC9"/>
    <w:rsid w:val="00252C9C"/>
    <w:rsid w:val="00252D2A"/>
    <w:rsid w:val="00252DD9"/>
    <w:rsid w:val="002532F0"/>
    <w:rsid w:val="002535A9"/>
    <w:rsid w:val="00253764"/>
    <w:rsid w:val="00253E5C"/>
    <w:rsid w:val="00253F7D"/>
    <w:rsid w:val="00253F7E"/>
    <w:rsid w:val="00253F96"/>
    <w:rsid w:val="00254211"/>
    <w:rsid w:val="0025433F"/>
    <w:rsid w:val="00254372"/>
    <w:rsid w:val="002544B4"/>
    <w:rsid w:val="00254812"/>
    <w:rsid w:val="00254859"/>
    <w:rsid w:val="00254B46"/>
    <w:rsid w:val="002550B0"/>
    <w:rsid w:val="002552DD"/>
    <w:rsid w:val="00255576"/>
    <w:rsid w:val="002556C6"/>
    <w:rsid w:val="002556CE"/>
    <w:rsid w:val="002557B9"/>
    <w:rsid w:val="002557DD"/>
    <w:rsid w:val="002558FB"/>
    <w:rsid w:val="00255920"/>
    <w:rsid w:val="002559B0"/>
    <w:rsid w:val="00255A0F"/>
    <w:rsid w:val="00255A5E"/>
    <w:rsid w:val="00255D72"/>
    <w:rsid w:val="00255E1E"/>
    <w:rsid w:val="00255EFA"/>
    <w:rsid w:val="00256618"/>
    <w:rsid w:val="002567C1"/>
    <w:rsid w:val="0025684B"/>
    <w:rsid w:val="0025689D"/>
    <w:rsid w:val="002569A1"/>
    <w:rsid w:val="00256A0B"/>
    <w:rsid w:val="00256A3D"/>
    <w:rsid w:val="00256B52"/>
    <w:rsid w:val="00256B6E"/>
    <w:rsid w:val="00256D56"/>
    <w:rsid w:val="00256E1F"/>
    <w:rsid w:val="00257436"/>
    <w:rsid w:val="002574B9"/>
    <w:rsid w:val="002574F1"/>
    <w:rsid w:val="00257742"/>
    <w:rsid w:val="0025781C"/>
    <w:rsid w:val="00257A3A"/>
    <w:rsid w:val="00257B96"/>
    <w:rsid w:val="00257BA3"/>
    <w:rsid w:val="00257DB0"/>
    <w:rsid w:val="00257DCC"/>
    <w:rsid w:val="00260073"/>
    <w:rsid w:val="002603C9"/>
    <w:rsid w:val="00260511"/>
    <w:rsid w:val="00260585"/>
    <w:rsid w:val="0026066B"/>
    <w:rsid w:val="00260678"/>
    <w:rsid w:val="002607D1"/>
    <w:rsid w:val="002609DB"/>
    <w:rsid w:val="00260C22"/>
    <w:rsid w:val="00260CD5"/>
    <w:rsid w:val="00260D64"/>
    <w:rsid w:val="00260D6D"/>
    <w:rsid w:val="0026119A"/>
    <w:rsid w:val="00261308"/>
    <w:rsid w:val="002613C0"/>
    <w:rsid w:val="00261535"/>
    <w:rsid w:val="0026160D"/>
    <w:rsid w:val="00261639"/>
    <w:rsid w:val="002617C3"/>
    <w:rsid w:val="0026180A"/>
    <w:rsid w:val="00261C77"/>
    <w:rsid w:val="00261CAA"/>
    <w:rsid w:val="0026226A"/>
    <w:rsid w:val="00262319"/>
    <w:rsid w:val="002623B1"/>
    <w:rsid w:val="002624F0"/>
    <w:rsid w:val="00262591"/>
    <w:rsid w:val="002625CE"/>
    <w:rsid w:val="002625DD"/>
    <w:rsid w:val="0026263F"/>
    <w:rsid w:val="0026265D"/>
    <w:rsid w:val="002627E4"/>
    <w:rsid w:val="002628DB"/>
    <w:rsid w:val="002628FC"/>
    <w:rsid w:val="00262A60"/>
    <w:rsid w:val="00262B6E"/>
    <w:rsid w:val="00262F8B"/>
    <w:rsid w:val="00263021"/>
    <w:rsid w:val="002638DE"/>
    <w:rsid w:val="002639F2"/>
    <w:rsid w:val="00263A46"/>
    <w:rsid w:val="00263BB6"/>
    <w:rsid w:val="00263C12"/>
    <w:rsid w:val="002641FB"/>
    <w:rsid w:val="00264423"/>
    <w:rsid w:val="00264438"/>
    <w:rsid w:val="00264705"/>
    <w:rsid w:val="00264827"/>
    <w:rsid w:val="00264C3D"/>
    <w:rsid w:val="00264C80"/>
    <w:rsid w:val="00264CC7"/>
    <w:rsid w:val="00264E29"/>
    <w:rsid w:val="0026511C"/>
    <w:rsid w:val="002652D4"/>
    <w:rsid w:val="0026552B"/>
    <w:rsid w:val="00265669"/>
    <w:rsid w:val="002657D4"/>
    <w:rsid w:val="002657EF"/>
    <w:rsid w:val="002659FD"/>
    <w:rsid w:val="00265A0D"/>
    <w:rsid w:val="00265CF5"/>
    <w:rsid w:val="00265D2E"/>
    <w:rsid w:val="00265D3D"/>
    <w:rsid w:val="00265D46"/>
    <w:rsid w:val="00265D78"/>
    <w:rsid w:val="00265FA1"/>
    <w:rsid w:val="0026603E"/>
    <w:rsid w:val="0026640F"/>
    <w:rsid w:val="00266509"/>
    <w:rsid w:val="002666BE"/>
    <w:rsid w:val="002667A1"/>
    <w:rsid w:val="00266866"/>
    <w:rsid w:val="002668A7"/>
    <w:rsid w:val="00266D99"/>
    <w:rsid w:val="00266DF4"/>
    <w:rsid w:val="00267003"/>
    <w:rsid w:val="00267257"/>
    <w:rsid w:val="0026727C"/>
    <w:rsid w:val="0026775D"/>
    <w:rsid w:val="00270099"/>
    <w:rsid w:val="0027080F"/>
    <w:rsid w:val="00270AC4"/>
    <w:rsid w:val="00270BF1"/>
    <w:rsid w:val="00270C5B"/>
    <w:rsid w:val="00270D0E"/>
    <w:rsid w:val="00270D8C"/>
    <w:rsid w:val="00270F18"/>
    <w:rsid w:val="00270FA4"/>
    <w:rsid w:val="0027106F"/>
    <w:rsid w:val="002710D8"/>
    <w:rsid w:val="00271207"/>
    <w:rsid w:val="002712EF"/>
    <w:rsid w:val="002712F2"/>
    <w:rsid w:val="00271429"/>
    <w:rsid w:val="002714A3"/>
    <w:rsid w:val="0027153C"/>
    <w:rsid w:val="002716F4"/>
    <w:rsid w:val="00271785"/>
    <w:rsid w:val="00271974"/>
    <w:rsid w:val="002719A6"/>
    <w:rsid w:val="00271B23"/>
    <w:rsid w:val="00272320"/>
    <w:rsid w:val="0027248B"/>
    <w:rsid w:val="002725C9"/>
    <w:rsid w:val="00272758"/>
    <w:rsid w:val="00272822"/>
    <w:rsid w:val="0027290B"/>
    <w:rsid w:val="00272B7A"/>
    <w:rsid w:val="00272CEA"/>
    <w:rsid w:val="002731AA"/>
    <w:rsid w:val="002731C7"/>
    <w:rsid w:val="00273839"/>
    <w:rsid w:val="00273961"/>
    <w:rsid w:val="0027398B"/>
    <w:rsid w:val="00273F9A"/>
    <w:rsid w:val="00273FD2"/>
    <w:rsid w:val="002743D7"/>
    <w:rsid w:val="00274478"/>
    <w:rsid w:val="002744B0"/>
    <w:rsid w:val="002744BA"/>
    <w:rsid w:val="00274531"/>
    <w:rsid w:val="002748BA"/>
    <w:rsid w:val="00274C45"/>
    <w:rsid w:val="00274ECD"/>
    <w:rsid w:val="00274F74"/>
    <w:rsid w:val="00274F8C"/>
    <w:rsid w:val="00275101"/>
    <w:rsid w:val="00275346"/>
    <w:rsid w:val="0027554A"/>
    <w:rsid w:val="0027555C"/>
    <w:rsid w:val="0027575C"/>
    <w:rsid w:val="0027578D"/>
    <w:rsid w:val="00275C6A"/>
    <w:rsid w:val="00275EAD"/>
    <w:rsid w:val="00276104"/>
    <w:rsid w:val="0027621F"/>
    <w:rsid w:val="00276903"/>
    <w:rsid w:val="00276D46"/>
    <w:rsid w:val="00276FEF"/>
    <w:rsid w:val="00277272"/>
    <w:rsid w:val="00277351"/>
    <w:rsid w:val="002773BB"/>
    <w:rsid w:val="0027743C"/>
    <w:rsid w:val="002774DC"/>
    <w:rsid w:val="0027780B"/>
    <w:rsid w:val="00277C21"/>
    <w:rsid w:val="00277D02"/>
    <w:rsid w:val="00277EB8"/>
    <w:rsid w:val="00277F0E"/>
    <w:rsid w:val="00277F1A"/>
    <w:rsid w:val="002804A4"/>
    <w:rsid w:val="00280718"/>
    <w:rsid w:val="002809B2"/>
    <w:rsid w:val="00280D15"/>
    <w:rsid w:val="00280EBC"/>
    <w:rsid w:val="00280FE6"/>
    <w:rsid w:val="00281074"/>
    <w:rsid w:val="002815D8"/>
    <w:rsid w:val="00281BD1"/>
    <w:rsid w:val="00281CC2"/>
    <w:rsid w:val="00281E65"/>
    <w:rsid w:val="00281FAD"/>
    <w:rsid w:val="0028208A"/>
    <w:rsid w:val="00282131"/>
    <w:rsid w:val="002822C9"/>
    <w:rsid w:val="0028244D"/>
    <w:rsid w:val="0028249F"/>
    <w:rsid w:val="002825FB"/>
    <w:rsid w:val="00282691"/>
    <w:rsid w:val="002826AB"/>
    <w:rsid w:val="002829AF"/>
    <w:rsid w:val="00282A0B"/>
    <w:rsid w:val="00282A41"/>
    <w:rsid w:val="00282F37"/>
    <w:rsid w:val="00282FA0"/>
    <w:rsid w:val="00282FA7"/>
    <w:rsid w:val="0028308E"/>
    <w:rsid w:val="002831DD"/>
    <w:rsid w:val="00283320"/>
    <w:rsid w:val="00283478"/>
    <w:rsid w:val="002835F2"/>
    <w:rsid w:val="00283948"/>
    <w:rsid w:val="00283AFD"/>
    <w:rsid w:val="00283BE0"/>
    <w:rsid w:val="00283FAC"/>
    <w:rsid w:val="0028406E"/>
    <w:rsid w:val="002842DC"/>
    <w:rsid w:val="002845A6"/>
    <w:rsid w:val="0028466A"/>
    <w:rsid w:val="002846F6"/>
    <w:rsid w:val="002847AB"/>
    <w:rsid w:val="002847C9"/>
    <w:rsid w:val="0028486D"/>
    <w:rsid w:val="00284969"/>
    <w:rsid w:val="00285178"/>
    <w:rsid w:val="0028528C"/>
    <w:rsid w:val="0028552D"/>
    <w:rsid w:val="00285AB6"/>
    <w:rsid w:val="00285B8A"/>
    <w:rsid w:val="0028608E"/>
    <w:rsid w:val="002860FA"/>
    <w:rsid w:val="002862E7"/>
    <w:rsid w:val="00286564"/>
    <w:rsid w:val="00286579"/>
    <w:rsid w:val="0028663B"/>
    <w:rsid w:val="00286A1E"/>
    <w:rsid w:val="00286A4A"/>
    <w:rsid w:val="00286BB6"/>
    <w:rsid w:val="00286EAD"/>
    <w:rsid w:val="0028703C"/>
    <w:rsid w:val="0028748B"/>
    <w:rsid w:val="00287499"/>
    <w:rsid w:val="002874AD"/>
    <w:rsid w:val="002874CF"/>
    <w:rsid w:val="002875FD"/>
    <w:rsid w:val="002876DC"/>
    <w:rsid w:val="00287931"/>
    <w:rsid w:val="00287E3D"/>
    <w:rsid w:val="00290306"/>
    <w:rsid w:val="00290341"/>
    <w:rsid w:val="00290758"/>
    <w:rsid w:val="0029098F"/>
    <w:rsid w:val="00290E37"/>
    <w:rsid w:val="00290E4C"/>
    <w:rsid w:val="00290EB4"/>
    <w:rsid w:val="00290FAD"/>
    <w:rsid w:val="002911E7"/>
    <w:rsid w:val="002913DD"/>
    <w:rsid w:val="002918C0"/>
    <w:rsid w:val="00291A50"/>
    <w:rsid w:val="00291A5B"/>
    <w:rsid w:val="00291E43"/>
    <w:rsid w:val="00292134"/>
    <w:rsid w:val="0029237C"/>
    <w:rsid w:val="00292471"/>
    <w:rsid w:val="00292563"/>
    <w:rsid w:val="002927E1"/>
    <w:rsid w:val="0029286E"/>
    <w:rsid w:val="00292B40"/>
    <w:rsid w:val="00292E32"/>
    <w:rsid w:val="00293043"/>
    <w:rsid w:val="0029318A"/>
    <w:rsid w:val="0029322B"/>
    <w:rsid w:val="002933C1"/>
    <w:rsid w:val="00293447"/>
    <w:rsid w:val="002934A3"/>
    <w:rsid w:val="002935AC"/>
    <w:rsid w:val="002939FC"/>
    <w:rsid w:val="00293A7B"/>
    <w:rsid w:val="00293B19"/>
    <w:rsid w:val="00293B1D"/>
    <w:rsid w:val="00293C08"/>
    <w:rsid w:val="00293F03"/>
    <w:rsid w:val="002940F2"/>
    <w:rsid w:val="00294171"/>
    <w:rsid w:val="002944FC"/>
    <w:rsid w:val="002945ED"/>
    <w:rsid w:val="00294640"/>
    <w:rsid w:val="002949CE"/>
    <w:rsid w:val="00294E33"/>
    <w:rsid w:val="00294EBD"/>
    <w:rsid w:val="00294F5D"/>
    <w:rsid w:val="00294FB4"/>
    <w:rsid w:val="002952B9"/>
    <w:rsid w:val="002953B9"/>
    <w:rsid w:val="00295540"/>
    <w:rsid w:val="00295892"/>
    <w:rsid w:val="0029598E"/>
    <w:rsid w:val="00295C04"/>
    <w:rsid w:val="00295D4C"/>
    <w:rsid w:val="002960D7"/>
    <w:rsid w:val="002961A3"/>
    <w:rsid w:val="0029620F"/>
    <w:rsid w:val="002963C7"/>
    <w:rsid w:val="002964C3"/>
    <w:rsid w:val="00296A07"/>
    <w:rsid w:val="00296AD5"/>
    <w:rsid w:val="00296BB9"/>
    <w:rsid w:val="00297033"/>
    <w:rsid w:val="002973BF"/>
    <w:rsid w:val="00297411"/>
    <w:rsid w:val="0029776E"/>
    <w:rsid w:val="002977C1"/>
    <w:rsid w:val="00297803"/>
    <w:rsid w:val="00297847"/>
    <w:rsid w:val="002978D3"/>
    <w:rsid w:val="00297998"/>
    <w:rsid w:val="002979F1"/>
    <w:rsid w:val="00297A51"/>
    <w:rsid w:val="00297CDB"/>
    <w:rsid w:val="00297D60"/>
    <w:rsid w:val="002A0011"/>
    <w:rsid w:val="002A014A"/>
    <w:rsid w:val="002A035F"/>
    <w:rsid w:val="002A0632"/>
    <w:rsid w:val="002A0BA5"/>
    <w:rsid w:val="002A0BD5"/>
    <w:rsid w:val="002A0F1D"/>
    <w:rsid w:val="002A12B0"/>
    <w:rsid w:val="002A1391"/>
    <w:rsid w:val="002A148A"/>
    <w:rsid w:val="002A1494"/>
    <w:rsid w:val="002A1731"/>
    <w:rsid w:val="002A1D61"/>
    <w:rsid w:val="002A1EEA"/>
    <w:rsid w:val="002A1F23"/>
    <w:rsid w:val="002A1FF0"/>
    <w:rsid w:val="002A21B0"/>
    <w:rsid w:val="002A230B"/>
    <w:rsid w:val="002A2441"/>
    <w:rsid w:val="002A245B"/>
    <w:rsid w:val="002A2496"/>
    <w:rsid w:val="002A255A"/>
    <w:rsid w:val="002A2562"/>
    <w:rsid w:val="002A25E4"/>
    <w:rsid w:val="002A2718"/>
    <w:rsid w:val="002A2B23"/>
    <w:rsid w:val="002A2D00"/>
    <w:rsid w:val="002A2DE3"/>
    <w:rsid w:val="002A2ED6"/>
    <w:rsid w:val="002A2F06"/>
    <w:rsid w:val="002A2F72"/>
    <w:rsid w:val="002A2F96"/>
    <w:rsid w:val="002A31D7"/>
    <w:rsid w:val="002A33F8"/>
    <w:rsid w:val="002A3431"/>
    <w:rsid w:val="002A3535"/>
    <w:rsid w:val="002A355D"/>
    <w:rsid w:val="002A3621"/>
    <w:rsid w:val="002A3A8A"/>
    <w:rsid w:val="002A3C78"/>
    <w:rsid w:val="002A3E7E"/>
    <w:rsid w:val="002A3FB6"/>
    <w:rsid w:val="002A44B1"/>
    <w:rsid w:val="002A4650"/>
    <w:rsid w:val="002A4665"/>
    <w:rsid w:val="002A46B7"/>
    <w:rsid w:val="002A4A1A"/>
    <w:rsid w:val="002A4A4C"/>
    <w:rsid w:val="002A4AB8"/>
    <w:rsid w:val="002A50D7"/>
    <w:rsid w:val="002A5331"/>
    <w:rsid w:val="002A5393"/>
    <w:rsid w:val="002A556B"/>
    <w:rsid w:val="002A56B9"/>
    <w:rsid w:val="002A57C4"/>
    <w:rsid w:val="002A5A64"/>
    <w:rsid w:val="002A5BF0"/>
    <w:rsid w:val="002A5C13"/>
    <w:rsid w:val="002A5D22"/>
    <w:rsid w:val="002A6300"/>
    <w:rsid w:val="002A6409"/>
    <w:rsid w:val="002A659E"/>
    <w:rsid w:val="002A683B"/>
    <w:rsid w:val="002A68BF"/>
    <w:rsid w:val="002A6D62"/>
    <w:rsid w:val="002A6EBE"/>
    <w:rsid w:val="002A6FA5"/>
    <w:rsid w:val="002A703F"/>
    <w:rsid w:val="002A7259"/>
    <w:rsid w:val="002A72B3"/>
    <w:rsid w:val="002A78EA"/>
    <w:rsid w:val="002A7A1A"/>
    <w:rsid w:val="002A7A2D"/>
    <w:rsid w:val="002A7C35"/>
    <w:rsid w:val="002A7DB2"/>
    <w:rsid w:val="002A7DFA"/>
    <w:rsid w:val="002B0805"/>
    <w:rsid w:val="002B0A8F"/>
    <w:rsid w:val="002B0BB9"/>
    <w:rsid w:val="002B0C7B"/>
    <w:rsid w:val="002B0D3D"/>
    <w:rsid w:val="002B0E80"/>
    <w:rsid w:val="002B104F"/>
    <w:rsid w:val="002B15AB"/>
    <w:rsid w:val="002B163F"/>
    <w:rsid w:val="002B1659"/>
    <w:rsid w:val="002B16B9"/>
    <w:rsid w:val="002B19F3"/>
    <w:rsid w:val="002B1B09"/>
    <w:rsid w:val="002B1BE5"/>
    <w:rsid w:val="002B1E14"/>
    <w:rsid w:val="002B1E1A"/>
    <w:rsid w:val="002B22CA"/>
    <w:rsid w:val="002B22E3"/>
    <w:rsid w:val="002B24CF"/>
    <w:rsid w:val="002B2704"/>
    <w:rsid w:val="002B2744"/>
    <w:rsid w:val="002B2937"/>
    <w:rsid w:val="002B29C7"/>
    <w:rsid w:val="002B2A04"/>
    <w:rsid w:val="002B2CD9"/>
    <w:rsid w:val="002B2D67"/>
    <w:rsid w:val="002B2F6E"/>
    <w:rsid w:val="002B310D"/>
    <w:rsid w:val="002B312A"/>
    <w:rsid w:val="002B31B5"/>
    <w:rsid w:val="002B320C"/>
    <w:rsid w:val="002B3234"/>
    <w:rsid w:val="002B32E2"/>
    <w:rsid w:val="002B32FD"/>
    <w:rsid w:val="002B332A"/>
    <w:rsid w:val="002B3402"/>
    <w:rsid w:val="002B3540"/>
    <w:rsid w:val="002B3680"/>
    <w:rsid w:val="002B3841"/>
    <w:rsid w:val="002B39B5"/>
    <w:rsid w:val="002B39C2"/>
    <w:rsid w:val="002B3B19"/>
    <w:rsid w:val="002B3B56"/>
    <w:rsid w:val="002B3C42"/>
    <w:rsid w:val="002B3F9E"/>
    <w:rsid w:val="002B3FA0"/>
    <w:rsid w:val="002B3FD8"/>
    <w:rsid w:val="002B404D"/>
    <w:rsid w:val="002B409E"/>
    <w:rsid w:val="002B41BE"/>
    <w:rsid w:val="002B4254"/>
    <w:rsid w:val="002B432F"/>
    <w:rsid w:val="002B4605"/>
    <w:rsid w:val="002B4A76"/>
    <w:rsid w:val="002B4C14"/>
    <w:rsid w:val="002B4DAD"/>
    <w:rsid w:val="002B4F15"/>
    <w:rsid w:val="002B5160"/>
    <w:rsid w:val="002B520E"/>
    <w:rsid w:val="002B5397"/>
    <w:rsid w:val="002B5679"/>
    <w:rsid w:val="002B575E"/>
    <w:rsid w:val="002B588C"/>
    <w:rsid w:val="002B58D5"/>
    <w:rsid w:val="002B5984"/>
    <w:rsid w:val="002B5D8A"/>
    <w:rsid w:val="002B60E5"/>
    <w:rsid w:val="002B6311"/>
    <w:rsid w:val="002B63B1"/>
    <w:rsid w:val="002B6400"/>
    <w:rsid w:val="002B648B"/>
    <w:rsid w:val="002B6526"/>
    <w:rsid w:val="002B6549"/>
    <w:rsid w:val="002B6867"/>
    <w:rsid w:val="002B6880"/>
    <w:rsid w:val="002B68A6"/>
    <w:rsid w:val="002B68EA"/>
    <w:rsid w:val="002B6AA7"/>
    <w:rsid w:val="002B6AC4"/>
    <w:rsid w:val="002B6BB3"/>
    <w:rsid w:val="002B6CFE"/>
    <w:rsid w:val="002B6D8F"/>
    <w:rsid w:val="002B6DC6"/>
    <w:rsid w:val="002B6ED8"/>
    <w:rsid w:val="002B6F87"/>
    <w:rsid w:val="002B7215"/>
    <w:rsid w:val="002B7253"/>
    <w:rsid w:val="002B72F2"/>
    <w:rsid w:val="002B73AD"/>
    <w:rsid w:val="002B74CE"/>
    <w:rsid w:val="002B75B8"/>
    <w:rsid w:val="002B7760"/>
    <w:rsid w:val="002B7815"/>
    <w:rsid w:val="002B7933"/>
    <w:rsid w:val="002B7F02"/>
    <w:rsid w:val="002C043A"/>
    <w:rsid w:val="002C04DD"/>
    <w:rsid w:val="002C0837"/>
    <w:rsid w:val="002C083D"/>
    <w:rsid w:val="002C099F"/>
    <w:rsid w:val="002C09DC"/>
    <w:rsid w:val="002C0B0E"/>
    <w:rsid w:val="002C0B39"/>
    <w:rsid w:val="002C0BC4"/>
    <w:rsid w:val="002C0C61"/>
    <w:rsid w:val="002C0CB4"/>
    <w:rsid w:val="002C0CB5"/>
    <w:rsid w:val="002C0D5E"/>
    <w:rsid w:val="002C0DED"/>
    <w:rsid w:val="002C0F1D"/>
    <w:rsid w:val="002C125B"/>
    <w:rsid w:val="002C129A"/>
    <w:rsid w:val="002C13CA"/>
    <w:rsid w:val="002C14B1"/>
    <w:rsid w:val="002C15C9"/>
    <w:rsid w:val="002C17E4"/>
    <w:rsid w:val="002C1A43"/>
    <w:rsid w:val="002C1A52"/>
    <w:rsid w:val="002C1CD8"/>
    <w:rsid w:val="002C20FF"/>
    <w:rsid w:val="002C211C"/>
    <w:rsid w:val="002C2C9D"/>
    <w:rsid w:val="002C2DA2"/>
    <w:rsid w:val="002C2DAB"/>
    <w:rsid w:val="002C345A"/>
    <w:rsid w:val="002C348E"/>
    <w:rsid w:val="002C37D2"/>
    <w:rsid w:val="002C3AFC"/>
    <w:rsid w:val="002C3C43"/>
    <w:rsid w:val="002C3DAE"/>
    <w:rsid w:val="002C3E0B"/>
    <w:rsid w:val="002C3F26"/>
    <w:rsid w:val="002C3F82"/>
    <w:rsid w:val="002C4003"/>
    <w:rsid w:val="002C4046"/>
    <w:rsid w:val="002C4372"/>
    <w:rsid w:val="002C4635"/>
    <w:rsid w:val="002C4940"/>
    <w:rsid w:val="002C4A12"/>
    <w:rsid w:val="002C4ACF"/>
    <w:rsid w:val="002C4C68"/>
    <w:rsid w:val="002C5012"/>
    <w:rsid w:val="002C51C1"/>
    <w:rsid w:val="002C5295"/>
    <w:rsid w:val="002C573B"/>
    <w:rsid w:val="002C57FD"/>
    <w:rsid w:val="002C584F"/>
    <w:rsid w:val="002C5BF7"/>
    <w:rsid w:val="002C5C0A"/>
    <w:rsid w:val="002C5EA8"/>
    <w:rsid w:val="002C5EFA"/>
    <w:rsid w:val="002C6552"/>
    <w:rsid w:val="002C655F"/>
    <w:rsid w:val="002C66DD"/>
    <w:rsid w:val="002C686F"/>
    <w:rsid w:val="002C6878"/>
    <w:rsid w:val="002C6A6A"/>
    <w:rsid w:val="002C6AC9"/>
    <w:rsid w:val="002C6D05"/>
    <w:rsid w:val="002C6EC1"/>
    <w:rsid w:val="002C6ED4"/>
    <w:rsid w:val="002C6F6F"/>
    <w:rsid w:val="002C70CE"/>
    <w:rsid w:val="002C7149"/>
    <w:rsid w:val="002C7317"/>
    <w:rsid w:val="002C732C"/>
    <w:rsid w:val="002C77B9"/>
    <w:rsid w:val="002C7940"/>
    <w:rsid w:val="002C7A2D"/>
    <w:rsid w:val="002C7C08"/>
    <w:rsid w:val="002C7C6A"/>
    <w:rsid w:val="002C7DA8"/>
    <w:rsid w:val="002C7DE6"/>
    <w:rsid w:val="002D0222"/>
    <w:rsid w:val="002D0425"/>
    <w:rsid w:val="002D04E6"/>
    <w:rsid w:val="002D05B3"/>
    <w:rsid w:val="002D0745"/>
    <w:rsid w:val="002D087E"/>
    <w:rsid w:val="002D095C"/>
    <w:rsid w:val="002D0F3F"/>
    <w:rsid w:val="002D1017"/>
    <w:rsid w:val="002D12DB"/>
    <w:rsid w:val="002D1771"/>
    <w:rsid w:val="002D18E1"/>
    <w:rsid w:val="002D19F8"/>
    <w:rsid w:val="002D1A45"/>
    <w:rsid w:val="002D1F0B"/>
    <w:rsid w:val="002D2014"/>
    <w:rsid w:val="002D21BF"/>
    <w:rsid w:val="002D21C3"/>
    <w:rsid w:val="002D2473"/>
    <w:rsid w:val="002D2478"/>
    <w:rsid w:val="002D2614"/>
    <w:rsid w:val="002D2763"/>
    <w:rsid w:val="002D2A1A"/>
    <w:rsid w:val="002D2A68"/>
    <w:rsid w:val="002D2A91"/>
    <w:rsid w:val="002D2B4B"/>
    <w:rsid w:val="002D2B8C"/>
    <w:rsid w:val="002D2E3B"/>
    <w:rsid w:val="002D2EF9"/>
    <w:rsid w:val="002D2F63"/>
    <w:rsid w:val="002D300F"/>
    <w:rsid w:val="002D304F"/>
    <w:rsid w:val="002D316E"/>
    <w:rsid w:val="002D3402"/>
    <w:rsid w:val="002D365D"/>
    <w:rsid w:val="002D36B1"/>
    <w:rsid w:val="002D3890"/>
    <w:rsid w:val="002D3919"/>
    <w:rsid w:val="002D3957"/>
    <w:rsid w:val="002D3C6D"/>
    <w:rsid w:val="002D3C99"/>
    <w:rsid w:val="002D3CBF"/>
    <w:rsid w:val="002D3CC9"/>
    <w:rsid w:val="002D40BB"/>
    <w:rsid w:val="002D4298"/>
    <w:rsid w:val="002D45C7"/>
    <w:rsid w:val="002D476E"/>
    <w:rsid w:val="002D478B"/>
    <w:rsid w:val="002D47C6"/>
    <w:rsid w:val="002D485E"/>
    <w:rsid w:val="002D4AC7"/>
    <w:rsid w:val="002D4C22"/>
    <w:rsid w:val="002D5188"/>
    <w:rsid w:val="002D51DA"/>
    <w:rsid w:val="002D530B"/>
    <w:rsid w:val="002D5402"/>
    <w:rsid w:val="002D558B"/>
    <w:rsid w:val="002D5825"/>
    <w:rsid w:val="002D5D4A"/>
    <w:rsid w:val="002D5F95"/>
    <w:rsid w:val="002D6183"/>
    <w:rsid w:val="002D620A"/>
    <w:rsid w:val="002D63A7"/>
    <w:rsid w:val="002D6A66"/>
    <w:rsid w:val="002D6CE8"/>
    <w:rsid w:val="002D715F"/>
    <w:rsid w:val="002D74CF"/>
    <w:rsid w:val="002D7691"/>
    <w:rsid w:val="002D7976"/>
    <w:rsid w:val="002D79A9"/>
    <w:rsid w:val="002D7A4B"/>
    <w:rsid w:val="002D7B3D"/>
    <w:rsid w:val="002D7E3C"/>
    <w:rsid w:val="002D7F97"/>
    <w:rsid w:val="002D7FEB"/>
    <w:rsid w:val="002E0061"/>
    <w:rsid w:val="002E0232"/>
    <w:rsid w:val="002E02AD"/>
    <w:rsid w:val="002E0554"/>
    <w:rsid w:val="002E0E64"/>
    <w:rsid w:val="002E115D"/>
    <w:rsid w:val="002E11B9"/>
    <w:rsid w:val="002E139B"/>
    <w:rsid w:val="002E14B5"/>
    <w:rsid w:val="002E15F9"/>
    <w:rsid w:val="002E19A2"/>
    <w:rsid w:val="002E1D41"/>
    <w:rsid w:val="002E1DB7"/>
    <w:rsid w:val="002E1E68"/>
    <w:rsid w:val="002E1F29"/>
    <w:rsid w:val="002E1F6A"/>
    <w:rsid w:val="002E2091"/>
    <w:rsid w:val="002E21C6"/>
    <w:rsid w:val="002E224E"/>
    <w:rsid w:val="002E2899"/>
    <w:rsid w:val="002E2D2B"/>
    <w:rsid w:val="002E2EF4"/>
    <w:rsid w:val="002E3009"/>
    <w:rsid w:val="002E307E"/>
    <w:rsid w:val="002E328E"/>
    <w:rsid w:val="002E32BD"/>
    <w:rsid w:val="002E3475"/>
    <w:rsid w:val="002E3835"/>
    <w:rsid w:val="002E3A2C"/>
    <w:rsid w:val="002E3DF7"/>
    <w:rsid w:val="002E3EA0"/>
    <w:rsid w:val="002E3EFD"/>
    <w:rsid w:val="002E3F83"/>
    <w:rsid w:val="002E404F"/>
    <w:rsid w:val="002E427B"/>
    <w:rsid w:val="002E44D9"/>
    <w:rsid w:val="002E452E"/>
    <w:rsid w:val="002E47CF"/>
    <w:rsid w:val="002E48B1"/>
    <w:rsid w:val="002E4AB5"/>
    <w:rsid w:val="002E4E77"/>
    <w:rsid w:val="002E4E9E"/>
    <w:rsid w:val="002E5070"/>
    <w:rsid w:val="002E520B"/>
    <w:rsid w:val="002E5803"/>
    <w:rsid w:val="002E5930"/>
    <w:rsid w:val="002E5A58"/>
    <w:rsid w:val="002E5AB0"/>
    <w:rsid w:val="002E5F14"/>
    <w:rsid w:val="002E5F59"/>
    <w:rsid w:val="002E62C0"/>
    <w:rsid w:val="002E683B"/>
    <w:rsid w:val="002E6CD8"/>
    <w:rsid w:val="002E6CE1"/>
    <w:rsid w:val="002E6FE4"/>
    <w:rsid w:val="002E7045"/>
    <w:rsid w:val="002E720F"/>
    <w:rsid w:val="002E72B0"/>
    <w:rsid w:val="002E761A"/>
    <w:rsid w:val="002E76A3"/>
    <w:rsid w:val="002E76D6"/>
    <w:rsid w:val="002E77C2"/>
    <w:rsid w:val="002E7A51"/>
    <w:rsid w:val="002E7A89"/>
    <w:rsid w:val="002E7C7F"/>
    <w:rsid w:val="002E7E02"/>
    <w:rsid w:val="002E7EBB"/>
    <w:rsid w:val="002E7EF0"/>
    <w:rsid w:val="002F02C7"/>
    <w:rsid w:val="002F02ED"/>
    <w:rsid w:val="002F03B1"/>
    <w:rsid w:val="002F04D1"/>
    <w:rsid w:val="002F091F"/>
    <w:rsid w:val="002F098A"/>
    <w:rsid w:val="002F12D5"/>
    <w:rsid w:val="002F139E"/>
    <w:rsid w:val="002F1B13"/>
    <w:rsid w:val="002F1E62"/>
    <w:rsid w:val="002F1EC9"/>
    <w:rsid w:val="002F1F55"/>
    <w:rsid w:val="002F21CC"/>
    <w:rsid w:val="002F2507"/>
    <w:rsid w:val="002F25D8"/>
    <w:rsid w:val="002F29A4"/>
    <w:rsid w:val="002F2CEB"/>
    <w:rsid w:val="002F2E2B"/>
    <w:rsid w:val="002F2F9C"/>
    <w:rsid w:val="002F30B4"/>
    <w:rsid w:val="002F3158"/>
    <w:rsid w:val="002F31F7"/>
    <w:rsid w:val="002F32A6"/>
    <w:rsid w:val="002F32B9"/>
    <w:rsid w:val="002F339B"/>
    <w:rsid w:val="002F34E3"/>
    <w:rsid w:val="002F3500"/>
    <w:rsid w:val="002F36CD"/>
    <w:rsid w:val="002F39F3"/>
    <w:rsid w:val="002F3A5F"/>
    <w:rsid w:val="002F3B1C"/>
    <w:rsid w:val="002F3C56"/>
    <w:rsid w:val="002F4164"/>
    <w:rsid w:val="002F42DF"/>
    <w:rsid w:val="002F44E2"/>
    <w:rsid w:val="002F452C"/>
    <w:rsid w:val="002F46DE"/>
    <w:rsid w:val="002F49EB"/>
    <w:rsid w:val="002F4A2B"/>
    <w:rsid w:val="002F4F12"/>
    <w:rsid w:val="002F5033"/>
    <w:rsid w:val="002F52F8"/>
    <w:rsid w:val="002F53B2"/>
    <w:rsid w:val="002F53BA"/>
    <w:rsid w:val="002F5743"/>
    <w:rsid w:val="002F586B"/>
    <w:rsid w:val="002F5AB1"/>
    <w:rsid w:val="002F5B27"/>
    <w:rsid w:val="002F5B30"/>
    <w:rsid w:val="002F5EAC"/>
    <w:rsid w:val="002F5FF2"/>
    <w:rsid w:val="002F62E2"/>
    <w:rsid w:val="002F6426"/>
    <w:rsid w:val="002F66D6"/>
    <w:rsid w:val="002F6755"/>
    <w:rsid w:val="002F67DC"/>
    <w:rsid w:val="002F6970"/>
    <w:rsid w:val="002F6A41"/>
    <w:rsid w:val="002F6A46"/>
    <w:rsid w:val="002F6F0A"/>
    <w:rsid w:val="002F6FF7"/>
    <w:rsid w:val="002F730E"/>
    <w:rsid w:val="002F786C"/>
    <w:rsid w:val="002F7998"/>
    <w:rsid w:val="002F7C7D"/>
    <w:rsid w:val="00300286"/>
    <w:rsid w:val="00300833"/>
    <w:rsid w:val="00300C18"/>
    <w:rsid w:val="00300CA2"/>
    <w:rsid w:val="0030100C"/>
    <w:rsid w:val="00301024"/>
    <w:rsid w:val="0030119C"/>
    <w:rsid w:val="00301209"/>
    <w:rsid w:val="003013FC"/>
    <w:rsid w:val="00301575"/>
    <w:rsid w:val="003015B5"/>
    <w:rsid w:val="003016D6"/>
    <w:rsid w:val="00301DF7"/>
    <w:rsid w:val="00301F44"/>
    <w:rsid w:val="00301FA6"/>
    <w:rsid w:val="003022CE"/>
    <w:rsid w:val="003022F4"/>
    <w:rsid w:val="0030244B"/>
    <w:rsid w:val="003024D2"/>
    <w:rsid w:val="00302545"/>
    <w:rsid w:val="003028F0"/>
    <w:rsid w:val="0030299C"/>
    <w:rsid w:val="00302CAD"/>
    <w:rsid w:val="00302F28"/>
    <w:rsid w:val="0030319E"/>
    <w:rsid w:val="0030364D"/>
    <w:rsid w:val="003037CE"/>
    <w:rsid w:val="003039C2"/>
    <w:rsid w:val="00303B1E"/>
    <w:rsid w:val="00304120"/>
    <w:rsid w:val="003041A6"/>
    <w:rsid w:val="003044A8"/>
    <w:rsid w:val="0030465E"/>
    <w:rsid w:val="0030471E"/>
    <w:rsid w:val="0030477C"/>
    <w:rsid w:val="003047B6"/>
    <w:rsid w:val="00304A0B"/>
    <w:rsid w:val="00304C64"/>
    <w:rsid w:val="00304F4A"/>
    <w:rsid w:val="003053BF"/>
    <w:rsid w:val="0030593E"/>
    <w:rsid w:val="00305BCF"/>
    <w:rsid w:val="00305C77"/>
    <w:rsid w:val="00305D8D"/>
    <w:rsid w:val="00306258"/>
    <w:rsid w:val="00306303"/>
    <w:rsid w:val="003067A3"/>
    <w:rsid w:val="003067AD"/>
    <w:rsid w:val="003067BD"/>
    <w:rsid w:val="00306A98"/>
    <w:rsid w:val="00306CD3"/>
    <w:rsid w:val="00307087"/>
    <w:rsid w:val="003070F9"/>
    <w:rsid w:val="003073BD"/>
    <w:rsid w:val="003073C4"/>
    <w:rsid w:val="00307515"/>
    <w:rsid w:val="003076B1"/>
    <w:rsid w:val="0030782F"/>
    <w:rsid w:val="00307AB7"/>
    <w:rsid w:val="00307B18"/>
    <w:rsid w:val="00307FB1"/>
    <w:rsid w:val="00310206"/>
    <w:rsid w:val="00310237"/>
    <w:rsid w:val="0031030A"/>
    <w:rsid w:val="00310403"/>
    <w:rsid w:val="00310AE3"/>
    <w:rsid w:val="00310E70"/>
    <w:rsid w:val="00310E83"/>
    <w:rsid w:val="00311220"/>
    <w:rsid w:val="00311328"/>
    <w:rsid w:val="003113C6"/>
    <w:rsid w:val="0031142F"/>
    <w:rsid w:val="00311568"/>
    <w:rsid w:val="003115E5"/>
    <w:rsid w:val="00311655"/>
    <w:rsid w:val="0031199F"/>
    <w:rsid w:val="003119AF"/>
    <w:rsid w:val="00311B18"/>
    <w:rsid w:val="00311B6A"/>
    <w:rsid w:val="00311B8D"/>
    <w:rsid w:val="00311C82"/>
    <w:rsid w:val="00311E15"/>
    <w:rsid w:val="0031258C"/>
    <w:rsid w:val="003125D3"/>
    <w:rsid w:val="00312753"/>
    <w:rsid w:val="00312A46"/>
    <w:rsid w:val="00312B3B"/>
    <w:rsid w:val="00312B98"/>
    <w:rsid w:val="0031309F"/>
    <w:rsid w:val="00313126"/>
    <w:rsid w:val="00313378"/>
    <w:rsid w:val="003135D7"/>
    <w:rsid w:val="003135DA"/>
    <w:rsid w:val="003136A9"/>
    <w:rsid w:val="003136DA"/>
    <w:rsid w:val="00313845"/>
    <w:rsid w:val="00313928"/>
    <w:rsid w:val="00313A06"/>
    <w:rsid w:val="00313A85"/>
    <w:rsid w:val="00313A9B"/>
    <w:rsid w:val="00313BD9"/>
    <w:rsid w:val="003140C2"/>
    <w:rsid w:val="003140CE"/>
    <w:rsid w:val="00314202"/>
    <w:rsid w:val="003145F2"/>
    <w:rsid w:val="003146CA"/>
    <w:rsid w:val="00314723"/>
    <w:rsid w:val="003147A2"/>
    <w:rsid w:val="00314953"/>
    <w:rsid w:val="00314B0F"/>
    <w:rsid w:val="00314CE0"/>
    <w:rsid w:val="00314E4C"/>
    <w:rsid w:val="00314EB3"/>
    <w:rsid w:val="00315005"/>
    <w:rsid w:val="00315472"/>
    <w:rsid w:val="00315794"/>
    <w:rsid w:val="00315CE4"/>
    <w:rsid w:val="00315D2C"/>
    <w:rsid w:val="00315D51"/>
    <w:rsid w:val="003161C5"/>
    <w:rsid w:val="003162D4"/>
    <w:rsid w:val="003166C3"/>
    <w:rsid w:val="00316847"/>
    <w:rsid w:val="00316943"/>
    <w:rsid w:val="003169C3"/>
    <w:rsid w:val="003169FD"/>
    <w:rsid w:val="00316A1A"/>
    <w:rsid w:val="00316CB3"/>
    <w:rsid w:val="00317106"/>
    <w:rsid w:val="0031738B"/>
    <w:rsid w:val="0031743A"/>
    <w:rsid w:val="00317522"/>
    <w:rsid w:val="00317547"/>
    <w:rsid w:val="0031759A"/>
    <w:rsid w:val="00317713"/>
    <w:rsid w:val="00317797"/>
    <w:rsid w:val="003179DF"/>
    <w:rsid w:val="00317CF3"/>
    <w:rsid w:val="00317EB1"/>
    <w:rsid w:val="00320063"/>
    <w:rsid w:val="00320110"/>
    <w:rsid w:val="003201E0"/>
    <w:rsid w:val="00320270"/>
    <w:rsid w:val="0032070B"/>
    <w:rsid w:val="003208CA"/>
    <w:rsid w:val="00320A2F"/>
    <w:rsid w:val="00320C6D"/>
    <w:rsid w:val="00320D4B"/>
    <w:rsid w:val="00320E56"/>
    <w:rsid w:val="00320E61"/>
    <w:rsid w:val="00320E9D"/>
    <w:rsid w:val="003211AE"/>
    <w:rsid w:val="00321233"/>
    <w:rsid w:val="00321411"/>
    <w:rsid w:val="00321475"/>
    <w:rsid w:val="0032158F"/>
    <w:rsid w:val="0032186C"/>
    <w:rsid w:val="00321ADA"/>
    <w:rsid w:val="00321B18"/>
    <w:rsid w:val="00321C3F"/>
    <w:rsid w:val="00321C5F"/>
    <w:rsid w:val="00321D84"/>
    <w:rsid w:val="00321EB7"/>
    <w:rsid w:val="00321F88"/>
    <w:rsid w:val="003220E5"/>
    <w:rsid w:val="00322173"/>
    <w:rsid w:val="003222EC"/>
    <w:rsid w:val="003225DF"/>
    <w:rsid w:val="00322612"/>
    <w:rsid w:val="00322EDC"/>
    <w:rsid w:val="0032313F"/>
    <w:rsid w:val="00323154"/>
    <w:rsid w:val="003233DC"/>
    <w:rsid w:val="003236C8"/>
    <w:rsid w:val="00323743"/>
    <w:rsid w:val="00323874"/>
    <w:rsid w:val="0032397B"/>
    <w:rsid w:val="00323B10"/>
    <w:rsid w:val="00323B77"/>
    <w:rsid w:val="00323EF3"/>
    <w:rsid w:val="00323F34"/>
    <w:rsid w:val="00323FDB"/>
    <w:rsid w:val="003240BB"/>
    <w:rsid w:val="00324328"/>
    <w:rsid w:val="00324339"/>
    <w:rsid w:val="003247BA"/>
    <w:rsid w:val="003249E4"/>
    <w:rsid w:val="00324A3A"/>
    <w:rsid w:val="00324AFC"/>
    <w:rsid w:val="00324E77"/>
    <w:rsid w:val="00324EE8"/>
    <w:rsid w:val="00324F83"/>
    <w:rsid w:val="00324F96"/>
    <w:rsid w:val="0032529C"/>
    <w:rsid w:val="003254EF"/>
    <w:rsid w:val="003256AC"/>
    <w:rsid w:val="0032583C"/>
    <w:rsid w:val="003258CF"/>
    <w:rsid w:val="00325DEA"/>
    <w:rsid w:val="00325E8A"/>
    <w:rsid w:val="00325ED9"/>
    <w:rsid w:val="003261C2"/>
    <w:rsid w:val="00326252"/>
    <w:rsid w:val="003262FE"/>
    <w:rsid w:val="00326758"/>
    <w:rsid w:val="003267FF"/>
    <w:rsid w:val="003269A4"/>
    <w:rsid w:val="00326BCE"/>
    <w:rsid w:val="00327345"/>
    <w:rsid w:val="003273A1"/>
    <w:rsid w:val="003273B6"/>
    <w:rsid w:val="00327494"/>
    <w:rsid w:val="00327842"/>
    <w:rsid w:val="00327A2E"/>
    <w:rsid w:val="00327AC9"/>
    <w:rsid w:val="00327C00"/>
    <w:rsid w:val="00327CDF"/>
    <w:rsid w:val="00327CE9"/>
    <w:rsid w:val="00327E74"/>
    <w:rsid w:val="00327FC8"/>
    <w:rsid w:val="00330044"/>
    <w:rsid w:val="0033048D"/>
    <w:rsid w:val="00330572"/>
    <w:rsid w:val="003306BE"/>
    <w:rsid w:val="003308BA"/>
    <w:rsid w:val="00330F27"/>
    <w:rsid w:val="00330FEA"/>
    <w:rsid w:val="003310F9"/>
    <w:rsid w:val="003313C2"/>
    <w:rsid w:val="00331418"/>
    <w:rsid w:val="003314FD"/>
    <w:rsid w:val="00331534"/>
    <w:rsid w:val="003315C5"/>
    <w:rsid w:val="00331AE8"/>
    <w:rsid w:val="00331EC1"/>
    <w:rsid w:val="0033216F"/>
    <w:rsid w:val="0033226A"/>
    <w:rsid w:val="003322A8"/>
    <w:rsid w:val="003324A1"/>
    <w:rsid w:val="00332575"/>
    <w:rsid w:val="003325AD"/>
    <w:rsid w:val="003325F6"/>
    <w:rsid w:val="003327B0"/>
    <w:rsid w:val="00332956"/>
    <w:rsid w:val="00332C15"/>
    <w:rsid w:val="00332C9D"/>
    <w:rsid w:val="00332F71"/>
    <w:rsid w:val="00332F98"/>
    <w:rsid w:val="00333019"/>
    <w:rsid w:val="00333027"/>
    <w:rsid w:val="003333B7"/>
    <w:rsid w:val="00333702"/>
    <w:rsid w:val="003339E2"/>
    <w:rsid w:val="00333C73"/>
    <w:rsid w:val="00333EA3"/>
    <w:rsid w:val="00333EEB"/>
    <w:rsid w:val="0033419D"/>
    <w:rsid w:val="0033437F"/>
    <w:rsid w:val="00334432"/>
    <w:rsid w:val="003344CE"/>
    <w:rsid w:val="00334923"/>
    <w:rsid w:val="0033497C"/>
    <w:rsid w:val="00334B73"/>
    <w:rsid w:val="00334BE4"/>
    <w:rsid w:val="00334F39"/>
    <w:rsid w:val="00334F72"/>
    <w:rsid w:val="0033503C"/>
    <w:rsid w:val="0033518D"/>
    <w:rsid w:val="0033540B"/>
    <w:rsid w:val="00335726"/>
    <w:rsid w:val="0033582B"/>
    <w:rsid w:val="00335AEF"/>
    <w:rsid w:val="00335D36"/>
    <w:rsid w:val="00335E88"/>
    <w:rsid w:val="00336156"/>
    <w:rsid w:val="0033673F"/>
    <w:rsid w:val="0033683A"/>
    <w:rsid w:val="003368D9"/>
    <w:rsid w:val="003368FE"/>
    <w:rsid w:val="00336D01"/>
    <w:rsid w:val="00336DDB"/>
    <w:rsid w:val="00336FB3"/>
    <w:rsid w:val="0033705E"/>
    <w:rsid w:val="00337105"/>
    <w:rsid w:val="0033724F"/>
    <w:rsid w:val="003372A9"/>
    <w:rsid w:val="00337343"/>
    <w:rsid w:val="0033765D"/>
    <w:rsid w:val="0033772E"/>
    <w:rsid w:val="0033782E"/>
    <w:rsid w:val="0033786C"/>
    <w:rsid w:val="003379CC"/>
    <w:rsid w:val="00337CD5"/>
    <w:rsid w:val="00337EBE"/>
    <w:rsid w:val="00337F54"/>
    <w:rsid w:val="00337FD0"/>
    <w:rsid w:val="00337FD4"/>
    <w:rsid w:val="00340035"/>
    <w:rsid w:val="00340098"/>
    <w:rsid w:val="003400AE"/>
    <w:rsid w:val="003400BD"/>
    <w:rsid w:val="0034036B"/>
    <w:rsid w:val="00340AC9"/>
    <w:rsid w:val="00340CC6"/>
    <w:rsid w:val="00340D83"/>
    <w:rsid w:val="00341059"/>
    <w:rsid w:val="003411B5"/>
    <w:rsid w:val="003411C5"/>
    <w:rsid w:val="0034135E"/>
    <w:rsid w:val="003413D7"/>
    <w:rsid w:val="003417FC"/>
    <w:rsid w:val="003419BD"/>
    <w:rsid w:val="00341C16"/>
    <w:rsid w:val="00341E1F"/>
    <w:rsid w:val="00341E26"/>
    <w:rsid w:val="00341E6C"/>
    <w:rsid w:val="0034253F"/>
    <w:rsid w:val="003425F7"/>
    <w:rsid w:val="00342870"/>
    <w:rsid w:val="0034292A"/>
    <w:rsid w:val="0034298D"/>
    <w:rsid w:val="00342A04"/>
    <w:rsid w:val="00342BE4"/>
    <w:rsid w:val="00342C19"/>
    <w:rsid w:val="00342CDB"/>
    <w:rsid w:val="00342D8A"/>
    <w:rsid w:val="00342F18"/>
    <w:rsid w:val="00342FB5"/>
    <w:rsid w:val="003431DB"/>
    <w:rsid w:val="003433D7"/>
    <w:rsid w:val="003437CE"/>
    <w:rsid w:val="003437DB"/>
    <w:rsid w:val="00343843"/>
    <w:rsid w:val="00343AC7"/>
    <w:rsid w:val="00343C35"/>
    <w:rsid w:val="00343C57"/>
    <w:rsid w:val="00343D15"/>
    <w:rsid w:val="0034409E"/>
    <w:rsid w:val="003441B5"/>
    <w:rsid w:val="00344248"/>
    <w:rsid w:val="0034425E"/>
    <w:rsid w:val="00344527"/>
    <w:rsid w:val="003445B5"/>
    <w:rsid w:val="00344999"/>
    <w:rsid w:val="00344A12"/>
    <w:rsid w:val="00344B57"/>
    <w:rsid w:val="00344E07"/>
    <w:rsid w:val="00344F06"/>
    <w:rsid w:val="0034513C"/>
    <w:rsid w:val="00345152"/>
    <w:rsid w:val="003451FC"/>
    <w:rsid w:val="0034523E"/>
    <w:rsid w:val="00345734"/>
    <w:rsid w:val="003458DA"/>
    <w:rsid w:val="00345946"/>
    <w:rsid w:val="00345B68"/>
    <w:rsid w:val="00345C38"/>
    <w:rsid w:val="00345D41"/>
    <w:rsid w:val="00345E32"/>
    <w:rsid w:val="0034618A"/>
    <w:rsid w:val="0034621F"/>
    <w:rsid w:val="00346224"/>
    <w:rsid w:val="0034629C"/>
    <w:rsid w:val="00346301"/>
    <w:rsid w:val="003465F8"/>
    <w:rsid w:val="003466DC"/>
    <w:rsid w:val="00346930"/>
    <w:rsid w:val="003469B8"/>
    <w:rsid w:val="00346B35"/>
    <w:rsid w:val="00346B42"/>
    <w:rsid w:val="00346E3A"/>
    <w:rsid w:val="00346EBF"/>
    <w:rsid w:val="00346F5F"/>
    <w:rsid w:val="003470C6"/>
    <w:rsid w:val="003474F1"/>
    <w:rsid w:val="003476FF"/>
    <w:rsid w:val="0034775A"/>
    <w:rsid w:val="00347957"/>
    <w:rsid w:val="00347C8E"/>
    <w:rsid w:val="00350168"/>
    <w:rsid w:val="00350266"/>
    <w:rsid w:val="00350286"/>
    <w:rsid w:val="003502DB"/>
    <w:rsid w:val="0035032C"/>
    <w:rsid w:val="0035093D"/>
    <w:rsid w:val="00350CB2"/>
    <w:rsid w:val="00350E1B"/>
    <w:rsid w:val="00350EAF"/>
    <w:rsid w:val="00351103"/>
    <w:rsid w:val="003511E3"/>
    <w:rsid w:val="0035149C"/>
    <w:rsid w:val="0035180E"/>
    <w:rsid w:val="00351A2D"/>
    <w:rsid w:val="00351A36"/>
    <w:rsid w:val="00351F20"/>
    <w:rsid w:val="00351F91"/>
    <w:rsid w:val="00352065"/>
    <w:rsid w:val="00352188"/>
    <w:rsid w:val="0035229F"/>
    <w:rsid w:val="003526AA"/>
    <w:rsid w:val="003527D1"/>
    <w:rsid w:val="00352B6B"/>
    <w:rsid w:val="00352BFB"/>
    <w:rsid w:val="00352DA0"/>
    <w:rsid w:val="003530FA"/>
    <w:rsid w:val="003531A6"/>
    <w:rsid w:val="0035327F"/>
    <w:rsid w:val="00353436"/>
    <w:rsid w:val="003534AD"/>
    <w:rsid w:val="003536AD"/>
    <w:rsid w:val="003536DF"/>
    <w:rsid w:val="00353774"/>
    <w:rsid w:val="00353895"/>
    <w:rsid w:val="00353983"/>
    <w:rsid w:val="00353F54"/>
    <w:rsid w:val="00354154"/>
    <w:rsid w:val="003542D2"/>
    <w:rsid w:val="003542E1"/>
    <w:rsid w:val="00354421"/>
    <w:rsid w:val="0035457D"/>
    <w:rsid w:val="00354595"/>
    <w:rsid w:val="00354618"/>
    <w:rsid w:val="003547D0"/>
    <w:rsid w:val="00354852"/>
    <w:rsid w:val="003549AB"/>
    <w:rsid w:val="00354BBC"/>
    <w:rsid w:val="00354BC3"/>
    <w:rsid w:val="00354D4E"/>
    <w:rsid w:val="00355524"/>
    <w:rsid w:val="0035588C"/>
    <w:rsid w:val="003559BF"/>
    <w:rsid w:val="00355B44"/>
    <w:rsid w:val="00356459"/>
    <w:rsid w:val="00356582"/>
    <w:rsid w:val="003566B4"/>
    <w:rsid w:val="00356B95"/>
    <w:rsid w:val="00356B9B"/>
    <w:rsid w:val="00356C98"/>
    <w:rsid w:val="00356D56"/>
    <w:rsid w:val="00356F7F"/>
    <w:rsid w:val="0035700B"/>
    <w:rsid w:val="003571B3"/>
    <w:rsid w:val="003573E7"/>
    <w:rsid w:val="003578D5"/>
    <w:rsid w:val="00357D2B"/>
    <w:rsid w:val="00357EB4"/>
    <w:rsid w:val="00357F79"/>
    <w:rsid w:val="003601F9"/>
    <w:rsid w:val="0036023A"/>
    <w:rsid w:val="00360377"/>
    <w:rsid w:val="00360607"/>
    <w:rsid w:val="003607B0"/>
    <w:rsid w:val="00360859"/>
    <w:rsid w:val="0036086F"/>
    <w:rsid w:val="0036089D"/>
    <w:rsid w:val="003609EB"/>
    <w:rsid w:val="00360B2A"/>
    <w:rsid w:val="00360BB0"/>
    <w:rsid w:val="00360E2B"/>
    <w:rsid w:val="00361128"/>
    <w:rsid w:val="00361304"/>
    <w:rsid w:val="003615C8"/>
    <w:rsid w:val="003616C6"/>
    <w:rsid w:val="0036179F"/>
    <w:rsid w:val="00361A1E"/>
    <w:rsid w:val="00361A1F"/>
    <w:rsid w:val="0036245F"/>
    <w:rsid w:val="00362486"/>
    <w:rsid w:val="0036268A"/>
    <w:rsid w:val="00362723"/>
    <w:rsid w:val="0036283C"/>
    <w:rsid w:val="00362874"/>
    <w:rsid w:val="00362970"/>
    <w:rsid w:val="00362D61"/>
    <w:rsid w:val="003630F6"/>
    <w:rsid w:val="003631C5"/>
    <w:rsid w:val="00363269"/>
    <w:rsid w:val="00363335"/>
    <w:rsid w:val="00363356"/>
    <w:rsid w:val="003633E7"/>
    <w:rsid w:val="003633F7"/>
    <w:rsid w:val="00363408"/>
    <w:rsid w:val="00363463"/>
    <w:rsid w:val="0036377E"/>
    <w:rsid w:val="0036389C"/>
    <w:rsid w:val="003639A8"/>
    <w:rsid w:val="00363A13"/>
    <w:rsid w:val="00363CC0"/>
    <w:rsid w:val="003641EC"/>
    <w:rsid w:val="003642DF"/>
    <w:rsid w:val="00364404"/>
    <w:rsid w:val="003645D7"/>
    <w:rsid w:val="00364635"/>
    <w:rsid w:val="0036471C"/>
    <w:rsid w:val="00364940"/>
    <w:rsid w:val="00364992"/>
    <w:rsid w:val="00364CB1"/>
    <w:rsid w:val="00365139"/>
    <w:rsid w:val="003651F1"/>
    <w:rsid w:val="003652EE"/>
    <w:rsid w:val="003653A6"/>
    <w:rsid w:val="003656CB"/>
    <w:rsid w:val="00365863"/>
    <w:rsid w:val="00365905"/>
    <w:rsid w:val="00365A70"/>
    <w:rsid w:val="00365B4B"/>
    <w:rsid w:val="00365B7E"/>
    <w:rsid w:val="00365C15"/>
    <w:rsid w:val="00365E37"/>
    <w:rsid w:val="00365EBE"/>
    <w:rsid w:val="0036629C"/>
    <w:rsid w:val="00366485"/>
    <w:rsid w:val="003665B7"/>
    <w:rsid w:val="003668C9"/>
    <w:rsid w:val="00366930"/>
    <w:rsid w:val="00366A4E"/>
    <w:rsid w:val="00366AFE"/>
    <w:rsid w:val="00366B14"/>
    <w:rsid w:val="00367073"/>
    <w:rsid w:val="003670E0"/>
    <w:rsid w:val="00367213"/>
    <w:rsid w:val="00367250"/>
    <w:rsid w:val="0036737D"/>
    <w:rsid w:val="003673EB"/>
    <w:rsid w:val="0036741C"/>
    <w:rsid w:val="003674BA"/>
    <w:rsid w:val="003674E2"/>
    <w:rsid w:val="003676CB"/>
    <w:rsid w:val="0036775F"/>
    <w:rsid w:val="00367951"/>
    <w:rsid w:val="00367B00"/>
    <w:rsid w:val="00367C75"/>
    <w:rsid w:val="00367C79"/>
    <w:rsid w:val="00367F90"/>
    <w:rsid w:val="00370143"/>
    <w:rsid w:val="003703D1"/>
    <w:rsid w:val="00370410"/>
    <w:rsid w:val="003705AB"/>
    <w:rsid w:val="003707F6"/>
    <w:rsid w:val="00370982"/>
    <w:rsid w:val="00370E87"/>
    <w:rsid w:val="00370EFB"/>
    <w:rsid w:val="00371067"/>
    <w:rsid w:val="0037118A"/>
    <w:rsid w:val="0037125F"/>
    <w:rsid w:val="0037151E"/>
    <w:rsid w:val="003717D8"/>
    <w:rsid w:val="00371AAC"/>
    <w:rsid w:val="00371F0E"/>
    <w:rsid w:val="00371FAA"/>
    <w:rsid w:val="0037224B"/>
    <w:rsid w:val="003723FB"/>
    <w:rsid w:val="003724CC"/>
    <w:rsid w:val="00372529"/>
    <w:rsid w:val="0037274C"/>
    <w:rsid w:val="003728B8"/>
    <w:rsid w:val="00372A31"/>
    <w:rsid w:val="00372A3C"/>
    <w:rsid w:val="00372B47"/>
    <w:rsid w:val="00372D72"/>
    <w:rsid w:val="003731E3"/>
    <w:rsid w:val="00373367"/>
    <w:rsid w:val="003734B1"/>
    <w:rsid w:val="0037371A"/>
    <w:rsid w:val="00373772"/>
    <w:rsid w:val="00373A84"/>
    <w:rsid w:val="00373B8B"/>
    <w:rsid w:val="00373C74"/>
    <w:rsid w:val="00373DE0"/>
    <w:rsid w:val="00373E73"/>
    <w:rsid w:val="00373F7D"/>
    <w:rsid w:val="00373FE4"/>
    <w:rsid w:val="0037449C"/>
    <w:rsid w:val="0037450A"/>
    <w:rsid w:val="003745C9"/>
    <w:rsid w:val="00374B79"/>
    <w:rsid w:val="00374C6C"/>
    <w:rsid w:val="00374D22"/>
    <w:rsid w:val="00374F38"/>
    <w:rsid w:val="00375041"/>
    <w:rsid w:val="00375056"/>
    <w:rsid w:val="0037507F"/>
    <w:rsid w:val="003750A3"/>
    <w:rsid w:val="00375355"/>
    <w:rsid w:val="003753CB"/>
    <w:rsid w:val="003754F3"/>
    <w:rsid w:val="00375704"/>
    <w:rsid w:val="0037581B"/>
    <w:rsid w:val="00375995"/>
    <w:rsid w:val="00375BAC"/>
    <w:rsid w:val="00375C87"/>
    <w:rsid w:val="00375DB6"/>
    <w:rsid w:val="00375EB9"/>
    <w:rsid w:val="003760CC"/>
    <w:rsid w:val="003764A8"/>
    <w:rsid w:val="0037665B"/>
    <w:rsid w:val="003766D8"/>
    <w:rsid w:val="00376917"/>
    <w:rsid w:val="00376ABC"/>
    <w:rsid w:val="00376ADF"/>
    <w:rsid w:val="00376C01"/>
    <w:rsid w:val="00376CEC"/>
    <w:rsid w:val="00376FD4"/>
    <w:rsid w:val="003771C7"/>
    <w:rsid w:val="00377389"/>
    <w:rsid w:val="00377455"/>
    <w:rsid w:val="00377499"/>
    <w:rsid w:val="003775D3"/>
    <w:rsid w:val="003776A6"/>
    <w:rsid w:val="00377718"/>
    <w:rsid w:val="00377AC3"/>
    <w:rsid w:val="00377D61"/>
    <w:rsid w:val="00377DB5"/>
    <w:rsid w:val="00377DE8"/>
    <w:rsid w:val="00380339"/>
    <w:rsid w:val="00380401"/>
    <w:rsid w:val="00380876"/>
    <w:rsid w:val="003809E0"/>
    <w:rsid w:val="00380A95"/>
    <w:rsid w:val="00380BD9"/>
    <w:rsid w:val="00380C52"/>
    <w:rsid w:val="00380C5C"/>
    <w:rsid w:val="00381175"/>
    <w:rsid w:val="003816CA"/>
    <w:rsid w:val="0038172E"/>
    <w:rsid w:val="00381847"/>
    <w:rsid w:val="00381BAD"/>
    <w:rsid w:val="00381BC1"/>
    <w:rsid w:val="00381C58"/>
    <w:rsid w:val="003820A4"/>
    <w:rsid w:val="00382588"/>
    <w:rsid w:val="00382992"/>
    <w:rsid w:val="00382B98"/>
    <w:rsid w:val="00382FE8"/>
    <w:rsid w:val="00383170"/>
    <w:rsid w:val="00383210"/>
    <w:rsid w:val="00383222"/>
    <w:rsid w:val="00383299"/>
    <w:rsid w:val="00383438"/>
    <w:rsid w:val="00383565"/>
    <w:rsid w:val="00383651"/>
    <w:rsid w:val="00383931"/>
    <w:rsid w:val="00383990"/>
    <w:rsid w:val="00383AD1"/>
    <w:rsid w:val="00383B03"/>
    <w:rsid w:val="00383E9A"/>
    <w:rsid w:val="0038440B"/>
    <w:rsid w:val="00384435"/>
    <w:rsid w:val="0038453D"/>
    <w:rsid w:val="003846B2"/>
    <w:rsid w:val="00384A3A"/>
    <w:rsid w:val="00384D9B"/>
    <w:rsid w:val="00384DAB"/>
    <w:rsid w:val="00384EEA"/>
    <w:rsid w:val="00384EFB"/>
    <w:rsid w:val="00384F20"/>
    <w:rsid w:val="00385088"/>
    <w:rsid w:val="0038515D"/>
    <w:rsid w:val="00385352"/>
    <w:rsid w:val="003853DC"/>
    <w:rsid w:val="003854E7"/>
    <w:rsid w:val="00385772"/>
    <w:rsid w:val="00385818"/>
    <w:rsid w:val="0038588B"/>
    <w:rsid w:val="00385B3F"/>
    <w:rsid w:val="00385B5F"/>
    <w:rsid w:val="00385DAC"/>
    <w:rsid w:val="00385E2D"/>
    <w:rsid w:val="00385F3C"/>
    <w:rsid w:val="003860E8"/>
    <w:rsid w:val="0038611B"/>
    <w:rsid w:val="00386127"/>
    <w:rsid w:val="003864A0"/>
    <w:rsid w:val="00386815"/>
    <w:rsid w:val="0038692F"/>
    <w:rsid w:val="0038694A"/>
    <w:rsid w:val="0038698E"/>
    <w:rsid w:val="00386BC7"/>
    <w:rsid w:val="00386C1D"/>
    <w:rsid w:val="00386C80"/>
    <w:rsid w:val="00386C94"/>
    <w:rsid w:val="00386CA9"/>
    <w:rsid w:val="00387069"/>
    <w:rsid w:val="003871EE"/>
    <w:rsid w:val="003874E9"/>
    <w:rsid w:val="003876B7"/>
    <w:rsid w:val="003878CF"/>
    <w:rsid w:val="00387953"/>
    <w:rsid w:val="00387BF5"/>
    <w:rsid w:val="00387C09"/>
    <w:rsid w:val="00387E52"/>
    <w:rsid w:val="00390245"/>
    <w:rsid w:val="00390246"/>
    <w:rsid w:val="003904CC"/>
    <w:rsid w:val="00390603"/>
    <w:rsid w:val="00390AEF"/>
    <w:rsid w:val="00390B06"/>
    <w:rsid w:val="00390BE7"/>
    <w:rsid w:val="00390BEA"/>
    <w:rsid w:val="00390C09"/>
    <w:rsid w:val="00390C93"/>
    <w:rsid w:val="00390D45"/>
    <w:rsid w:val="00390E3D"/>
    <w:rsid w:val="003915E6"/>
    <w:rsid w:val="0039163D"/>
    <w:rsid w:val="003916AD"/>
    <w:rsid w:val="00391826"/>
    <w:rsid w:val="0039184A"/>
    <w:rsid w:val="00391888"/>
    <w:rsid w:val="00391927"/>
    <w:rsid w:val="00391A45"/>
    <w:rsid w:val="00391A5C"/>
    <w:rsid w:val="00391AD4"/>
    <w:rsid w:val="00391D0E"/>
    <w:rsid w:val="00391E14"/>
    <w:rsid w:val="00391FA1"/>
    <w:rsid w:val="0039205B"/>
    <w:rsid w:val="0039231B"/>
    <w:rsid w:val="0039254B"/>
    <w:rsid w:val="003926D0"/>
    <w:rsid w:val="003928DE"/>
    <w:rsid w:val="00392ACB"/>
    <w:rsid w:val="00392BF9"/>
    <w:rsid w:val="00392EC4"/>
    <w:rsid w:val="00392F53"/>
    <w:rsid w:val="00393335"/>
    <w:rsid w:val="003933BF"/>
    <w:rsid w:val="003935A8"/>
    <w:rsid w:val="00393753"/>
    <w:rsid w:val="0039381D"/>
    <w:rsid w:val="00393AF9"/>
    <w:rsid w:val="00393C31"/>
    <w:rsid w:val="00393DD5"/>
    <w:rsid w:val="00393F27"/>
    <w:rsid w:val="00394062"/>
    <w:rsid w:val="003941DD"/>
    <w:rsid w:val="0039437E"/>
    <w:rsid w:val="0039480E"/>
    <w:rsid w:val="00394910"/>
    <w:rsid w:val="0039491E"/>
    <w:rsid w:val="00394ACD"/>
    <w:rsid w:val="00394C2E"/>
    <w:rsid w:val="00394C78"/>
    <w:rsid w:val="00394C82"/>
    <w:rsid w:val="00394D40"/>
    <w:rsid w:val="0039524A"/>
    <w:rsid w:val="00395273"/>
    <w:rsid w:val="00395389"/>
    <w:rsid w:val="003953B3"/>
    <w:rsid w:val="0039554D"/>
    <w:rsid w:val="00395630"/>
    <w:rsid w:val="003957A3"/>
    <w:rsid w:val="00395B69"/>
    <w:rsid w:val="00395B88"/>
    <w:rsid w:val="00395C98"/>
    <w:rsid w:val="00395D9B"/>
    <w:rsid w:val="00395E72"/>
    <w:rsid w:val="00395EED"/>
    <w:rsid w:val="00395F1D"/>
    <w:rsid w:val="00395F3B"/>
    <w:rsid w:val="00396077"/>
    <w:rsid w:val="0039624D"/>
    <w:rsid w:val="00396288"/>
    <w:rsid w:val="00396322"/>
    <w:rsid w:val="0039666D"/>
    <w:rsid w:val="00396679"/>
    <w:rsid w:val="0039679D"/>
    <w:rsid w:val="00396857"/>
    <w:rsid w:val="00396949"/>
    <w:rsid w:val="00396BF1"/>
    <w:rsid w:val="00396C0D"/>
    <w:rsid w:val="00397165"/>
    <w:rsid w:val="003973BD"/>
    <w:rsid w:val="003974F5"/>
    <w:rsid w:val="003979A4"/>
    <w:rsid w:val="00397AD4"/>
    <w:rsid w:val="00397AFC"/>
    <w:rsid w:val="00397B8A"/>
    <w:rsid w:val="00397CA7"/>
    <w:rsid w:val="00397D3E"/>
    <w:rsid w:val="003A0065"/>
    <w:rsid w:val="003A0138"/>
    <w:rsid w:val="003A01DE"/>
    <w:rsid w:val="003A01F9"/>
    <w:rsid w:val="003A0246"/>
    <w:rsid w:val="003A02EB"/>
    <w:rsid w:val="003A06A3"/>
    <w:rsid w:val="003A076E"/>
    <w:rsid w:val="003A07BC"/>
    <w:rsid w:val="003A0954"/>
    <w:rsid w:val="003A09BD"/>
    <w:rsid w:val="003A0CBF"/>
    <w:rsid w:val="003A0D87"/>
    <w:rsid w:val="003A1053"/>
    <w:rsid w:val="003A11C3"/>
    <w:rsid w:val="003A146D"/>
    <w:rsid w:val="003A18AD"/>
    <w:rsid w:val="003A19C4"/>
    <w:rsid w:val="003A1CAB"/>
    <w:rsid w:val="003A1D5D"/>
    <w:rsid w:val="003A200E"/>
    <w:rsid w:val="003A236D"/>
    <w:rsid w:val="003A23AC"/>
    <w:rsid w:val="003A2682"/>
    <w:rsid w:val="003A2765"/>
    <w:rsid w:val="003A277E"/>
    <w:rsid w:val="003A2901"/>
    <w:rsid w:val="003A2D67"/>
    <w:rsid w:val="003A2DD1"/>
    <w:rsid w:val="003A30E1"/>
    <w:rsid w:val="003A322F"/>
    <w:rsid w:val="003A33F8"/>
    <w:rsid w:val="003A34A8"/>
    <w:rsid w:val="003A3891"/>
    <w:rsid w:val="003A38F1"/>
    <w:rsid w:val="003A3CA4"/>
    <w:rsid w:val="003A3CF4"/>
    <w:rsid w:val="003A3E14"/>
    <w:rsid w:val="003A3E41"/>
    <w:rsid w:val="003A3E4E"/>
    <w:rsid w:val="003A3F0E"/>
    <w:rsid w:val="003A4024"/>
    <w:rsid w:val="003A4041"/>
    <w:rsid w:val="003A4126"/>
    <w:rsid w:val="003A450D"/>
    <w:rsid w:val="003A4741"/>
    <w:rsid w:val="003A4A68"/>
    <w:rsid w:val="003A4D20"/>
    <w:rsid w:val="003A4DCF"/>
    <w:rsid w:val="003A5223"/>
    <w:rsid w:val="003A52CF"/>
    <w:rsid w:val="003A534F"/>
    <w:rsid w:val="003A5506"/>
    <w:rsid w:val="003A587E"/>
    <w:rsid w:val="003A5A0E"/>
    <w:rsid w:val="003A5A46"/>
    <w:rsid w:val="003A5C02"/>
    <w:rsid w:val="003A5D09"/>
    <w:rsid w:val="003A6092"/>
    <w:rsid w:val="003A6140"/>
    <w:rsid w:val="003A6289"/>
    <w:rsid w:val="003A62FB"/>
    <w:rsid w:val="003A641D"/>
    <w:rsid w:val="003A66B3"/>
    <w:rsid w:val="003A685C"/>
    <w:rsid w:val="003A6C00"/>
    <w:rsid w:val="003A6C2F"/>
    <w:rsid w:val="003A6D4A"/>
    <w:rsid w:val="003A6E57"/>
    <w:rsid w:val="003A6F57"/>
    <w:rsid w:val="003A751F"/>
    <w:rsid w:val="003A7D0B"/>
    <w:rsid w:val="003A7EAD"/>
    <w:rsid w:val="003A7F0E"/>
    <w:rsid w:val="003A7F7B"/>
    <w:rsid w:val="003B0024"/>
    <w:rsid w:val="003B00AB"/>
    <w:rsid w:val="003B00C2"/>
    <w:rsid w:val="003B0141"/>
    <w:rsid w:val="003B0149"/>
    <w:rsid w:val="003B04B2"/>
    <w:rsid w:val="003B0831"/>
    <w:rsid w:val="003B092B"/>
    <w:rsid w:val="003B097A"/>
    <w:rsid w:val="003B0B68"/>
    <w:rsid w:val="003B0CB7"/>
    <w:rsid w:val="003B0CBD"/>
    <w:rsid w:val="003B0E45"/>
    <w:rsid w:val="003B102A"/>
    <w:rsid w:val="003B11B6"/>
    <w:rsid w:val="003B12E1"/>
    <w:rsid w:val="003B17B4"/>
    <w:rsid w:val="003B17F9"/>
    <w:rsid w:val="003B194E"/>
    <w:rsid w:val="003B1A16"/>
    <w:rsid w:val="003B1A94"/>
    <w:rsid w:val="003B1C49"/>
    <w:rsid w:val="003B1C7B"/>
    <w:rsid w:val="003B1D34"/>
    <w:rsid w:val="003B1DC1"/>
    <w:rsid w:val="003B2006"/>
    <w:rsid w:val="003B20EC"/>
    <w:rsid w:val="003B236A"/>
    <w:rsid w:val="003B2433"/>
    <w:rsid w:val="003B245F"/>
    <w:rsid w:val="003B26BC"/>
    <w:rsid w:val="003B26E0"/>
    <w:rsid w:val="003B2983"/>
    <w:rsid w:val="003B2A64"/>
    <w:rsid w:val="003B2A6B"/>
    <w:rsid w:val="003B2B90"/>
    <w:rsid w:val="003B2C1A"/>
    <w:rsid w:val="003B2DC1"/>
    <w:rsid w:val="003B32BE"/>
    <w:rsid w:val="003B33B4"/>
    <w:rsid w:val="003B3621"/>
    <w:rsid w:val="003B3BEC"/>
    <w:rsid w:val="003B3CF4"/>
    <w:rsid w:val="003B3D0D"/>
    <w:rsid w:val="003B420C"/>
    <w:rsid w:val="003B47CA"/>
    <w:rsid w:val="003B4922"/>
    <w:rsid w:val="003B495C"/>
    <w:rsid w:val="003B4A6F"/>
    <w:rsid w:val="003B4E5C"/>
    <w:rsid w:val="003B4EAA"/>
    <w:rsid w:val="003B550F"/>
    <w:rsid w:val="003B56A6"/>
    <w:rsid w:val="003B571E"/>
    <w:rsid w:val="003B57BB"/>
    <w:rsid w:val="003B590B"/>
    <w:rsid w:val="003B5D7F"/>
    <w:rsid w:val="003B5FA0"/>
    <w:rsid w:val="003B67BA"/>
    <w:rsid w:val="003B6861"/>
    <w:rsid w:val="003B6A76"/>
    <w:rsid w:val="003B6AAF"/>
    <w:rsid w:val="003B6CE8"/>
    <w:rsid w:val="003B6D20"/>
    <w:rsid w:val="003B6F8A"/>
    <w:rsid w:val="003B70F0"/>
    <w:rsid w:val="003B71B4"/>
    <w:rsid w:val="003B73F4"/>
    <w:rsid w:val="003B74A1"/>
    <w:rsid w:val="003B7536"/>
    <w:rsid w:val="003B7671"/>
    <w:rsid w:val="003B7750"/>
    <w:rsid w:val="003B77AE"/>
    <w:rsid w:val="003B789A"/>
    <w:rsid w:val="003B7B4A"/>
    <w:rsid w:val="003B7F1E"/>
    <w:rsid w:val="003B7FE7"/>
    <w:rsid w:val="003C0252"/>
    <w:rsid w:val="003C031F"/>
    <w:rsid w:val="003C03C4"/>
    <w:rsid w:val="003C0452"/>
    <w:rsid w:val="003C086D"/>
    <w:rsid w:val="003C0B11"/>
    <w:rsid w:val="003C0B63"/>
    <w:rsid w:val="003C0C4A"/>
    <w:rsid w:val="003C0E27"/>
    <w:rsid w:val="003C0EC7"/>
    <w:rsid w:val="003C0FEF"/>
    <w:rsid w:val="003C103B"/>
    <w:rsid w:val="003C136C"/>
    <w:rsid w:val="003C1399"/>
    <w:rsid w:val="003C139D"/>
    <w:rsid w:val="003C13BA"/>
    <w:rsid w:val="003C1496"/>
    <w:rsid w:val="003C19ED"/>
    <w:rsid w:val="003C2104"/>
    <w:rsid w:val="003C2903"/>
    <w:rsid w:val="003C2C26"/>
    <w:rsid w:val="003C2C79"/>
    <w:rsid w:val="003C3086"/>
    <w:rsid w:val="003C3355"/>
    <w:rsid w:val="003C3608"/>
    <w:rsid w:val="003C36A3"/>
    <w:rsid w:val="003C3765"/>
    <w:rsid w:val="003C3992"/>
    <w:rsid w:val="003C3A9B"/>
    <w:rsid w:val="003C3D1E"/>
    <w:rsid w:val="003C3D68"/>
    <w:rsid w:val="003C3F61"/>
    <w:rsid w:val="003C3F68"/>
    <w:rsid w:val="003C4015"/>
    <w:rsid w:val="003C43F2"/>
    <w:rsid w:val="003C449B"/>
    <w:rsid w:val="003C47B5"/>
    <w:rsid w:val="003C47EE"/>
    <w:rsid w:val="003C4802"/>
    <w:rsid w:val="003C4821"/>
    <w:rsid w:val="003C4A1C"/>
    <w:rsid w:val="003C4D82"/>
    <w:rsid w:val="003C4F48"/>
    <w:rsid w:val="003C5080"/>
    <w:rsid w:val="003C524F"/>
    <w:rsid w:val="003C54D3"/>
    <w:rsid w:val="003C5A10"/>
    <w:rsid w:val="003C61A6"/>
    <w:rsid w:val="003C6370"/>
    <w:rsid w:val="003C663B"/>
    <w:rsid w:val="003C6999"/>
    <w:rsid w:val="003C6AA7"/>
    <w:rsid w:val="003C6B71"/>
    <w:rsid w:val="003C70D7"/>
    <w:rsid w:val="003C70F8"/>
    <w:rsid w:val="003C717A"/>
    <w:rsid w:val="003C7205"/>
    <w:rsid w:val="003C728C"/>
    <w:rsid w:val="003C72B8"/>
    <w:rsid w:val="003C7355"/>
    <w:rsid w:val="003C739B"/>
    <w:rsid w:val="003C74D2"/>
    <w:rsid w:val="003C7622"/>
    <w:rsid w:val="003C784B"/>
    <w:rsid w:val="003C79B7"/>
    <w:rsid w:val="003C7B98"/>
    <w:rsid w:val="003C7BC2"/>
    <w:rsid w:val="003C7D4A"/>
    <w:rsid w:val="003D01D7"/>
    <w:rsid w:val="003D0280"/>
    <w:rsid w:val="003D02DE"/>
    <w:rsid w:val="003D02EA"/>
    <w:rsid w:val="003D0689"/>
    <w:rsid w:val="003D07E1"/>
    <w:rsid w:val="003D0CF7"/>
    <w:rsid w:val="003D0EB0"/>
    <w:rsid w:val="003D0F34"/>
    <w:rsid w:val="003D0F8D"/>
    <w:rsid w:val="003D1445"/>
    <w:rsid w:val="003D15FB"/>
    <w:rsid w:val="003D171D"/>
    <w:rsid w:val="003D1970"/>
    <w:rsid w:val="003D1B0D"/>
    <w:rsid w:val="003D1DB9"/>
    <w:rsid w:val="003D1E42"/>
    <w:rsid w:val="003D20DB"/>
    <w:rsid w:val="003D21CB"/>
    <w:rsid w:val="003D21FC"/>
    <w:rsid w:val="003D2385"/>
    <w:rsid w:val="003D2417"/>
    <w:rsid w:val="003D28C2"/>
    <w:rsid w:val="003D28C4"/>
    <w:rsid w:val="003D28DE"/>
    <w:rsid w:val="003D29BD"/>
    <w:rsid w:val="003D2A29"/>
    <w:rsid w:val="003D2D8C"/>
    <w:rsid w:val="003D2F6A"/>
    <w:rsid w:val="003D309F"/>
    <w:rsid w:val="003D30ED"/>
    <w:rsid w:val="003D33F7"/>
    <w:rsid w:val="003D3433"/>
    <w:rsid w:val="003D3640"/>
    <w:rsid w:val="003D3860"/>
    <w:rsid w:val="003D38CC"/>
    <w:rsid w:val="003D3934"/>
    <w:rsid w:val="003D396C"/>
    <w:rsid w:val="003D3E30"/>
    <w:rsid w:val="003D3E53"/>
    <w:rsid w:val="003D423B"/>
    <w:rsid w:val="003D4300"/>
    <w:rsid w:val="003D4683"/>
    <w:rsid w:val="003D4BE1"/>
    <w:rsid w:val="003D4C4A"/>
    <w:rsid w:val="003D4DF1"/>
    <w:rsid w:val="003D4FC8"/>
    <w:rsid w:val="003D503C"/>
    <w:rsid w:val="003D507C"/>
    <w:rsid w:val="003D5324"/>
    <w:rsid w:val="003D540B"/>
    <w:rsid w:val="003D5478"/>
    <w:rsid w:val="003D565D"/>
    <w:rsid w:val="003D59C4"/>
    <w:rsid w:val="003D62A4"/>
    <w:rsid w:val="003D65F8"/>
    <w:rsid w:val="003D6697"/>
    <w:rsid w:val="003D66D1"/>
    <w:rsid w:val="003D6759"/>
    <w:rsid w:val="003D6A4E"/>
    <w:rsid w:val="003D6B72"/>
    <w:rsid w:val="003D6B75"/>
    <w:rsid w:val="003D6E62"/>
    <w:rsid w:val="003D6F80"/>
    <w:rsid w:val="003D76D0"/>
    <w:rsid w:val="003D76E2"/>
    <w:rsid w:val="003D7A01"/>
    <w:rsid w:val="003D7B0F"/>
    <w:rsid w:val="003D7CC0"/>
    <w:rsid w:val="003D7EEE"/>
    <w:rsid w:val="003E01B4"/>
    <w:rsid w:val="003E02D6"/>
    <w:rsid w:val="003E02E1"/>
    <w:rsid w:val="003E030B"/>
    <w:rsid w:val="003E0673"/>
    <w:rsid w:val="003E0BEC"/>
    <w:rsid w:val="003E0C22"/>
    <w:rsid w:val="003E113B"/>
    <w:rsid w:val="003E120D"/>
    <w:rsid w:val="003E142F"/>
    <w:rsid w:val="003E1771"/>
    <w:rsid w:val="003E178C"/>
    <w:rsid w:val="003E17AC"/>
    <w:rsid w:val="003E1EA6"/>
    <w:rsid w:val="003E1F60"/>
    <w:rsid w:val="003E1FCE"/>
    <w:rsid w:val="003E22C4"/>
    <w:rsid w:val="003E2764"/>
    <w:rsid w:val="003E2995"/>
    <w:rsid w:val="003E2B9C"/>
    <w:rsid w:val="003E2E0D"/>
    <w:rsid w:val="003E2E91"/>
    <w:rsid w:val="003E30DD"/>
    <w:rsid w:val="003E30F0"/>
    <w:rsid w:val="003E316C"/>
    <w:rsid w:val="003E331C"/>
    <w:rsid w:val="003E358A"/>
    <w:rsid w:val="003E3630"/>
    <w:rsid w:val="003E3A28"/>
    <w:rsid w:val="003E3B76"/>
    <w:rsid w:val="003E3BD3"/>
    <w:rsid w:val="003E3D97"/>
    <w:rsid w:val="003E3E08"/>
    <w:rsid w:val="003E3E82"/>
    <w:rsid w:val="003E402A"/>
    <w:rsid w:val="003E402F"/>
    <w:rsid w:val="003E41A7"/>
    <w:rsid w:val="003E4436"/>
    <w:rsid w:val="003E4440"/>
    <w:rsid w:val="003E46D1"/>
    <w:rsid w:val="003E4C1F"/>
    <w:rsid w:val="003E4DB2"/>
    <w:rsid w:val="003E4F84"/>
    <w:rsid w:val="003E517D"/>
    <w:rsid w:val="003E5566"/>
    <w:rsid w:val="003E5578"/>
    <w:rsid w:val="003E55E0"/>
    <w:rsid w:val="003E56FD"/>
    <w:rsid w:val="003E583D"/>
    <w:rsid w:val="003E5A46"/>
    <w:rsid w:val="003E5B1D"/>
    <w:rsid w:val="003E5B23"/>
    <w:rsid w:val="003E5BE8"/>
    <w:rsid w:val="003E5C86"/>
    <w:rsid w:val="003E5CC3"/>
    <w:rsid w:val="003E615A"/>
    <w:rsid w:val="003E61C8"/>
    <w:rsid w:val="003E624E"/>
    <w:rsid w:val="003E62AF"/>
    <w:rsid w:val="003E6423"/>
    <w:rsid w:val="003E6798"/>
    <w:rsid w:val="003E69BC"/>
    <w:rsid w:val="003E6AF2"/>
    <w:rsid w:val="003E6B18"/>
    <w:rsid w:val="003E6B85"/>
    <w:rsid w:val="003E6D36"/>
    <w:rsid w:val="003E6D6E"/>
    <w:rsid w:val="003E6DB8"/>
    <w:rsid w:val="003E7234"/>
    <w:rsid w:val="003E72FA"/>
    <w:rsid w:val="003E7347"/>
    <w:rsid w:val="003E739D"/>
    <w:rsid w:val="003E740B"/>
    <w:rsid w:val="003E75E7"/>
    <w:rsid w:val="003E7683"/>
    <w:rsid w:val="003E7AC5"/>
    <w:rsid w:val="003E7BAD"/>
    <w:rsid w:val="003E7D5E"/>
    <w:rsid w:val="003E7E5C"/>
    <w:rsid w:val="003F008F"/>
    <w:rsid w:val="003F0130"/>
    <w:rsid w:val="003F0139"/>
    <w:rsid w:val="003F017C"/>
    <w:rsid w:val="003F01DB"/>
    <w:rsid w:val="003F0284"/>
    <w:rsid w:val="003F02AA"/>
    <w:rsid w:val="003F0530"/>
    <w:rsid w:val="003F05D7"/>
    <w:rsid w:val="003F06AD"/>
    <w:rsid w:val="003F06F4"/>
    <w:rsid w:val="003F070D"/>
    <w:rsid w:val="003F0A4C"/>
    <w:rsid w:val="003F0D33"/>
    <w:rsid w:val="003F0D70"/>
    <w:rsid w:val="003F104F"/>
    <w:rsid w:val="003F1099"/>
    <w:rsid w:val="003F112B"/>
    <w:rsid w:val="003F1206"/>
    <w:rsid w:val="003F14E0"/>
    <w:rsid w:val="003F17D5"/>
    <w:rsid w:val="003F1BDB"/>
    <w:rsid w:val="003F1DCC"/>
    <w:rsid w:val="003F1E42"/>
    <w:rsid w:val="003F1EA7"/>
    <w:rsid w:val="003F20E1"/>
    <w:rsid w:val="003F20FD"/>
    <w:rsid w:val="003F224F"/>
    <w:rsid w:val="003F23C4"/>
    <w:rsid w:val="003F2435"/>
    <w:rsid w:val="003F24D7"/>
    <w:rsid w:val="003F2517"/>
    <w:rsid w:val="003F2661"/>
    <w:rsid w:val="003F26DF"/>
    <w:rsid w:val="003F2807"/>
    <w:rsid w:val="003F28FD"/>
    <w:rsid w:val="003F2B6E"/>
    <w:rsid w:val="003F2D47"/>
    <w:rsid w:val="003F3041"/>
    <w:rsid w:val="003F3057"/>
    <w:rsid w:val="003F30E7"/>
    <w:rsid w:val="003F30F2"/>
    <w:rsid w:val="003F3102"/>
    <w:rsid w:val="003F31F9"/>
    <w:rsid w:val="003F3246"/>
    <w:rsid w:val="003F342E"/>
    <w:rsid w:val="003F350B"/>
    <w:rsid w:val="003F35CD"/>
    <w:rsid w:val="003F3968"/>
    <w:rsid w:val="003F3AD7"/>
    <w:rsid w:val="003F3B72"/>
    <w:rsid w:val="003F3B92"/>
    <w:rsid w:val="003F3C95"/>
    <w:rsid w:val="003F3C97"/>
    <w:rsid w:val="003F3D33"/>
    <w:rsid w:val="003F3DBA"/>
    <w:rsid w:val="003F3FC6"/>
    <w:rsid w:val="003F41C5"/>
    <w:rsid w:val="003F4523"/>
    <w:rsid w:val="003F47E2"/>
    <w:rsid w:val="003F48C7"/>
    <w:rsid w:val="003F4A94"/>
    <w:rsid w:val="003F4AB2"/>
    <w:rsid w:val="003F4B6C"/>
    <w:rsid w:val="003F4C10"/>
    <w:rsid w:val="003F4C27"/>
    <w:rsid w:val="003F4D47"/>
    <w:rsid w:val="003F4DB6"/>
    <w:rsid w:val="003F51D0"/>
    <w:rsid w:val="003F51E7"/>
    <w:rsid w:val="003F52E9"/>
    <w:rsid w:val="003F54D8"/>
    <w:rsid w:val="003F5A8D"/>
    <w:rsid w:val="003F5B86"/>
    <w:rsid w:val="003F5DDE"/>
    <w:rsid w:val="003F61B3"/>
    <w:rsid w:val="003F6516"/>
    <w:rsid w:val="003F66E2"/>
    <w:rsid w:val="003F685E"/>
    <w:rsid w:val="003F6D25"/>
    <w:rsid w:val="003F6E54"/>
    <w:rsid w:val="003F6E90"/>
    <w:rsid w:val="003F6FFA"/>
    <w:rsid w:val="003F7028"/>
    <w:rsid w:val="003F7103"/>
    <w:rsid w:val="003F7159"/>
    <w:rsid w:val="003F7396"/>
    <w:rsid w:val="003F73CA"/>
    <w:rsid w:val="003F751C"/>
    <w:rsid w:val="003F7637"/>
    <w:rsid w:val="003F793C"/>
    <w:rsid w:val="003F7A36"/>
    <w:rsid w:val="0040009D"/>
    <w:rsid w:val="004003B0"/>
    <w:rsid w:val="0040050C"/>
    <w:rsid w:val="004005F4"/>
    <w:rsid w:val="004007A9"/>
    <w:rsid w:val="00400818"/>
    <w:rsid w:val="004008C4"/>
    <w:rsid w:val="004008F6"/>
    <w:rsid w:val="0040097C"/>
    <w:rsid w:val="00400C04"/>
    <w:rsid w:val="00400CEC"/>
    <w:rsid w:val="00400D01"/>
    <w:rsid w:val="00400ED6"/>
    <w:rsid w:val="00400EDC"/>
    <w:rsid w:val="00400FAA"/>
    <w:rsid w:val="00401580"/>
    <w:rsid w:val="00401923"/>
    <w:rsid w:val="00401B58"/>
    <w:rsid w:val="00401D88"/>
    <w:rsid w:val="0040230B"/>
    <w:rsid w:val="004029A7"/>
    <w:rsid w:val="00402D8E"/>
    <w:rsid w:val="00402DBA"/>
    <w:rsid w:val="00402EC0"/>
    <w:rsid w:val="00402EC8"/>
    <w:rsid w:val="00402F5F"/>
    <w:rsid w:val="004031F1"/>
    <w:rsid w:val="00403318"/>
    <w:rsid w:val="00403358"/>
    <w:rsid w:val="00403457"/>
    <w:rsid w:val="0040365B"/>
    <w:rsid w:val="00403914"/>
    <w:rsid w:val="0040397E"/>
    <w:rsid w:val="004039B2"/>
    <w:rsid w:val="00403FCE"/>
    <w:rsid w:val="00404234"/>
    <w:rsid w:val="00404379"/>
    <w:rsid w:val="0040474B"/>
    <w:rsid w:val="0040499A"/>
    <w:rsid w:val="0040499B"/>
    <w:rsid w:val="00404A97"/>
    <w:rsid w:val="00404B0C"/>
    <w:rsid w:val="00404E15"/>
    <w:rsid w:val="004050DD"/>
    <w:rsid w:val="004051C1"/>
    <w:rsid w:val="00405218"/>
    <w:rsid w:val="0040566E"/>
    <w:rsid w:val="00405836"/>
    <w:rsid w:val="00405A28"/>
    <w:rsid w:val="00405C62"/>
    <w:rsid w:val="00405FBE"/>
    <w:rsid w:val="00405FE4"/>
    <w:rsid w:val="004061CC"/>
    <w:rsid w:val="00406277"/>
    <w:rsid w:val="0040642C"/>
    <w:rsid w:val="0040655D"/>
    <w:rsid w:val="0040677D"/>
    <w:rsid w:val="00406A26"/>
    <w:rsid w:val="00406B1C"/>
    <w:rsid w:val="00406E0B"/>
    <w:rsid w:val="00406E7A"/>
    <w:rsid w:val="00406EBE"/>
    <w:rsid w:val="00406F39"/>
    <w:rsid w:val="00407087"/>
    <w:rsid w:val="004072AD"/>
    <w:rsid w:val="00407734"/>
    <w:rsid w:val="00407782"/>
    <w:rsid w:val="00407797"/>
    <w:rsid w:val="00407804"/>
    <w:rsid w:val="004079A3"/>
    <w:rsid w:val="004079CF"/>
    <w:rsid w:val="00407A6A"/>
    <w:rsid w:val="00407B6A"/>
    <w:rsid w:val="00407C25"/>
    <w:rsid w:val="00407E5B"/>
    <w:rsid w:val="00407EA0"/>
    <w:rsid w:val="00410275"/>
    <w:rsid w:val="0041042A"/>
    <w:rsid w:val="004104BC"/>
    <w:rsid w:val="00410610"/>
    <w:rsid w:val="0041075C"/>
    <w:rsid w:val="0041077C"/>
    <w:rsid w:val="00410803"/>
    <w:rsid w:val="00410B5C"/>
    <w:rsid w:val="00410FE4"/>
    <w:rsid w:val="00410FFB"/>
    <w:rsid w:val="00411183"/>
    <w:rsid w:val="0041122D"/>
    <w:rsid w:val="00411345"/>
    <w:rsid w:val="00411507"/>
    <w:rsid w:val="0041155A"/>
    <w:rsid w:val="00411671"/>
    <w:rsid w:val="004117E6"/>
    <w:rsid w:val="00411986"/>
    <w:rsid w:val="00411A04"/>
    <w:rsid w:val="00411D66"/>
    <w:rsid w:val="00411EA0"/>
    <w:rsid w:val="004121EA"/>
    <w:rsid w:val="004122A7"/>
    <w:rsid w:val="00412666"/>
    <w:rsid w:val="00412AE3"/>
    <w:rsid w:val="00412AEA"/>
    <w:rsid w:val="00412C04"/>
    <w:rsid w:val="00412CFA"/>
    <w:rsid w:val="00412F81"/>
    <w:rsid w:val="00412FB6"/>
    <w:rsid w:val="00413537"/>
    <w:rsid w:val="00413661"/>
    <w:rsid w:val="004137DE"/>
    <w:rsid w:val="0041391F"/>
    <w:rsid w:val="00413927"/>
    <w:rsid w:val="0041398D"/>
    <w:rsid w:val="00413E3E"/>
    <w:rsid w:val="00413FB2"/>
    <w:rsid w:val="00414094"/>
    <w:rsid w:val="004142AD"/>
    <w:rsid w:val="00414510"/>
    <w:rsid w:val="004147A7"/>
    <w:rsid w:val="00414831"/>
    <w:rsid w:val="00414868"/>
    <w:rsid w:val="00414B33"/>
    <w:rsid w:val="00414CC8"/>
    <w:rsid w:val="00414D40"/>
    <w:rsid w:val="0041519B"/>
    <w:rsid w:val="004151D9"/>
    <w:rsid w:val="004155CA"/>
    <w:rsid w:val="0041568A"/>
    <w:rsid w:val="00415797"/>
    <w:rsid w:val="0041592B"/>
    <w:rsid w:val="00415A1E"/>
    <w:rsid w:val="00415AF9"/>
    <w:rsid w:val="00415B68"/>
    <w:rsid w:val="004160FE"/>
    <w:rsid w:val="004162B9"/>
    <w:rsid w:val="00416340"/>
    <w:rsid w:val="00416638"/>
    <w:rsid w:val="004166C8"/>
    <w:rsid w:val="00416716"/>
    <w:rsid w:val="00416773"/>
    <w:rsid w:val="004167FD"/>
    <w:rsid w:val="00416E69"/>
    <w:rsid w:val="00416F11"/>
    <w:rsid w:val="00416F83"/>
    <w:rsid w:val="004170E2"/>
    <w:rsid w:val="004172AE"/>
    <w:rsid w:val="00417872"/>
    <w:rsid w:val="00417973"/>
    <w:rsid w:val="004179DC"/>
    <w:rsid w:val="00417A87"/>
    <w:rsid w:val="00417A95"/>
    <w:rsid w:val="00417B89"/>
    <w:rsid w:val="00417C4E"/>
    <w:rsid w:val="00417CD7"/>
    <w:rsid w:val="00417D61"/>
    <w:rsid w:val="00417DD9"/>
    <w:rsid w:val="004205A9"/>
    <w:rsid w:val="004206C3"/>
    <w:rsid w:val="00420A66"/>
    <w:rsid w:val="00420C82"/>
    <w:rsid w:val="00420D5B"/>
    <w:rsid w:val="00420D94"/>
    <w:rsid w:val="00420EC6"/>
    <w:rsid w:val="00421242"/>
    <w:rsid w:val="0042129B"/>
    <w:rsid w:val="004213F4"/>
    <w:rsid w:val="00421754"/>
    <w:rsid w:val="004217FB"/>
    <w:rsid w:val="00421B2F"/>
    <w:rsid w:val="00421F1A"/>
    <w:rsid w:val="004221D0"/>
    <w:rsid w:val="00422244"/>
    <w:rsid w:val="00422265"/>
    <w:rsid w:val="004223A2"/>
    <w:rsid w:val="00422467"/>
    <w:rsid w:val="004225E5"/>
    <w:rsid w:val="00422681"/>
    <w:rsid w:val="00422B04"/>
    <w:rsid w:val="00422B5B"/>
    <w:rsid w:val="00422ED3"/>
    <w:rsid w:val="00422FDA"/>
    <w:rsid w:val="004230CF"/>
    <w:rsid w:val="00423677"/>
    <w:rsid w:val="004236F9"/>
    <w:rsid w:val="0042383C"/>
    <w:rsid w:val="00423D73"/>
    <w:rsid w:val="00423D7E"/>
    <w:rsid w:val="00423DF0"/>
    <w:rsid w:val="004243EB"/>
    <w:rsid w:val="004244D5"/>
    <w:rsid w:val="00424690"/>
    <w:rsid w:val="0042489F"/>
    <w:rsid w:val="00424F66"/>
    <w:rsid w:val="0042507F"/>
    <w:rsid w:val="004250F3"/>
    <w:rsid w:val="0042517D"/>
    <w:rsid w:val="004251F9"/>
    <w:rsid w:val="00425296"/>
    <w:rsid w:val="00425488"/>
    <w:rsid w:val="004257DC"/>
    <w:rsid w:val="0042582A"/>
    <w:rsid w:val="0042595A"/>
    <w:rsid w:val="00425A08"/>
    <w:rsid w:val="00425AD6"/>
    <w:rsid w:val="00425DD9"/>
    <w:rsid w:val="00425FAD"/>
    <w:rsid w:val="00425FC9"/>
    <w:rsid w:val="0042612B"/>
    <w:rsid w:val="004261B1"/>
    <w:rsid w:val="0042621B"/>
    <w:rsid w:val="004263D3"/>
    <w:rsid w:val="004263F7"/>
    <w:rsid w:val="004268F4"/>
    <w:rsid w:val="00426BB8"/>
    <w:rsid w:val="00426C60"/>
    <w:rsid w:val="00426E0B"/>
    <w:rsid w:val="00426FC3"/>
    <w:rsid w:val="004270D8"/>
    <w:rsid w:val="004275EA"/>
    <w:rsid w:val="00427601"/>
    <w:rsid w:val="00427765"/>
    <w:rsid w:val="0042788F"/>
    <w:rsid w:val="00427C23"/>
    <w:rsid w:val="00427E86"/>
    <w:rsid w:val="004303BE"/>
    <w:rsid w:val="004307D4"/>
    <w:rsid w:val="004307EE"/>
    <w:rsid w:val="004309BB"/>
    <w:rsid w:val="00430B00"/>
    <w:rsid w:val="00430BEC"/>
    <w:rsid w:val="00430C9D"/>
    <w:rsid w:val="00430FA6"/>
    <w:rsid w:val="0043139E"/>
    <w:rsid w:val="00431401"/>
    <w:rsid w:val="00431784"/>
    <w:rsid w:val="00431854"/>
    <w:rsid w:val="004318DA"/>
    <w:rsid w:val="00431A10"/>
    <w:rsid w:val="00431A41"/>
    <w:rsid w:val="00431A7E"/>
    <w:rsid w:val="00431B31"/>
    <w:rsid w:val="00431C0F"/>
    <w:rsid w:val="00431C41"/>
    <w:rsid w:val="00431DF7"/>
    <w:rsid w:val="00431E70"/>
    <w:rsid w:val="00432194"/>
    <w:rsid w:val="004323CC"/>
    <w:rsid w:val="00432669"/>
    <w:rsid w:val="0043266B"/>
    <w:rsid w:val="0043267D"/>
    <w:rsid w:val="0043270D"/>
    <w:rsid w:val="00432820"/>
    <w:rsid w:val="0043287F"/>
    <w:rsid w:val="00432A69"/>
    <w:rsid w:val="00432B9D"/>
    <w:rsid w:val="00432DD3"/>
    <w:rsid w:val="00432EC3"/>
    <w:rsid w:val="00433001"/>
    <w:rsid w:val="00433025"/>
    <w:rsid w:val="0043304C"/>
    <w:rsid w:val="00433350"/>
    <w:rsid w:val="0043354D"/>
    <w:rsid w:val="004338B6"/>
    <w:rsid w:val="00433DC9"/>
    <w:rsid w:val="00433F1A"/>
    <w:rsid w:val="0043412B"/>
    <w:rsid w:val="0043444E"/>
    <w:rsid w:val="0043496A"/>
    <w:rsid w:val="00434A8B"/>
    <w:rsid w:val="00434AF6"/>
    <w:rsid w:val="00434B67"/>
    <w:rsid w:val="00434D45"/>
    <w:rsid w:val="004350A8"/>
    <w:rsid w:val="0043529F"/>
    <w:rsid w:val="0043554C"/>
    <w:rsid w:val="0043562E"/>
    <w:rsid w:val="00435646"/>
    <w:rsid w:val="004356FD"/>
    <w:rsid w:val="00435771"/>
    <w:rsid w:val="00435949"/>
    <w:rsid w:val="0043595F"/>
    <w:rsid w:val="00435B74"/>
    <w:rsid w:val="004361DE"/>
    <w:rsid w:val="00436F82"/>
    <w:rsid w:val="0043737C"/>
    <w:rsid w:val="004374F8"/>
    <w:rsid w:val="0043750B"/>
    <w:rsid w:val="004375BE"/>
    <w:rsid w:val="00437613"/>
    <w:rsid w:val="00437643"/>
    <w:rsid w:val="0043769B"/>
    <w:rsid w:val="004377E8"/>
    <w:rsid w:val="004378BE"/>
    <w:rsid w:val="004379E8"/>
    <w:rsid w:val="00437A4A"/>
    <w:rsid w:val="00437ACF"/>
    <w:rsid w:val="00437B66"/>
    <w:rsid w:val="00437D2D"/>
    <w:rsid w:val="00437F36"/>
    <w:rsid w:val="00440865"/>
    <w:rsid w:val="00440911"/>
    <w:rsid w:val="00440D1F"/>
    <w:rsid w:val="00440DF7"/>
    <w:rsid w:val="00440E8B"/>
    <w:rsid w:val="00440F07"/>
    <w:rsid w:val="004410CD"/>
    <w:rsid w:val="00441163"/>
    <w:rsid w:val="00441174"/>
    <w:rsid w:val="004413C4"/>
    <w:rsid w:val="004415E5"/>
    <w:rsid w:val="004415FB"/>
    <w:rsid w:val="004418A5"/>
    <w:rsid w:val="004418B7"/>
    <w:rsid w:val="00441962"/>
    <w:rsid w:val="00441BD6"/>
    <w:rsid w:val="00441E0F"/>
    <w:rsid w:val="004423A3"/>
    <w:rsid w:val="004423D8"/>
    <w:rsid w:val="00442422"/>
    <w:rsid w:val="00442695"/>
    <w:rsid w:val="004426EC"/>
    <w:rsid w:val="00442741"/>
    <w:rsid w:val="004429D1"/>
    <w:rsid w:val="00442ABB"/>
    <w:rsid w:val="00442C02"/>
    <w:rsid w:val="00442CB6"/>
    <w:rsid w:val="00442F37"/>
    <w:rsid w:val="00443121"/>
    <w:rsid w:val="0044325F"/>
    <w:rsid w:val="00443260"/>
    <w:rsid w:val="004432FC"/>
    <w:rsid w:val="004433F7"/>
    <w:rsid w:val="00443471"/>
    <w:rsid w:val="00443631"/>
    <w:rsid w:val="00443634"/>
    <w:rsid w:val="004437F5"/>
    <w:rsid w:val="004438EF"/>
    <w:rsid w:val="0044394F"/>
    <w:rsid w:val="00443B77"/>
    <w:rsid w:val="00443E2F"/>
    <w:rsid w:val="00443E5B"/>
    <w:rsid w:val="00444114"/>
    <w:rsid w:val="00444349"/>
    <w:rsid w:val="004444A9"/>
    <w:rsid w:val="00444540"/>
    <w:rsid w:val="00444579"/>
    <w:rsid w:val="00444652"/>
    <w:rsid w:val="00444693"/>
    <w:rsid w:val="0044474A"/>
    <w:rsid w:val="00444A91"/>
    <w:rsid w:val="00444F75"/>
    <w:rsid w:val="00444FC1"/>
    <w:rsid w:val="004451F2"/>
    <w:rsid w:val="00445295"/>
    <w:rsid w:val="00445590"/>
    <w:rsid w:val="00445648"/>
    <w:rsid w:val="00445752"/>
    <w:rsid w:val="00445C73"/>
    <w:rsid w:val="00445F5B"/>
    <w:rsid w:val="00446039"/>
    <w:rsid w:val="004461C8"/>
    <w:rsid w:val="0044640F"/>
    <w:rsid w:val="00446551"/>
    <w:rsid w:val="00446603"/>
    <w:rsid w:val="004466B6"/>
    <w:rsid w:val="004469D5"/>
    <w:rsid w:val="00446A1B"/>
    <w:rsid w:val="00446FB7"/>
    <w:rsid w:val="00446FCA"/>
    <w:rsid w:val="00447229"/>
    <w:rsid w:val="004473B8"/>
    <w:rsid w:val="00447405"/>
    <w:rsid w:val="00447411"/>
    <w:rsid w:val="004475F0"/>
    <w:rsid w:val="0044786A"/>
    <w:rsid w:val="00447968"/>
    <w:rsid w:val="004500FE"/>
    <w:rsid w:val="004501ED"/>
    <w:rsid w:val="004502E5"/>
    <w:rsid w:val="00450369"/>
    <w:rsid w:val="0045039E"/>
    <w:rsid w:val="00450416"/>
    <w:rsid w:val="0045047E"/>
    <w:rsid w:val="0045073B"/>
    <w:rsid w:val="00450A60"/>
    <w:rsid w:val="00450BAD"/>
    <w:rsid w:val="00450CF3"/>
    <w:rsid w:val="00450D8A"/>
    <w:rsid w:val="00450F19"/>
    <w:rsid w:val="00451115"/>
    <w:rsid w:val="00451254"/>
    <w:rsid w:val="004514A4"/>
    <w:rsid w:val="00451514"/>
    <w:rsid w:val="0045188E"/>
    <w:rsid w:val="00451A00"/>
    <w:rsid w:val="00451A46"/>
    <w:rsid w:val="00451AFA"/>
    <w:rsid w:val="00451E71"/>
    <w:rsid w:val="004521CE"/>
    <w:rsid w:val="00452357"/>
    <w:rsid w:val="0045240E"/>
    <w:rsid w:val="00452575"/>
    <w:rsid w:val="00452733"/>
    <w:rsid w:val="004529B3"/>
    <w:rsid w:val="00452C48"/>
    <w:rsid w:val="00452CFF"/>
    <w:rsid w:val="004534F5"/>
    <w:rsid w:val="0045351E"/>
    <w:rsid w:val="004535C0"/>
    <w:rsid w:val="004536A4"/>
    <w:rsid w:val="0045373E"/>
    <w:rsid w:val="00453ABC"/>
    <w:rsid w:val="00453BD5"/>
    <w:rsid w:val="0045406B"/>
    <w:rsid w:val="004541D3"/>
    <w:rsid w:val="0045423C"/>
    <w:rsid w:val="00454372"/>
    <w:rsid w:val="00454545"/>
    <w:rsid w:val="00454988"/>
    <w:rsid w:val="00454A76"/>
    <w:rsid w:val="00454B72"/>
    <w:rsid w:val="00454F01"/>
    <w:rsid w:val="00454FB4"/>
    <w:rsid w:val="00455498"/>
    <w:rsid w:val="00455701"/>
    <w:rsid w:val="0045592B"/>
    <w:rsid w:val="00455AB1"/>
    <w:rsid w:val="00455E5C"/>
    <w:rsid w:val="00456103"/>
    <w:rsid w:val="004561D8"/>
    <w:rsid w:val="00456468"/>
    <w:rsid w:val="004566C3"/>
    <w:rsid w:val="0045689D"/>
    <w:rsid w:val="0045691E"/>
    <w:rsid w:val="00456921"/>
    <w:rsid w:val="00456997"/>
    <w:rsid w:val="00456AE5"/>
    <w:rsid w:val="00456F98"/>
    <w:rsid w:val="0045712C"/>
    <w:rsid w:val="00457184"/>
    <w:rsid w:val="0045735F"/>
    <w:rsid w:val="00457540"/>
    <w:rsid w:val="0045754D"/>
    <w:rsid w:val="004575B5"/>
    <w:rsid w:val="00457786"/>
    <w:rsid w:val="004578AB"/>
    <w:rsid w:val="004579AA"/>
    <w:rsid w:val="00457ABA"/>
    <w:rsid w:val="00457B0E"/>
    <w:rsid w:val="00457CB5"/>
    <w:rsid w:val="00457CC9"/>
    <w:rsid w:val="00457D94"/>
    <w:rsid w:val="0046010F"/>
    <w:rsid w:val="004605ED"/>
    <w:rsid w:val="004606B2"/>
    <w:rsid w:val="0046085C"/>
    <w:rsid w:val="004609FB"/>
    <w:rsid w:val="00460B2F"/>
    <w:rsid w:val="00460C16"/>
    <w:rsid w:val="00460C58"/>
    <w:rsid w:val="00461469"/>
    <w:rsid w:val="0046166A"/>
    <w:rsid w:val="00461685"/>
    <w:rsid w:val="00461811"/>
    <w:rsid w:val="004618F4"/>
    <w:rsid w:val="004619C8"/>
    <w:rsid w:val="004619D2"/>
    <w:rsid w:val="00461E1F"/>
    <w:rsid w:val="00461E21"/>
    <w:rsid w:val="00461E49"/>
    <w:rsid w:val="00461EDC"/>
    <w:rsid w:val="00461FD6"/>
    <w:rsid w:val="004622BD"/>
    <w:rsid w:val="004625A3"/>
    <w:rsid w:val="00462920"/>
    <w:rsid w:val="004629CB"/>
    <w:rsid w:val="00462A07"/>
    <w:rsid w:val="00462BE3"/>
    <w:rsid w:val="00462F86"/>
    <w:rsid w:val="00462FA8"/>
    <w:rsid w:val="00462FAF"/>
    <w:rsid w:val="00462FE2"/>
    <w:rsid w:val="00463178"/>
    <w:rsid w:val="004631BC"/>
    <w:rsid w:val="0046338A"/>
    <w:rsid w:val="0046364A"/>
    <w:rsid w:val="0046370B"/>
    <w:rsid w:val="00463875"/>
    <w:rsid w:val="00463ADE"/>
    <w:rsid w:val="00463B60"/>
    <w:rsid w:val="00463BD2"/>
    <w:rsid w:val="00463D29"/>
    <w:rsid w:val="00463DCB"/>
    <w:rsid w:val="004640A8"/>
    <w:rsid w:val="004640E2"/>
    <w:rsid w:val="00464227"/>
    <w:rsid w:val="0046428E"/>
    <w:rsid w:val="004642A3"/>
    <w:rsid w:val="004647A7"/>
    <w:rsid w:val="00464854"/>
    <w:rsid w:val="004649C2"/>
    <w:rsid w:val="00464A12"/>
    <w:rsid w:val="00464A42"/>
    <w:rsid w:val="00464E28"/>
    <w:rsid w:val="00464E46"/>
    <w:rsid w:val="00464EDC"/>
    <w:rsid w:val="0046541C"/>
    <w:rsid w:val="00465760"/>
    <w:rsid w:val="004658F9"/>
    <w:rsid w:val="00465BDE"/>
    <w:rsid w:val="00465C37"/>
    <w:rsid w:val="00465C7F"/>
    <w:rsid w:val="00465E72"/>
    <w:rsid w:val="004669DA"/>
    <w:rsid w:val="00466A76"/>
    <w:rsid w:val="00466B92"/>
    <w:rsid w:val="00466BC8"/>
    <w:rsid w:val="00466E35"/>
    <w:rsid w:val="00466FA5"/>
    <w:rsid w:val="00466FA8"/>
    <w:rsid w:val="004672D2"/>
    <w:rsid w:val="004673AE"/>
    <w:rsid w:val="004674D2"/>
    <w:rsid w:val="004675A4"/>
    <w:rsid w:val="00467B0B"/>
    <w:rsid w:val="00467C74"/>
    <w:rsid w:val="00467EBE"/>
    <w:rsid w:val="00467F71"/>
    <w:rsid w:val="00470364"/>
    <w:rsid w:val="00470690"/>
    <w:rsid w:val="00470695"/>
    <w:rsid w:val="004706E3"/>
    <w:rsid w:val="00470729"/>
    <w:rsid w:val="004707E2"/>
    <w:rsid w:val="00470901"/>
    <w:rsid w:val="00470911"/>
    <w:rsid w:val="00470952"/>
    <w:rsid w:val="00470B56"/>
    <w:rsid w:val="00470BB0"/>
    <w:rsid w:val="00470C32"/>
    <w:rsid w:val="00470C3F"/>
    <w:rsid w:val="00470D89"/>
    <w:rsid w:val="00470EE5"/>
    <w:rsid w:val="00471255"/>
    <w:rsid w:val="004712C0"/>
    <w:rsid w:val="0047149E"/>
    <w:rsid w:val="0047154F"/>
    <w:rsid w:val="004719FC"/>
    <w:rsid w:val="00471ABB"/>
    <w:rsid w:val="00471EB3"/>
    <w:rsid w:val="00471EE0"/>
    <w:rsid w:val="00472186"/>
    <w:rsid w:val="0047245D"/>
    <w:rsid w:val="004726E6"/>
    <w:rsid w:val="00472706"/>
    <w:rsid w:val="0047271B"/>
    <w:rsid w:val="00472BB1"/>
    <w:rsid w:val="00472CC7"/>
    <w:rsid w:val="00472E86"/>
    <w:rsid w:val="00472E9A"/>
    <w:rsid w:val="0047306A"/>
    <w:rsid w:val="00473308"/>
    <w:rsid w:val="004735DE"/>
    <w:rsid w:val="00473835"/>
    <w:rsid w:val="004738F4"/>
    <w:rsid w:val="00473938"/>
    <w:rsid w:val="004739A4"/>
    <w:rsid w:val="00473D78"/>
    <w:rsid w:val="00473E49"/>
    <w:rsid w:val="004740E7"/>
    <w:rsid w:val="004741EC"/>
    <w:rsid w:val="0047436B"/>
    <w:rsid w:val="0047443B"/>
    <w:rsid w:val="004745E4"/>
    <w:rsid w:val="004747DE"/>
    <w:rsid w:val="00474930"/>
    <w:rsid w:val="004749A5"/>
    <w:rsid w:val="004749BF"/>
    <w:rsid w:val="00474C3F"/>
    <w:rsid w:val="00474C47"/>
    <w:rsid w:val="00474DBC"/>
    <w:rsid w:val="004754E8"/>
    <w:rsid w:val="00475775"/>
    <w:rsid w:val="004758A6"/>
    <w:rsid w:val="00475A16"/>
    <w:rsid w:val="00475A63"/>
    <w:rsid w:val="00475C67"/>
    <w:rsid w:val="00475D8A"/>
    <w:rsid w:val="00475ED0"/>
    <w:rsid w:val="00475ED3"/>
    <w:rsid w:val="00476042"/>
    <w:rsid w:val="004761CC"/>
    <w:rsid w:val="0047623E"/>
    <w:rsid w:val="004763BA"/>
    <w:rsid w:val="004766D9"/>
    <w:rsid w:val="00476766"/>
    <w:rsid w:val="00476AE7"/>
    <w:rsid w:val="00476CB1"/>
    <w:rsid w:val="00476D57"/>
    <w:rsid w:val="00476E77"/>
    <w:rsid w:val="004773A2"/>
    <w:rsid w:val="00477583"/>
    <w:rsid w:val="004775E5"/>
    <w:rsid w:val="0047780A"/>
    <w:rsid w:val="0047781D"/>
    <w:rsid w:val="0047798F"/>
    <w:rsid w:val="00477C9D"/>
    <w:rsid w:val="004800F2"/>
    <w:rsid w:val="004801C5"/>
    <w:rsid w:val="004801DE"/>
    <w:rsid w:val="0048040A"/>
    <w:rsid w:val="00480456"/>
    <w:rsid w:val="00480689"/>
    <w:rsid w:val="0048068B"/>
    <w:rsid w:val="0048075F"/>
    <w:rsid w:val="0048093C"/>
    <w:rsid w:val="004809BE"/>
    <w:rsid w:val="00480D38"/>
    <w:rsid w:val="004812E0"/>
    <w:rsid w:val="0048132F"/>
    <w:rsid w:val="0048147A"/>
    <w:rsid w:val="0048149F"/>
    <w:rsid w:val="00481647"/>
    <w:rsid w:val="004818AF"/>
    <w:rsid w:val="00481DCA"/>
    <w:rsid w:val="00482290"/>
    <w:rsid w:val="00482685"/>
    <w:rsid w:val="00482B90"/>
    <w:rsid w:val="00482C15"/>
    <w:rsid w:val="00482D23"/>
    <w:rsid w:val="004830BC"/>
    <w:rsid w:val="00483154"/>
    <w:rsid w:val="004831C9"/>
    <w:rsid w:val="00483248"/>
    <w:rsid w:val="004832C7"/>
    <w:rsid w:val="0048331C"/>
    <w:rsid w:val="004833F8"/>
    <w:rsid w:val="00483650"/>
    <w:rsid w:val="004837CF"/>
    <w:rsid w:val="00483A04"/>
    <w:rsid w:val="00483C75"/>
    <w:rsid w:val="00483C90"/>
    <w:rsid w:val="00483CFE"/>
    <w:rsid w:val="00483D31"/>
    <w:rsid w:val="00484988"/>
    <w:rsid w:val="00484AE6"/>
    <w:rsid w:val="00484BFC"/>
    <w:rsid w:val="00484D22"/>
    <w:rsid w:val="00484D5D"/>
    <w:rsid w:val="00484E3C"/>
    <w:rsid w:val="00484E8F"/>
    <w:rsid w:val="00484ED0"/>
    <w:rsid w:val="00484ED7"/>
    <w:rsid w:val="0048501C"/>
    <w:rsid w:val="004850A5"/>
    <w:rsid w:val="004852A0"/>
    <w:rsid w:val="00485550"/>
    <w:rsid w:val="0048577C"/>
    <w:rsid w:val="004858EC"/>
    <w:rsid w:val="00485986"/>
    <w:rsid w:val="00485A07"/>
    <w:rsid w:val="00485BA3"/>
    <w:rsid w:val="00485C10"/>
    <w:rsid w:val="00485C55"/>
    <w:rsid w:val="00485CB3"/>
    <w:rsid w:val="00485D26"/>
    <w:rsid w:val="0048606C"/>
    <w:rsid w:val="00486322"/>
    <w:rsid w:val="004863B2"/>
    <w:rsid w:val="004866BF"/>
    <w:rsid w:val="00486736"/>
    <w:rsid w:val="00486A4E"/>
    <w:rsid w:val="00486B79"/>
    <w:rsid w:val="00486D6A"/>
    <w:rsid w:val="00486E9D"/>
    <w:rsid w:val="00486F72"/>
    <w:rsid w:val="004872B5"/>
    <w:rsid w:val="004872D5"/>
    <w:rsid w:val="004872EB"/>
    <w:rsid w:val="0048759E"/>
    <w:rsid w:val="00487634"/>
    <w:rsid w:val="00487A2A"/>
    <w:rsid w:val="00487C98"/>
    <w:rsid w:val="00487DEB"/>
    <w:rsid w:val="004901C4"/>
    <w:rsid w:val="00490240"/>
    <w:rsid w:val="00490263"/>
    <w:rsid w:val="004905DA"/>
    <w:rsid w:val="00490625"/>
    <w:rsid w:val="004906D0"/>
    <w:rsid w:val="00490C3A"/>
    <w:rsid w:val="00490CD1"/>
    <w:rsid w:val="00490D53"/>
    <w:rsid w:val="00490F98"/>
    <w:rsid w:val="004910D8"/>
    <w:rsid w:val="00491241"/>
    <w:rsid w:val="00491512"/>
    <w:rsid w:val="0049164F"/>
    <w:rsid w:val="004916A7"/>
    <w:rsid w:val="004917D4"/>
    <w:rsid w:val="00491A59"/>
    <w:rsid w:val="00491B01"/>
    <w:rsid w:val="00491BA7"/>
    <w:rsid w:val="00491BD2"/>
    <w:rsid w:val="00491C9E"/>
    <w:rsid w:val="00491F01"/>
    <w:rsid w:val="0049229C"/>
    <w:rsid w:val="004922DE"/>
    <w:rsid w:val="004922F7"/>
    <w:rsid w:val="00492449"/>
    <w:rsid w:val="0049248B"/>
    <w:rsid w:val="0049252C"/>
    <w:rsid w:val="00492ADA"/>
    <w:rsid w:val="00492CC6"/>
    <w:rsid w:val="00492E54"/>
    <w:rsid w:val="004930D7"/>
    <w:rsid w:val="00493332"/>
    <w:rsid w:val="004933DA"/>
    <w:rsid w:val="00493706"/>
    <w:rsid w:val="00493812"/>
    <w:rsid w:val="0049388A"/>
    <w:rsid w:val="00493AE3"/>
    <w:rsid w:val="0049404B"/>
    <w:rsid w:val="004940C7"/>
    <w:rsid w:val="004945EA"/>
    <w:rsid w:val="0049474A"/>
    <w:rsid w:val="004948CC"/>
    <w:rsid w:val="00494B18"/>
    <w:rsid w:val="00494B6D"/>
    <w:rsid w:val="00494BE9"/>
    <w:rsid w:val="00494BF7"/>
    <w:rsid w:val="00494E30"/>
    <w:rsid w:val="00494E7F"/>
    <w:rsid w:val="00494EA7"/>
    <w:rsid w:val="00494F73"/>
    <w:rsid w:val="00494F95"/>
    <w:rsid w:val="00494FD2"/>
    <w:rsid w:val="00495100"/>
    <w:rsid w:val="00495878"/>
    <w:rsid w:val="0049589C"/>
    <w:rsid w:val="00495A4A"/>
    <w:rsid w:val="00495BC3"/>
    <w:rsid w:val="00495BF8"/>
    <w:rsid w:val="00495D93"/>
    <w:rsid w:val="00496011"/>
    <w:rsid w:val="00496164"/>
    <w:rsid w:val="00496253"/>
    <w:rsid w:val="004963CC"/>
    <w:rsid w:val="00496549"/>
    <w:rsid w:val="004965FA"/>
    <w:rsid w:val="0049683D"/>
    <w:rsid w:val="0049690F"/>
    <w:rsid w:val="0049699F"/>
    <w:rsid w:val="004969A0"/>
    <w:rsid w:val="004969E6"/>
    <w:rsid w:val="00496C0D"/>
    <w:rsid w:val="00496E23"/>
    <w:rsid w:val="00496F1D"/>
    <w:rsid w:val="004971A8"/>
    <w:rsid w:val="004971BB"/>
    <w:rsid w:val="0049736C"/>
    <w:rsid w:val="004973F3"/>
    <w:rsid w:val="004974A2"/>
    <w:rsid w:val="00497682"/>
    <w:rsid w:val="0049789A"/>
    <w:rsid w:val="00497A67"/>
    <w:rsid w:val="00497C48"/>
    <w:rsid w:val="00497F23"/>
    <w:rsid w:val="00497FBE"/>
    <w:rsid w:val="00497FDF"/>
    <w:rsid w:val="004A0111"/>
    <w:rsid w:val="004A012E"/>
    <w:rsid w:val="004A0543"/>
    <w:rsid w:val="004A0A7B"/>
    <w:rsid w:val="004A0B7A"/>
    <w:rsid w:val="004A0C09"/>
    <w:rsid w:val="004A0E87"/>
    <w:rsid w:val="004A0F7F"/>
    <w:rsid w:val="004A1175"/>
    <w:rsid w:val="004A14DA"/>
    <w:rsid w:val="004A1659"/>
    <w:rsid w:val="004A17B1"/>
    <w:rsid w:val="004A18A1"/>
    <w:rsid w:val="004A1C72"/>
    <w:rsid w:val="004A1FA5"/>
    <w:rsid w:val="004A2190"/>
    <w:rsid w:val="004A227B"/>
    <w:rsid w:val="004A2291"/>
    <w:rsid w:val="004A2315"/>
    <w:rsid w:val="004A24B4"/>
    <w:rsid w:val="004A26DB"/>
    <w:rsid w:val="004A2727"/>
    <w:rsid w:val="004A2916"/>
    <w:rsid w:val="004A298B"/>
    <w:rsid w:val="004A2A3F"/>
    <w:rsid w:val="004A2B51"/>
    <w:rsid w:val="004A2D82"/>
    <w:rsid w:val="004A322B"/>
    <w:rsid w:val="004A3308"/>
    <w:rsid w:val="004A38DD"/>
    <w:rsid w:val="004A39BE"/>
    <w:rsid w:val="004A3A09"/>
    <w:rsid w:val="004A3B31"/>
    <w:rsid w:val="004A3E2A"/>
    <w:rsid w:val="004A3F12"/>
    <w:rsid w:val="004A3F64"/>
    <w:rsid w:val="004A4052"/>
    <w:rsid w:val="004A4128"/>
    <w:rsid w:val="004A4312"/>
    <w:rsid w:val="004A437E"/>
    <w:rsid w:val="004A4522"/>
    <w:rsid w:val="004A452A"/>
    <w:rsid w:val="004A4692"/>
    <w:rsid w:val="004A47A5"/>
    <w:rsid w:val="004A487E"/>
    <w:rsid w:val="004A4973"/>
    <w:rsid w:val="004A4A03"/>
    <w:rsid w:val="004A4BDA"/>
    <w:rsid w:val="004A4BFE"/>
    <w:rsid w:val="004A4CD4"/>
    <w:rsid w:val="004A4EC1"/>
    <w:rsid w:val="004A4F90"/>
    <w:rsid w:val="004A5021"/>
    <w:rsid w:val="004A533A"/>
    <w:rsid w:val="004A5AA1"/>
    <w:rsid w:val="004A5AB5"/>
    <w:rsid w:val="004A5DF4"/>
    <w:rsid w:val="004A5E7B"/>
    <w:rsid w:val="004A6048"/>
    <w:rsid w:val="004A6099"/>
    <w:rsid w:val="004A60D5"/>
    <w:rsid w:val="004A612E"/>
    <w:rsid w:val="004A679E"/>
    <w:rsid w:val="004A6802"/>
    <w:rsid w:val="004A6803"/>
    <w:rsid w:val="004A6876"/>
    <w:rsid w:val="004A6878"/>
    <w:rsid w:val="004A6898"/>
    <w:rsid w:val="004A6C09"/>
    <w:rsid w:val="004A6C8E"/>
    <w:rsid w:val="004A72C5"/>
    <w:rsid w:val="004A73D9"/>
    <w:rsid w:val="004A76DE"/>
    <w:rsid w:val="004A77C4"/>
    <w:rsid w:val="004A7B12"/>
    <w:rsid w:val="004A7D9D"/>
    <w:rsid w:val="004B001A"/>
    <w:rsid w:val="004B00E3"/>
    <w:rsid w:val="004B01AF"/>
    <w:rsid w:val="004B024E"/>
    <w:rsid w:val="004B037A"/>
    <w:rsid w:val="004B04C0"/>
    <w:rsid w:val="004B0503"/>
    <w:rsid w:val="004B053E"/>
    <w:rsid w:val="004B0657"/>
    <w:rsid w:val="004B0A38"/>
    <w:rsid w:val="004B0A9A"/>
    <w:rsid w:val="004B0AC9"/>
    <w:rsid w:val="004B0B81"/>
    <w:rsid w:val="004B0C21"/>
    <w:rsid w:val="004B0C7E"/>
    <w:rsid w:val="004B0D75"/>
    <w:rsid w:val="004B0F45"/>
    <w:rsid w:val="004B0FDE"/>
    <w:rsid w:val="004B10F7"/>
    <w:rsid w:val="004B1873"/>
    <w:rsid w:val="004B1A92"/>
    <w:rsid w:val="004B1BF8"/>
    <w:rsid w:val="004B1D12"/>
    <w:rsid w:val="004B1E71"/>
    <w:rsid w:val="004B1F0F"/>
    <w:rsid w:val="004B2021"/>
    <w:rsid w:val="004B2455"/>
    <w:rsid w:val="004B274C"/>
    <w:rsid w:val="004B2A33"/>
    <w:rsid w:val="004B2A51"/>
    <w:rsid w:val="004B2C45"/>
    <w:rsid w:val="004B2C98"/>
    <w:rsid w:val="004B2EF9"/>
    <w:rsid w:val="004B301F"/>
    <w:rsid w:val="004B3775"/>
    <w:rsid w:val="004B39BC"/>
    <w:rsid w:val="004B3D20"/>
    <w:rsid w:val="004B3FB8"/>
    <w:rsid w:val="004B4005"/>
    <w:rsid w:val="004B415F"/>
    <w:rsid w:val="004B41AB"/>
    <w:rsid w:val="004B41C6"/>
    <w:rsid w:val="004B4283"/>
    <w:rsid w:val="004B43E0"/>
    <w:rsid w:val="004B45FB"/>
    <w:rsid w:val="004B4645"/>
    <w:rsid w:val="004B49B9"/>
    <w:rsid w:val="004B4A65"/>
    <w:rsid w:val="004B4B2B"/>
    <w:rsid w:val="004B4D2C"/>
    <w:rsid w:val="004B4DD6"/>
    <w:rsid w:val="004B501C"/>
    <w:rsid w:val="004B5370"/>
    <w:rsid w:val="004B54B7"/>
    <w:rsid w:val="004B557F"/>
    <w:rsid w:val="004B55F9"/>
    <w:rsid w:val="004B56A8"/>
    <w:rsid w:val="004B576C"/>
    <w:rsid w:val="004B59DE"/>
    <w:rsid w:val="004B5A1B"/>
    <w:rsid w:val="004B5A20"/>
    <w:rsid w:val="004B5BC7"/>
    <w:rsid w:val="004B5C69"/>
    <w:rsid w:val="004B5EB5"/>
    <w:rsid w:val="004B5F57"/>
    <w:rsid w:val="004B60BF"/>
    <w:rsid w:val="004B6251"/>
    <w:rsid w:val="004B62FE"/>
    <w:rsid w:val="004B633E"/>
    <w:rsid w:val="004B640F"/>
    <w:rsid w:val="004B6599"/>
    <w:rsid w:val="004B65F7"/>
    <w:rsid w:val="004B6621"/>
    <w:rsid w:val="004B668B"/>
    <w:rsid w:val="004B6762"/>
    <w:rsid w:val="004B678D"/>
    <w:rsid w:val="004B67E4"/>
    <w:rsid w:val="004B680E"/>
    <w:rsid w:val="004B68D8"/>
    <w:rsid w:val="004B68F0"/>
    <w:rsid w:val="004B6951"/>
    <w:rsid w:val="004B6987"/>
    <w:rsid w:val="004B6993"/>
    <w:rsid w:val="004B6A35"/>
    <w:rsid w:val="004B6B94"/>
    <w:rsid w:val="004B6CCE"/>
    <w:rsid w:val="004B6D3D"/>
    <w:rsid w:val="004B6F77"/>
    <w:rsid w:val="004B6F97"/>
    <w:rsid w:val="004B75BB"/>
    <w:rsid w:val="004B76CF"/>
    <w:rsid w:val="004B7CE4"/>
    <w:rsid w:val="004B7F23"/>
    <w:rsid w:val="004B7F26"/>
    <w:rsid w:val="004B7F33"/>
    <w:rsid w:val="004B7F4C"/>
    <w:rsid w:val="004B7F6B"/>
    <w:rsid w:val="004C0056"/>
    <w:rsid w:val="004C0059"/>
    <w:rsid w:val="004C0060"/>
    <w:rsid w:val="004C015B"/>
    <w:rsid w:val="004C01BF"/>
    <w:rsid w:val="004C031A"/>
    <w:rsid w:val="004C044A"/>
    <w:rsid w:val="004C0494"/>
    <w:rsid w:val="004C0744"/>
    <w:rsid w:val="004C074F"/>
    <w:rsid w:val="004C07AE"/>
    <w:rsid w:val="004C089E"/>
    <w:rsid w:val="004C0C46"/>
    <w:rsid w:val="004C0FC3"/>
    <w:rsid w:val="004C117B"/>
    <w:rsid w:val="004C1309"/>
    <w:rsid w:val="004C13F2"/>
    <w:rsid w:val="004C1D91"/>
    <w:rsid w:val="004C2004"/>
    <w:rsid w:val="004C20A1"/>
    <w:rsid w:val="004C21D1"/>
    <w:rsid w:val="004C223A"/>
    <w:rsid w:val="004C2367"/>
    <w:rsid w:val="004C24A6"/>
    <w:rsid w:val="004C263B"/>
    <w:rsid w:val="004C26EA"/>
    <w:rsid w:val="004C2DE1"/>
    <w:rsid w:val="004C2EBE"/>
    <w:rsid w:val="004C2EF2"/>
    <w:rsid w:val="004C338C"/>
    <w:rsid w:val="004C3397"/>
    <w:rsid w:val="004C3548"/>
    <w:rsid w:val="004C381C"/>
    <w:rsid w:val="004C3ABF"/>
    <w:rsid w:val="004C3CFC"/>
    <w:rsid w:val="004C3DB3"/>
    <w:rsid w:val="004C3DF5"/>
    <w:rsid w:val="004C3E56"/>
    <w:rsid w:val="004C41CF"/>
    <w:rsid w:val="004C4202"/>
    <w:rsid w:val="004C42A1"/>
    <w:rsid w:val="004C42AC"/>
    <w:rsid w:val="004C42D2"/>
    <w:rsid w:val="004C43A1"/>
    <w:rsid w:val="004C48CC"/>
    <w:rsid w:val="004C48CE"/>
    <w:rsid w:val="004C4980"/>
    <w:rsid w:val="004C5025"/>
    <w:rsid w:val="004C523F"/>
    <w:rsid w:val="004C5275"/>
    <w:rsid w:val="004C54C2"/>
    <w:rsid w:val="004C57BE"/>
    <w:rsid w:val="004C594B"/>
    <w:rsid w:val="004C59A3"/>
    <w:rsid w:val="004C5AE3"/>
    <w:rsid w:val="004C60D9"/>
    <w:rsid w:val="004C6291"/>
    <w:rsid w:val="004C6800"/>
    <w:rsid w:val="004C6EA2"/>
    <w:rsid w:val="004C6F87"/>
    <w:rsid w:val="004C70EE"/>
    <w:rsid w:val="004C7345"/>
    <w:rsid w:val="004C7449"/>
    <w:rsid w:val="004C750B"/>
    <w:rsid w:val="004C772B"/>
    <w:rsid w:val="004C7747"/>
    <w:rsid w:val="004C78F5"/>
    <w:rsid w:val="004C7F1B"/>
    <w:rsid w:val="004D00A7"/>
    <w:rsid w:val="004D00F9"/>
    <w:rsid w:val="004D0206"/>
    <w:rsid w:val="004D0208"/>
    <w:rsid w:val="004D02CA"/>
    <w:rsid w:val="004D0775"/>
    <w:rsid w:val="004D09D4"/>
    <w:rsid w:val="004D09E2"/>
    <w:rsid w:val="004D0E00"/>
    <w:rsid w:val="004D0E5A"/>
    <w:rsid w:val="004D0FD2"/>
    <w:rsid w:val="004D11AA"/>
    <w:rsid w:val="004D12AF"/>
    <w:rsid w:val="004D15D8"/>
    <w:rsid w:val="004D1833"/>
    <w:rsid w:val="004D1841"/>
    <w:rsid w:val="004D187D"/>
    <w:rsid w:val="004D19D7"/>
    <w:rsid w:val="004D1B71"/>
    <w:rsid w:val="004D1E70"/>
    <w:rsid w:val="004D1F5D"/>
    <w:rsid w:val="004D1F65"/>
    <w:rsid w:val="004D22CD"/>
    <w:rsid w:val="004D2621"/>
    <w:rsid w:val="004D2671"/>
    <w:rsid w:val="004D2736"/>
    <w:rsid w:val="004D293E"/>
    <w:rsid w:val="004D2A98"/>
    <w:rsid w:val="004D2C84"/>
    <w:rsid w:val="004D2D52"/>
    <w:rsid w:val="004D2DD0"/>
    <w:rsid w:val="004D3358"/>
    <w:rsid w:val="004D359A"/>
    <w:rsid w:val="004D393D"/>
    <w:rsid w:val="004D3D5F"/>
    <w:rsid w:val="004D3E7D"/>
    <w:rsid w:val="004D3EC0"/>
    <w:rsid w:val="004D3F65"/>
    <w:rsid w:val="004D41A0"/>
    <w:rsid w:val="004D431C"/>
    <w:rsid w:val="004D444A"/>
    <w:rsid w:val="004D4458"/>
    <w:rsid w:val="004D4487"/>
    <w:rsid w:val="004D4626"/>
    <w:rsid w:val="004D462B"/>
    <w:rsid w:val="004D4649"/>
    <w:rsid w:val="004D4665"/>
    <w:rsid w:val="004D48E0"/>
    <w:rsid w:val="004D4945"/>
    <w:rsid w:val="004D4A74"/>
    <w:rsid w:val="004D4BF5"/>
    <w:rsid w:val="004D4D0F"/>
    <w:rsid w:val="004D4EF9"/>
    <w:rsid w:val="004D509A"/>
    <w:rsid w:val="004D5318"/>
    <w:rsid w:val="004D53AE"/>
    <w:rsid w:val="004D5706"/>
    <w:rsid w:val="004D5777"/>
    <w:rsid w:val="004D577F"/>
    <w:rsid w:val="004D5F3A"/>
    <w:rsid w:val="004D601A"/>
    <w:rsid w:val="004D60F8"/>
    <w:rsid w:val="004D61BB"/>
    <w:rsid w:val="004D6565"/>
    <w:rsid w:val="004D65E0"/>
    <w:rsid w:val="004D6845"/>
    <w:rsid w:val="004D687C"/>
    <w:rsid w:val="004D6D03"/>
    <w:rsid w:val="004D719D"/>
    <w:rsid w:val="004D741E"/>
    <w:rsid w:val="004D755F"/>
    <w:rsid w:val="004D75C0"/>
    <w:rsid w:val="004D76D4"/>
    <w:rsid w:val="004D77BB"/>
    <w:rsid w:val="004D78FE"/>
    <w:rsid w:val="004D7E1B"/>
    <w:rsid w:val="004D7F35"/>
    <w:rsid w:val="004E0465"/>
    <w:rsid w:val="004E04A4"/>
    <w:rsid w:val="004E0611"/>
    <w:rsid w:val="004E09D9"/>
    <w:rsid w:val="004E0B8E"/>
    <w:rsid w:val="004E0C0D"/>
    <w:rsid w:val="004E0D32"/>
    <w:rsid w:val="004E0E13"/>
    <w:rsid w:val="004E104E"/>
    <w:rsid w:val="004E143B"/>
    <w:rsid w:val="004E1690"/>
    <w:rsid w:val="004E169F"/>
    <w:rsid w:val="004E171B"/>
    <w:rsid w:val="004E1761"/>
    <w:rsid w:val="004E18E7"/>
    <w:rsid w:val="004E1A57"/>
    <w:rsid w:val="004E1B21"/>
    <w:rsid w:val="004E1B4A"/>
    <w:rsid w:val="004E1D98"/>
    <w:rsid w:val="004E24AD"/>
    <w:rsid w:val="004E276C"/>
    <w:rsid w:val="004E281E"/>
    <w:rsid w:val="004E2A0C"/>
    <w:rsid w:val="004E2A5E"/>
    <w:rsid w:val="004E2AB6"/>
    <w:rsid w:val="004E2B6F"/>
    <w:rsid w:val="004E2D96"/>
    <w:rsid w:val="004E2EFF"/>
    <w:rsid w:val="004E31C6"/>
    <w:rsid w:val="004E356C"/>
    <w:rsid w:val="004E3621"/>
    <w:rsid w:val="004E3937"/>
    <w:rsid w:val="004E3BDC"/>
    <w:rsid w:val="004E3C5C"/>
    <w:rsid w:val="004E3F16"/>
    <w:rsid w:val="004E403A"/>
    <w:rsid w:val="004E4152"/>
    <w:rsid w:val="004E4540"/>
    <w:rsid w:val="004E4757"/>
    <w:rsid w:val="004E48BC"/>
    <w:rsid w:val="004E49F9"/>
    <w:rsid w:val="004E4B53"/>
    <w:rsid w:val="004E4CBE"/>
    <w:rsid w:val="004E4E94"/>
    <w:rsid w:val="004E4EE6"/>
    <w:rsid w:val="004E4F03"/>
    <w:rsid w:val="004E4FEE"/>
    <w:rsid w:val="004E52CF"/>
    <w:rsid w:val="004E54D7"/>
    <w:rsid w:val="004E55A1"/>
    <w:rsid w:val="004E5842"/>
    <w:rsid w:val="004E58F2"/>
    <w:rsid w:val="004E59C6"/>
    <w:rsid w:val="004E5A68"/>
    <w:rsid w:val="004E5ABA"/>
    <w:rsid w:val="004E5E2A"/>
    <w:rsid w:val="004E64DA"/>
    <w:rsid w:val="004E65D2"/>
    <w:rsid w:val="004E66AB"/>
    <w:rsid w:val="004E66C2"/>
    <w:rsid w:val="004E66E4"/>
    <w:rsid w:val="004E6729"/>
    <w:rsid w:val="004E6903"/>
    <w:rsid w:val="004E6948"/>
    <w:rsid w:val="004E6B5E"/>
    <w:rsid w:val="004E6B80"/>
    <w:rsid w:val="004E6BBB"/>
    <w:rsid w:val="004E6DB9"/>
    <w:rsid w:val="004E6DEF"/>
    <w:rsid w:val="004E6F79"/>
    <w:rsid w:val="004E70E5"/>
    <w:rsid w:val="004E7297"/>
    <w:rsid w:val="004E743D"/>
    <w:rsid w:val="004E75B9"/>
    <w:rsid w:val="004E771E"/>
    <w:rsid w:val="004E7AD5"/>
    <w:rsid w:val="004E7B0E"/>
    <w:rsid w:val="004E7B46"/>
    <w:rsid w:val="004E7BB0"/>
    <w:rsid w:val="004E7CA8"/>
    <w:rsid w:val="004E7DDE"/>
    <w:rsid w:val="004E7FD3"/>
    <w:rsid w:val="004F0172"/>
    <w:rsid w:val="004F047F"/>
    <w:rsid w:val="004F0494"/>
    <w:rsid w:val="004F0521"/>
    <w:rsid w:val="004F052E"/>
    <w:rsid w:val="004F0627"/>
    <w:rsid w:val="004F08AC"/>
    <w:rsid w:val="004F0AB3"/>
    <w:rsid w:val="004F0BC0"/>
    <w:rsid w:val="004F0BC5"/>
    <w:rsid w:val="004F0D11"/>
    <w:rsid w:val="004F0E52"/>
    <w:rsid w:val="004F0EA1"/>
    <w:rsid w:val="004F0F05"/>
    <w:rsid w:val="004F12E5"/>
    <w:rsid w:val="004F149E"/>
    <w:rsid w:val="004F14B7"/>
    <w:rsid w:val="004F16DC"/>
    <w:rsid w:val="004F183E"/>
    <w:rsid w:val="004F1DF2"/>
    <w:rsid w:val="004F21A6"/>
    <w:rsid w:val="004F22B5"/>
    <w:rsid w:val="004F274D"/>
    <w:rsid w:val="004F291A"/>
    <w:rsid w:val="004F2A57"/>
    <w:rsid w:val="004F2A96"/>
    <w:rsid w:val="004F2E93"/>
    <w:rsid w:val="004F2F69"/>
    <w:rsid w:val="004F3731"/>
    <w:rsid w:val="004F3798"/>
    <w:rsid w:val="004F38C5"/>
    <w:rsid w:val="004F3A10"/>
    <w:rsid w:val="004F3B17"/>
    <w:rsid w:val="004F3B37"/>
    <w:rsid w:val="004F3F5C"/>
    <w:rsid w:val="004F4086"/>
    <w:rsid w:val="004F40B1"/>
    <w:rsid w:val="004F47FB"/>
    <w:rsid w:val="004F49EE"/>
    <w:rsid w:val="004F49F7"/>
    <w:rsid w:val="004F4A0D"/>
    <w:rsid w:val="004F4A6B"/>
    <w:rsid w:val="004F4A90"/>
    <w:rsid w:val="004F4C2B"/>
    <w:rsid w:val="004F4EE8"/>
    <w:rsid w:val="004F5150"/>
    <w:rsid w:val="004F523D"/>
    <w:rsid w:val="004F5328"/>
    <w:rsid w:val="004F535B"/>
    <w:rsid w:val="004F54D7"/>
    <w:rsid w:val="004F5813"/>
    <w:rsid w:val="004F59DA"/>
    <w:rsid w:val="004F5CA8"/>
    <w:rsid w:val="004F5F83"/>
    <w:rsid w:val="004F5FC8"/>
    <w:rsid w:val="004F6244"/>
    <w:rsid w:val="004F66B5"/>
    <w:rsid w:val="004F6705"/>
    <w:rsid w:val="004F6774"/>
    <w:rsid w:val="004F6804"/>
    <w:rsid w:val="004F685B"/>
    <w:rsid w:val="004F6910"/>
    <w:rsid w:val="004F6B50"/>
    <w:rsid w:val="004F6B90"/>
    <w:rsid w:val="004F6DEE"/>
    <w:rsid w:val="004F7057"/>
    <w:rsid w:val="004F7173"/>
    <w:rsid w:val="004F71C2"/>
    <w:rsid w:val="004F71DD"/>
    <w:rsid w:val="004F7238"/>
    <w:rsid w:val="004F7286"/>
    <w:rsid w:val="004F733E"/>
    <w:rsid w:val="004F7345"/>
    <w:rsid w:val="004F737F"/>
    <w:rsid w:val="004F753A"/>
    <w:rsid w:val="004F754E"/>
    <w:rsid w:val="004F78A1"/>
    <w:rsid w:val="004F7A15"/>
    <w:rsid w:val="004F7B20"/>
    <w:rsid w:val="004F7CEC"/>
    <w:rsid w:val="004F7F30"/>
    <w:rsid w:val="004F7F8D"/>
    <w:rsid w:val="005005C4"/>
    <w:rsid w:val="005005E9"/>
    <w:rsid w:val="005007DB"/>
    <w:rsid w:val="0050091C"/>
    <w:rsid w:val="00500E1C"/>
    <w:rsid w:val="00500E9F"/>
    <w:rsid w:val="00500F2A"/>
    <w:rsid w:val="00500FFA"/>
    <w:rsid w:val="00501289"/>
    <w:rsid w:val="005013A4"/>
    <w:rsid w:val="0050189E"/>
    <w:rsid w:val="005018AA"/>
    <w:rsid w:val="00501979"/>
    <w:rsid w:val="00501BD6"/>
    <w:rsid w:val="00501F48"/>
    <w:rsid w:val="00501FF1"/>
    <w:rsid w:val="005021AB"/>
    <w:rsid w:val="005022CA"/>
    <w:rsid w:val="00502300"/>
    <w:rsid w:val="00502BD9"/>
    <w:rsid w:val="00502BF1"/>
    <w:rsid w:val="00502F9A"/>
    <w:rsid w:val="00502FA3"/>
    <w:rsid w:val="00503012"/>
    <w:rsid w:val="0050343C"/>
    <w:rsid w:val="005036FC"/>
    <w:rsid w:val="005038A0"/>
    <w:rsid w:val="005038C1"/>
    <w:rsid w:val="005039C6"/>
    <w:rsid w:val="00503B9C"/>
    <w:rsid w:val="00503BA3"/>
    <w:rsid w:val="00503BF2"/>
    <w:rsid w:val="00503D58"/>
    <w:rsid w:val="00503E8F"/>
    <w:rsid w:val="00503EFE"/>
    <w:rsid w:val="00504073"/>
    <w:rsid w:val="00504192"/>
    <w:rsid w:val="005041AF"/>
    <w:rsid w:val="00504410"/>
    <w:rsid w:val="00504609"/>
    <w:rsid w:val="005046E5"/>
    <w:rsid w:val="00504707"/>
    <w:rsid w:val="005047AA"/>
    <w:rsid w:val="00504A9B"/>
    <w:rsid w:val="00504BE2"/>
    <w:rsid w:val="00504CF9"/>
    <w:rsid w:val="00504F89"/>
    <w:rsid w:val="00505150"/>
    <w:rsid w:val="005051C2"/>
    <w:rsid w:val="00505347"/>
    <w:rsid w:val="0050543D"/>
    <w:rsid w:val="00505467"/>
    <w:rsid w:val="00505544"/>
    <w:rsid w:val="00505654"/>
    <w:rsid w:val="00505835"/>
    <w:rsid w:val="00505A55"/>
    <w:rsid w:val="00505A89"/>
    <w:rsid w:val="00505AB0"/>
    <w:rsid w:val="00505DB7"/>
    <w:rsid w:val="00505DEB"/>
    <w:rsid w:val="00505E02"/>
    <w:rsid w:val="0050650C"/>
    <w:rsid w:val="00506831"/>
    <w:rsid w:val="0050704B"/>
    <w:rsid w:val="005070E6"/>
    <w:rsid w:val="00507286"/>
    <w:rsid w:val="005074B6"/>
    <w:rsid w:val="005075BC"/>
    <w:rsid w:val="00507744"/>
    <w:rsid w:val="005077B2"/>
    <w:rsid w:val="005078E9"/>
    <w:rsid w:val="005079F9"/>
    <w:rsid w:val="0051017C"/>
    <w:rsid w:val="005104C8"/>
    <w:rsid w:val="005104CC"/>
    <w:rsid w:val="0051057B"/>
    <w:rsid w:val="00510D88"/>
    <w:rsid w:val="00510FFD"/>
    <w:rsid w:val="00511152"/>
    <w:rsid w:val="005111FB"/>
    <w:rsid w:val="005112A7"/>
    <w:rsid w:val="005113D7"/>
    <w:rsid w:val="00511453"/>
    <w:rsid w:val="0051157D"/>
    <w:rsid w:val="005115ED"/>
    <w:rsid w:val="0051172B"/>
    <w:rsid w:val="00511860"/>
    <w:rsid w:val="00511996"/>
    <w:rsid w:val="0051199E"/>
    <w:rsid w:val="00511B62"/>
    <w:rsid w:val="00511B78"/>
    <w:rsid w:val="00511D87"/>
    <w:rsid w:val="00511FCB"/>
    <w:rsid w:val="00511FFD"/>
    <w:rsid w:val="0051200C"/>
    <w:rsid w:val="00512043"/>
    <w:rsid w:val="0051226D"/>
    <w:rsid w:val="0051232E"/>
    <w:rsid w:val="005126C1"/>
    <w:rsid w:val="00512975"/>
    <w:rsid w:val="00512CB2"/>
    <w:rsid w:val="00512D10"/>
    <w:rsid w:val="0051335D"/>
    <w:rsid w:val="0051336E"/>
    <w:rsid w:val="005135B2"/>
    <w:rsid w:val="005139BA"/>
    <w:rsid w:val="00513A51"/>
    <w:rsid w:val="00513D5A"/>
    <w:rsid w:val="00513DEB"/>
    <w:rsid w:val="00513E2F"/>
    <w:rsid w:val="0051420E"/>
    <w:rsid w:val="00514413"/>
    <w:rsid w:val="00514848"/>
    <w:rsid w:val="0051496A"/>
    <w:rsid w:val="00514993"/>
    <w:rsid w:val="00514DD6"/>
    <w:rsid w:val="00515044"/>
    <w:rsid w:val="00515155"/>
    <w:rsid w:val="0051528F"/>
    <w:rsid w:val="0051571C"/>
    <w:rsid w:val="00515743"/>
    <w:rsid w:val="005159B1"/>
    <w:rsid w:val="00515A4D"/>
    <w:rsid w:val="00515D8A"/>
    <w:rsid w:val="00515DF7"/>
    <w:rsid w:val="00516063"/>
    <w:rsid w:val="00516459"/>
    <w:rsid w:val="005164C9"/>
    <w:rsid w:val="005166F9"/>
    <w:rsid w:val="0051676F"/>
    <w:rsid w:val="005169C2"/>
    <w:rsid w:val="00516EB8"/>
    <w:rsid w:val="00516F38"/>
    <w:rsid w:val="00516F9D"/>
    <w:rsid w:val="005172FE"/>
    <w:rsid w:val="005175A5"/>
    <w:rsid w:val="005176DB"/>
    <w:rsid w:val="005176E9"/>
    <w:rsid w:val="00517724"/>
    <w:rsid w:val="00517837"/>
    <w:rsid w:val="005179B4"/>
    <w:rsid w:val="00517ABE"/>
    <w:rsid w:val="00517AE0"/>
    <w:rsid w:val="00517EEE"/>
    <w:rsid w:val="005200AF"/>
    <w:rsid w:val="00520116"/>
    <w:rsid w:val="00520257"/>
    <w:rsid w:val="005203D4"/>
    <w:rsid w:val="00520477"/>
    <w:rsid w:val="0052055C"/>
    <w:rsid w:val="0052061E"/>
    <w:rsid w:val="005206AE"/>
    <w:rsid w:val="00520AE1"/>
    <w:rsid w:val="00520DF7"/>
    <w:rsid w:val="00520E22"/>
    <w:rsid w:val="005211EB"/>
    <w:rsid w:val="005212DF"/>
    <w:rsid w:val="00521486"/>
    <w:rsid w:val="005215E6"/>
    <w:rsid w:val="00521CB4"/>
    <w:rsid w:val="00521DDD"/>
    <w:rsid w:val="0052244A"/>
    <w:rsid w:val="0052273B"/>
    <w:rsid w:val="0052279D"/>
    <w:rsid w:val="005227CC"/>
    <w:rsid w:val="00523243"/>
    <w:rsid w:val="00523311"/>
    <w:rsid w:val="0052333D"/>
    <w:rsid w:val="0052373F"/>
    <w:rsid w:val="005238AB"/>
    <w:rsid w:val="00523924"/>
    <w:rsid w:val="00523A27"/>
    <w:rsid w:val="00523A4D"/>
    <w:rsid w:val="00523B7E"/>
    <w:rsid w:val="00523FF5"/>
    <w:rsid w:val="005240DA"/>
    <w:rsid w:val="005241FC"/>
    <w:rsid w:val="005245D6"/>
    <w:rsid w:val="005246E0"/>
    <w:rsid w:val="00524701"/>
    <w:rsid w:val="005248F6"/>
    <w:rsid w:val="0052499E"/>
    <w:rsid w:val="00524A88"/>
    <w:rsid w:val="00524E52"/>
    <w:rsid w:val="005254F9"/>
    <w:rsid w:val="00525618"/>
    <w:rsid w:val="00525A46"/>
    <w:rsid w:val="00525B92"/>
    <w:rsid w:val="00525C98"/>
    <w:rsid w:val="00525CEF"/>
    <w:rsid w:val="00525DFF"/>
    <w:rsid w:val="00525F07"/>
    <w:rsid w:val="00526125"/>
    <w:rsid w:val="005262A1"/>
    <w:rsid w:val="0052632B"/>
    <w:rsid w:val="005263BC"/>
    <w:rsid w:val="005263C2"/>
    <w:rsid w:val="005263C9"/>
    <w:rsid w:val="00526513"/>
    <w:rsid w:val="005266FE"/>
    <w:rsid w:val="00526814"/>
    <w:rsid w:val="0052698A"/>
    <w:rsid w:val="00526A1C"/>
    <w:rsid w:val="00526D59"/>
    <w:rsid w:val="00526F00"/>
    <w:rsid w:val="0052716F"/>
    <w:rsid w:val="005271BA"/>
    <w:rsid w:val="005272DE"/>
    <w:rsid w:val="00527339"/>
    <w:rsid w:val="00527644"/>
    <w:rsid w:val="005278E5"/>
    <w:rsid w:val="005279AD"/>
    <w:rsid w:val="00527C17"/>
    <w:rsid w:val="00527CF8"/>
    <w:rsid w:val="00527E46"/>
    <w:rsid w:val="00530029"/>
    <w:rsid w:val="0053013D"/>
    <w:rsid w:val="005301A3"/>
    <w:rsid w:val="005302F9"/>
    <w:rsid w:val="0053042A"/>
    <w:rsid w:val="00530479"/>
    <w:rsid w:val="00530573"/>
    <w:rsid w:val="005307BF"/>
    <w:rsid w:val="005308D2"/>
    <w:rsid w:val="00530A13"/>
    <w:rsid w:val="00531164"/>
    <w:rsid w:val="00531330"/>
    <w:rsid w:val="00531381"/>
    <w:rsid w:val="005314F1"/>
    <w:rsid w:val="005315DE"/>
    <w:rsid w:val="0053175A"/>
    <w:rsid w:val="0053180A"/>
    <w:rsid w:val="00531DAC"/>
    <w:rsid w:val="0053200C"/>
    <w:rsid w:val="005320D8"/>
    <w:rsid w:val="00532227"/>
    <w:rsid w:val="00532256"/>
    <w:rsid w:val="00532277"/>
    <w:rsid w:val="0053242D"/>
    <w:rsid w:val="005324D3"/>
    <w:rsid w:val="00532533"/>
    <w:rsid w:val="005326D0"/>
    <w:rsid w:val="0053270B"/>
    <w:rsid w:val="005329D5"/>
    <w:rsid w:val="005331F0"/>
    <w:rsid w:val="00533434"/>
    <w:rsid w:val="00533601"/>
    <w:rsid w:val="005336A8"/>
    <w:rsid w:val="00533C62"/>
    <w:rsid w:val="00533D83"/>
    <w:rsid w:val="00534067"/>
    <w:rsid w:val="00534068"/>
    <w:rsid w:val="00534295"/>
    <w:rsid w:val="0053435D"/>
    <w:rsid w:val="00534898"/>
    <w:rsid w:val="00534BF5"/>
    <w:rsid w:val="00534D1D"/>
    <w:rsid w:val="00534E43"/>
    <w:rsid w:val="00534F45"/>
    <w:rsid w:val="00535046"/>
    <w:rsid w:val="005350DE"/>
    <w:rsid w:val="00535230"/>
    <w:rsid w:val="00535265"/>
    <w:rsid w:val="005353CD"/>
    <w:rsid w:val="0053540E"/>
    <w:rsid w:val="005358BF"/>
    <w:rsid w:val="005358CD"/>
    <w:rsid w:val="00535A94"/>
    <w:rsid w:val="00535AA4"/>
    <w:rsid w:val="00535C9D"/>
    <w:rsid w:val="00535CB6"/>
    <w:rsid w:val="00535D9D"/>
    <w:rsid w:val="00535DB5"/>
    <w:rsid w:val="00535FA8"/>
    <w:rsid w:val="00536341"/>
    <w:rsid w:val="00536370"/>
    <w:rsid w:val="005368D8"/>
    <w:rsid w:val="00536A5A"/>
    <w:rsid w:val="00536A8D"/>
    <w:rsid w:val="00536B0C"/>
    <w:rsid w:val="00536B84"/>
    <w:rsid w:val="00536C1D"/>
    <w:rsid w:val="00536D45"/>
    <w:rsid w:val="00536FBE"/>
    <w:rsid w:val="00537332"/>
    <w:rsid w:val="005376C4"/>
    <w:rsid w:val="00537732"/>
    <w:rsid w:val="0053782D"/>
    <w:rsid w:val="00537906"/>
    <w:rsid w:val="00537990"/>
    <w:rsid w:val="00537CA8"/>
    <w:rsid w:val="00540158"/>
    <w:rsid w:val="00540734"/>
    <w:rsid w:val="00540994"/>
    <w:rsid w:val="00540A5B"/>
    <w:rsid w:val="00540A9F"/>
    <w:rsid w:val="00540D36"/>
    <w:rsid w:val="00540ED0"/>
    <w:rsid w:val="00541037"/>
    <w:rsid w:val="0054105B"/>
    <w:rsid w:val="00541159"/>
    <w:rsid w:val="0054148E"/>
    <w:rsid w:val="005414B1"/>
    <w:rsid w:val="00541520"/>
    <w:rsid w:val="0054158F"/>
    <w:rsid w:val="005416B9"/>
    <w:rsid w:val="00541834"/>
    <w:rsid w:val="005419DD"/>
    <w:rsid w:val="00541B61"/>
    <w:rsid w:val="00541DBB"/>
    <w:rsid w:val="00542122"/>
    <w:rsid w:val="00542480"/>
    <w:rsid w:val="00542580"/>
    <w:rsid w:val="005428FD"/>
    <w:rsid w:val="00542BE1"/>
    <w:rsid w:val="00542CF6"/>
    <w:rsid w:val="00542D6E"/>
    <w:rsid w:val="00542F1D"/>
    <w:rsid w:val="0054309E"/>
    <w:rsid w:val="00543159"/>
    <w:rsid w:val="005434E3"/>
    <w:rsid w:val="0054361F"/>
    <w:rsid w:val="00543802"/>
    <w:rsid w:val="005438CD"/>
    <w:rsid w:val="00543EE7"/>
    <w:rsid w:val="00543FE0"/>
    <w:rsid w:val="00544018"/>
    <w:rsid w:val="00544165"/>
    <w:rsid w:val="00544285"/>
    <w:rsid w:val="00544333"/>
    <w:rsid w:val="005446AD"/>
    <w:rsid w:val="005449D4"/>
    <w:rsid w:val="00544C8A"/>
    <w:rsid w:val="00544DC6"/>
    <w:rsid w:val="00544E0E"/>
    <w:rsid w:val="0054516D"/>
    <w:rsid w:val="005451C8"/>
    <w:rsid w:val="005453D9"/>
    <w:rsid w:val="0054585D"/>
    <w:rsid w:val="00545967"/>
    <w:rsid w:val="00545A5F"/>
    <w:rsid w:val="00545F9F"/>
    <w:rsid w:val="005467EC"/>
    <w:rsid w:val="0054681C"/>
    <w:rsid w:val="00546828"/>
    <w:rsid w:val="005468F7"/>
    <w:rsid w:val="005469B6"/>
    <w:rsid w:val="00546AA2"/>
    <w:rsid w:val="00546B6D"/>
    <w:rsid w:val="005471C7"/>
    <w:rsid w:val="0054723E"/>
    <w:rsid w:val="00547254"/>
    <w:rsid w:val="005475D2"/>
    <w:rsid w:val="00547611"/>
    <w:rsid w:val="0054787B"/>
    <w:rsid w:val="00547885"/>
    <w:rsid w:val="00547979"/>
    <w:rsid w:val="00547A8C"/>
    <w:rsid w:val="00547AE5"/>
    <w:rsid w:val="00547B8C"/>
    <w:rsid w:val="00547C51"/>
    <w:rsid w:val="00547C99"/>
    <w:rsid w:val="00547D6E"/>
    <w:rsid w:val="00547E3F"/>
    <w:rsid w:val="00547F0D"/>
    <w:rsid w:val="00550203"/>
    <w:rsid w:val="0055033B"/>
    <w:rsid w:val="00550657"/>
    <w:rsid w:val="005506E5"/>
    <w:rsid w:val="0055076A"/>
    <w:rsid w:val="005507A1"/>
    <w:rsid w:val="0055094F"/>
    <w:rsid w:val="00550A98"/>
    <w:rsid w:val="00550B1C"/>
    <w:rsid w:val="00550D15"/>
    <w:rsid w:val="00550D35"/>
    <w:rsid w:val="005511D8"/>
    <w:rsid w:val="00551582"/>
    <w:rsid w:val="005515F6"/>
    <w:rsid w:val="0055179A"/>
    <w:rsid w:val="0055190C"/>
    <w:rsid w:val="0055198B"/>
    <w:rsid w:val="00551A35"/>
    <w:rsid w:val="00551B7B"/>
    <w:rsid w:val="00551F55"/>
    <w:rsid w:val="00551FE8"/>
    <w:rsid w:val="005521D1"/>
    <w:rsid w:val="005522FF"/>
    <w:rsid w:val="00552441"/>
    <w:rsid w:val="0055250A"/>
    <w:rsid w:val="005528E2"/>
    <w:rsid w:val="00552A94"/>
    <w:rsid w:val="00552CE8"/>
    <w:rsid w:val="00552D24"/>
    <w:rsid w:val="00552D53"/>
    <w:rsid w:val="00552DCC"/>
    <w:rsid w:val="00552FD1"/>
    <w:rsid w:val="0055327F"/>
    <w:rsid w:val="0055332B"/>
    <w:rsid w:val="0055336C"/>
    <w:rsid w:val="005533A5"/>
    <w:rsid w:val="005533CA"/>
    <w:rsid w:val="0055354D"/>
    <w:rsid w:val="0055358C"/>
    <w:rsid w:val="005535BF"/>
    <w:rsid w:val="00553631"/>
    <w:rsid w:val="00553A71"/>
    <w:rsid w:val="00553BDA"/>
    <w:rsid w:val="00553D32"/>
    <w:rsid w:val="00553D33"/>
    <w:rsid w:val="00553E88"/>
    <w:rsid w:val="00553F98"/>
    <w:rsid w:val="00554025"/>
    <w:rsid w:val="00554437"/>
    <w:rsid w:val="00554634"/>
    <w:rsid w:val="005547E1"/>
    <w:rsid w:val="005549D2"/>
    <w:rsid w:val="00554A98"/>
    <w:rsid w:val="00554DCE"/>
    <w:rsid w:val="00554FAD"/>
    <w:rsid w:val="0055510B"/>
    <w:rsid w:val="0055515B"/>
    <w:rsid w:val="00555550"/>
    <w:rsid w:val="005555CE"/>
    <w:rsid w:val="00555682"/>
    <w:rsid w:val="00555AD4"/>
    <w:rsid w:val="00555CC0"/>
    <w:rsid w:val="00555DF7"/>
    <w:rsid w:val="00555FF6"/>
    <w:rsid w:val="00556217"/>
    <w:rsid w:val="005566A2"/>
    <w:rsid w:val="005566C6"/>
    <w:rsid w:val="005567CD"/>
    <w:rsid w:val="0055685D"/>
    <w:rsid w:val="005568FB"/>
    <w:rsid w:val="0055695E"/>
    <w:rsid w:val="00556D9C"/>
    <w:rsid w:val="00556EC7"/>
    <w:rsid w:val="00556F09"/>
    <w:rsid w:val="00556F3A"/>
    <w:rsid w:val="0055726E"/>
    <w:rsid w:val="0055769C"/>
    <w:rsid w:val="00557754"/>
    <w:rsid w:val="005577D8"/>
    <w:rsid w:val="0055786C"/>
    <w:rsid w:val="00557A41"/>
    <w:rsid w:val="00557C00"/>
    <w:rsid w:val="00557CF6"/>
    <w:rsid w:val="00557D41"/>
    <w:rsid w:val="00557DAE"/>
    <w:rsid w:val="00557E37"/>
    <w:rsid w:val="00557E91"/>
    <w:rsid w:val="005600DA"/>
    <w:rsid w:val="00560395"/>
    <w:rsid w:val="00560645"/>
    <w:rsid w:val="0056068D"/>
    <w:rsid w:val="005608C5"/>
    <w:rsid w:val="00560914"/>
    <w:rsid w:val="005609E4"/>
    <w:rsid w:val="005609FE"/>
    <w:rsid w:val="00560ABC"/>
    <w:rsid w:val="00560C56"/>
    <w:rsid w:val="00560D66"/>
    <w:rsid w:val="00560FEA"/>
    <w:rsid w:val="00561409"/>
    <w:rsid w:val="005614A2"/>
    <w:rsid w:val="00561518"/>
    <w:rsid w:val="005618DA"/>
    <w:rsid w:val="00561A07"/>
    <w:rsid w:val="00561A45"/>
    <w:rsid w:val="00561A93"/>
    <w:rsid w:val="00561B66"/>
    <w:rsid w:val="00561C24"/>
    <w:rsid w:val="00561D1D"/>
    <w:rsid w:val="00562302"/>
    <w:rsid w:val="00562623"/>
    <w:rsid w:val="005626CD"/>
    <w:rsid w:val="005628A1"/>
    <w:rsid w:val="005628E2"/>
    <w:rsid w:val="00562AE8"/>
    <w:rsid w:val="00562CDB"/>
    <w:rsid w:val="00562D2C"/>
    <w:rsid w:val="00562D3B"/>
    <w:rsid w:val="005634FB"/>
    <w:rsid w:val="00563599"/>
    <w:rsid w:val="0056360E"/>
    <w:rsid w:val="00563623"/>
    <w:rsid w:val="005637B0"/>
    <w:rsid w:val="00563A3F"/>
    <w:rsid w:val="005641B4"/>
    <w:rsid w:val="005641DB"/>
    <w:rsid w:val="00564314"/>
    <w:rsid w:val="00564349"/>
    <w:rsid w:val="0056439A"/>
    <w:rsid w:val="0056439B"/>
    <w:rsid w:val="0056483D"/>
    <w:rsid w:val="00564C79"/>
    <w:rsid w:val="00564E91"/>
    <w:rsid w:val="00565345"/>
    <w:rsid w:val="0056536C"/>
    <w:rsid w:val="005653F4"/>
    <w:rsid w:val="00565592"/>
    <w:rsid w:val="00565671"/>
    <w:rsid w:val="00565868"/>
    <w:rsid w:val="00565999"/>
    <w:rsid w:val="00565C99"/>
    <w:rsid w:val="00565E1F"/>
    <w:rsid w:val="00565EB7"/>
    <w:rsid w:val="00565F83"/>
    <w:rsid w:val="00566066"/>
    <w:rsid w:val="00566118"/>
    <w:rsid w:val="00566123"/>
    <w:rsid w:val="005663D1"/>
    <w:rsid w:val="00566578"/>
    <w:rsid w:val="005665BE"/>
    <w:rsid w:val="00566740"/>
    <w:rsid w:val="0056695A"/>
    <w:rsid w:val="00566DB9"/>
    <w:rsid w:val="00566F98"/>
    <w:rsid w:val="0056709B"/>
    <w:rsid w:val="00567104"/>
    <w:rsid w:val="0056710E"/>
    <w:rsid w:val="00567114"/>
    <w:rsid w:val="00567164"/>
    <w:rsid w:val="0056728F"/>
    <w:rsid w:val="00567413"/>
    <w:rsid w:val="00567841"/>
    <w:rsid w:val="00567921"/>
    <w:rsid w:val="005679AE"/>
    <w:rsid w:val="00567D82"/>
    <w:rsid w:val="00567DB5"/>
    <w:rsid w:val="005701CC"/>
    <w:rsid w:val="00570344"/>
    <w:rsid w:val="005705FC"/>
    <w:rsid w:val="00570723"/>
    <w:rsid w:val="00570731"/>
    <w:rsid w:val="00570797"/>
    <w:rsid w:val="00570880"/>
    <w:rsid w:val="0057092A"/>
    <w:rsid w:val="00571040"/>
    <w:rsid w:val="00571058"/>
    <w:rsid w:val="005710F7"/>
    <w:rsid w:val="005711C4"/>
    <w:rsid w:val="0057146F"/>
    <w:rsid w:val="005715BA"/>
    <w:rsid w:val="005717A2"/>
    <w:rsid w:val="00571916"/>
    <w:rsid w:val="0057191D"/>
    <w:rsid w:val="00571E30"/>
    <w:rsid w:val="00571EDE"/>
    <w:rsid w:val="00571FE9"/>
    <w:rsid w:val="0057215E"/>
    <w:rsid w:val="00572289"/>
    <w:rsid w:val="00572337"/>
    <w:rsid w:val="005724BD"/>
    <w:rsid w:val="00572633"/>
    <w:rsid w:val="0057285A"/>
    <w:rsid w:val="00572BF6"/>
    <w:rsid w:val="00572C6E"/>
    <w:rsid w:val="00572CDF"/>
    <w:rsid w:val="005730A0"/>
    <w:rsid w:val="0057312C"/>
    <w:rsid w:val="00573768"/>
    <w:rsid w:val="00573802"/>
    <w:rsid w:val="00573918"/>
    <w:rsid w:val="00573B29"/>
    <w:rsid w:val="00573C5D"/>
    <w:rsid w:val="00573DEA"/>
    <w:rsid w:val="00573EBE"/>
    <w:rsid w:val="00574099"/>
    <w:rsid w:val="0057432E"/>
    <w:rsid w:val="00574498"/>
    <w:rsid w:val="0057466F"/>
    <w:rsid w:val="00574B0A"/>
    <w:rsid w:val="00574BE5"/>
    <w:rsid w:val="00574C20"/>
    <w:rsid w:val="00574E78"/>
    <w:rsid w:val="0057512A"/>
    <w:rsid w:val="00575207"/>
    <w:rsid w:val="00575317"/>
    <w:rsid w:val="00575632"/>
    <w:rsid w:val="00575798"/>
    <w:rsid w:val="005757B6"/>
    <w:rsid w:val="00575868"/>
    <w:rsid w:val="00575993"/>
    <w:rsid w:val="00575B01"/>
    <w:rsid w:val="00575C1B"/>
    <w:rsid w:val="00575CE7"/>
    <w:rsid w:val="00575E89"/>
    <w:rsid w:val="00575FB3"/>
    <w:rsid w:val="0057608D"/>
    <w:rsid w:val="0057626D"/>
    <w:rsid w:val="00576420"/>
    <w:rsid w:val="00576457"/>
    <w:rsid w:val="0057651A"/>
    <w:rsid w:val="005765B9"/>
    <w:rsid w:val="005766A9"/>
    <w:rsid w:val="005767A5"/>
    <w:rsid w:val="005769A5"/>
    <w:rsid w:val="00576AC8"/>
    <w:rsid w:val="00576D84"/>
    <w:rsid w:val="00576E63"/>
    <w:rsid w:val="0057702A"/>
    <w:rsid w:val="00577074"/>
    <w:rsid w:val="0057734C"/>
    <w:rsid w:val="00577712"/>
    <w:rsid w:val="005778C9"/>
    <w:rsid w:val="0057796C"/>
    <w:rsid w:val="00577A06"/>
    <w:rsid w:val="00577A3B"/>
    <w:rsid w:val="00577A93"/>
    <w:rsid w:val="00577C58"/>
    <w:rsid w:val="00577DEB"/>
    <w:rsid w:val="005801CC"/>
    <w:rsid w:val="005801E1"/>
    <w:rsid w:val="0058029F"/>
    <w:rsid w:val="0058041C"/>
    <w:rsid w:val="0058048C"/>
    <w:rsid w:val="0058059D"/>
    <w:rsid w:val="005805B2"/>
    <w:rsid w:val="00580679"/>
    <w:rsid w:val="00580702"/>
    <w:rsid w:val="0058084F"/>
    <w:rsid w:val="005809AD"/>
    <w:rsid w:val="005810B2"/>
    <w:rsid w:val="005811E6"/>
    <w:rsid w:val="00581226"/>
    <w:rsid w:val="0058142D"/>
    <w:rsid w:val="005814B6"/>
    <w:rsid w:val="005815F6"/>
    <w:rsid w:val="00581697"/>
    <w:rsid w:val="005817F3"/>
    <w:rsid w:val="00581AD1"/>
    <w:rsid w:val="00581BB5"/>
    <w:rsid w:val="00582178"/>
    <w:rsid w:val="00582345"/>
    <w:rsid w:val="00582460"/>
    <w:rsid w:val="00582649"/>
    <w:rsid w:val="0058276B"/>
    <w:rsid w:val="00582851"/>
    <w:rsid w:val="005829C9"/>
    <w:rsid w:val="00582CA4"/>
    <w:rsid w:val="00582CA5"/>
    <w:rsid w:val="00582DB6"/>
    <w:rsid w:val="00582DD0"/>
    <w:rsid w:val="00582DD9"/>
    <w:rsid w:val="00582E15"/>
    <w:rsid w:val="00582F1A"/>
    <w:rsid w:val="005831F8"/>
    <w:rsid w:val="00583232"/>
    <w:rsid w:val="00583390"/>
    <w:rsid w:val="005834A2"/>
    <w:rsid w:val="005834F9"/>
    <w:rsid w:val="00583612"/>
    <w:rsid w:val="00583740"/>
    <w:rsid w:val="0058389B"/>
    <w:rsid w:val="005839A2"/>
    <w:rsid w:val="00583D64"/>
    <w:rsid w:val="005840BB"/>
    <w:rsid w:val="005841A8"/>
    <w:rsid w:val="0058427C"/>
    <w:rsid w:val="005843E4"/>
    <w:rsid w:val="005843EC"/>
    <w:rsid w:val="005844B1"/>
    <w:rsid w:val="005844FC"/>
    <w:rsid w:val="00584543"/>
    <w:rsid w:val="00584557"/>
    <w:rsid w:val="005846FD"/>
    <w:rsid w:val="00584789"/>
    <w:rsid w:val="00584A4E"/>
    <w:rsid w:val="00584BCA"/>
    <w:rsid w:val="00584CF9"/>
    <w:rsid w:val="00584E6F"/>
    <w:rsid w:val="00584F85"/>
    <w:rsid w:val="00584FD4"/>
    <w:rsid w:val="005850E1"/>
    <w:rsid w:val="005850EC"/>
    <w:rsid w:val="005853A1"/>
    <w:rsid w:val="0058548C"/>
    <w:rsid w:val="0058561C"/>
    <w:rsid w:val="00585D6D"/>
    <w:rsid w:val="00586161"/>
    <w:rsid w:val="0058620B"/>
    <w:rsid w:val="005862FF"/>
    <w:rsid w:val="00586695"/>
    <w:rsid w:val="0058699B"/>
    <w:rsid w:val="00586CD3"/>
    <w:rsid w:val="00586D17"/>
    <w:rsid w:val="00587016"/>
    <w:rsid w:val="005876DC"/>
    <w:rsid w:val="0058771A"/>
    <w:rsid w:val="005879B9"/>
    <w:rsid w:val="00587A74"/>
    <w:rsid w:val="00587C66"/>
    <w:rsid w:val="00587E05"/>
    <w:rsid w:val="00587E7F"/>
    <w:rsid w:val="005900DE"/>
    <w:rsid w:val="005902F2"/>
    <w:rsid w:val="0059033B"/>
    <w:rsid w:val="00590466"/>
    <w:rsid w:val="00590486"/>
    <w:rsid w:val="0059050C"/>
    <w:rsid w:val="0059070E"/>
    <w:rsid w:val="00590810"/>
    <w:rsid w:val="005908B3"/>
    <w:rsid w:val="00590A1D"/>
    <w:rsid w:val="00590C9E"/>
    <w:rsid w:val="00590D8E"/>
    <w:rsid w:val="00590F3B"/>
    <w:rsid w:val="00590FD2"/>
    <w:rsid w:val="005911D4"/>
    <w:rsid w:val="005918E0"/>
    <w:rsid w:val="00591C9B"/>
    <w:rsid w:val="005923DC"/>
    <w:rsid w:val="005926C5"/>
    <w:rsid w:val="005927AA"/>
    <w:rsid w:val="005927E2"/>
    <w:rsid w:val="00592833"/>
    <w:rsid w:val="00592EC8"/>
    <w:rsid w:val="00592F70"/>
    <w:rsid w:val="0059343D"/>
    <w:rsid w:val="00593466"/>
    <w:rsid w:val="0059353B"/>
    <w:rsid w:val="005935B5"/>
    <w:rsid w:val="005939E0"/>
    <w:rsid w:val="00593A23"/>
    <w:rsid w:val="00593A32"/>
    <w:rsid w:val="00593B74"/>
    <w:rsid w:val="00593D03"/>
    <w:rsid w:val="00593E4C"/>
    <w:rsid w:val="00593E56"/>
    <w:rsid w:val="00593F8F"/>
    <w:rsid w:val="0059408F"/>
    <w:rsid w:val="00594105"/>
    <w:rsid w:val="0059432A"/>
    <w:rsid w:val="005944FE"/>
    <w:rsid w:val="005945BB"/>
    <w:rsid w:val="005946C0"/>
    <w:rsid w:val="0059470E"/>
    <w:rsid w:val="00594820"/>
    <w:rsid w:val="00594855"/>
    <w:rsid w:val="00594C24"/>
    <w:rsid w:val="00594D0F"/>
    <w:rsid w:val="005951D3"/>
    <w:rsid w:val="0059531D"/>
    <w:rsid w:val="00595366"/>
    <w:rsid w:val="00595A51"/>
    <w:rsid w:val="00595BE7"/>
    <w:rsid w:val="00595EE6"/>
    <w:rsid w:val="005961CE"/>
    <w:rsid w:val="00596476"/>
    <w:rsid w:val="005966CD"/>
    <w:rsid w:val="0059670B"/>
    <w:rsid w:val="00596796"/>
    <w:rsid w:val="005969A4"/>
    <w:rsid w:val="00596A87"/>
    <w:rsid w:val="00596CF6"/>
    <w:rsid w:val="00596D92"/>
    <w:rsid w:val="00596E04"/>
    <w:rsid w:val="00597028"/>
    <w:rsid w:val="00597359"/>
    <w:rsid w:val="00597373"/>
    <w:rsid w:val="00597411"/>
    <w:rsid w:val="00597484"/>
    <w:rsid w:val="0059754F"/>
    <w:rsid w:val="005976B4"/>
    <w:rsid w:val="005977FA"/>
    <w:rsid w:val="00597DFA"/>
    <w:rsid w:val="005A031D"/>
    <w:rsid w:val="005A0496"/>
    <w:rsid w:val="005A08B6"/>
    <w:rsid w:val="005A09C3"/>
    <w:rsid w:val="005A09D4"/>
    <w:rsid w:val="005A0AB2"/>
    <w:rsid w:val="005A0B11"/>
    <w:rsid w:val="005A0BD3"/>
    <w:rsid w:val="005A0E65"/>
    <w:rsid w:val="005A0FC0"/>
    <w:rsid w:val="005A1029"/>
    <w:rsid w:val="005A1186"/>
    <w:rsid w:val="005A1303"/>
    <w:rsid w:val="005A14BA"/>
    <w:rsid w:val="005A14BE"/>
    <w:rsid w:val="005A155B"/>
    <w:rsid w:val="005A160F"/>
    <w:rsid w:val="005A16BD"/>
    <w:rsid w:val="005A1887"/>
    <w:rsid w:val="005A1949"/>
    <w:rsid w:val="005A194D"/>
    <w:rsid w:val="005A200A"/>
    <w:rsid w:val="005A20E3"/>
    <w:rsid w:val="005A235D"/>
    <w:rsid w:val="005A27A2"/>
    <w:rsid w:val="005A29AF"/>
    <w:rsid w:val="005A2DA7"/>
    <w:rsid w:val="005A2E66"/>
    <w:rsid w:val="005A311D"/>
    <w:rsid w:val="005A36AA"/>
    <w:rsid w:val="005A3721"/>
    <w:rsid w:val="005A382F"/>
    <w:rsid w:val="005A3E75"/>
    <w:rsid w:val="005A403C"/>
    <w:rsid w:val="005A4397"/>
    <w:rsid w:val="005A47D3"/>
    <w:rsid w:val="005A47D9"/>
    <w:rsid w:val="005A483B"/>
    <w:rsid w:val="005A489C"/>
    <w:rsid w:val="005A4962"/>
    <w:rsid w:val="005A4A93"/>
    <w:rsid w:val="005A4FDD"/>
    <w:rsid w:val="005A4FFD"/>
    <w:rsid w:val="005A50F8"/>
    <w:rsid w:val="005A53E8"/>
    <w:rsid w:val="005A573B"/>
    <w:rsid w:val="005A5847"/>
    <w:rsid w:val="005A59BB"/>
    <w:rsid w:val="005A5CA4"/>
    <w:rsid w:val="005A5D18"/>
    <w:rsid w:val="005A5E3F"/>
    <w:rsid w:val="005A6192"/>
    <w:rsid w:val="005A6372"/>
    <w:rsid w:val="005A653A"/>
    <w:rsid w:val="005A6595"/>
    <w:rsid w:val="005A6676"/>
    <w:rsid w:val="005A66A5"/>
    <w:rsid w:val="005A6765"/>
    <w:rsid w:val="005A6769"/>
    <w:rsid w:val="005A6ABB"/>
    <w:rsid w:val="005A6AC2"/>
    <w:rsid w:val="005A6D15"/>
    <w:rsid w:val="005A7163"/>
    <w:rsid w:val="005A71DA"/>
    <w:rsid w:val="005A71F9"/>
    <w:rsid w:val="005A76B1"/>
    <w:rsid w:val="005A7A16"/>
    <w:rsid w:val="005A7AB9"/>
    <w:rsid w:val="005A7CAD"/>
    <w:rsid w:val="005A7D2A"/>
    <w:rsid w:val="005B0067"/>
    <w:rsid w:val="005B00E9"/>
    <w:rsid w:val="005B069F"/>
    <w:rsid w:val="005B0718"/>
    <w:rsid w:val="005B0733"/>
    <w:rsid w:val="005B07AE"/>
    <w:rsid w:val="005B085E"/>
    <w:rsid w:val="005B08A5"/>
    <w:rsid w:val="005B08D5"/>
    <w:rsid w:val="005B096F"/>
    <w:rsid w:val="005B0AB9"/>
    <w:rsid w:val="005B0B3E"/>
    <w:rsid w:val="005B0BAF"/>
    <w:rsid w:val="005B1012"/>
    <w:rsid w:val="005B1058"/>
    <w:rsid w:val="005B111D"/>
    <w:rsid w:val="005B111F"/>
    <w:rsid w:val="005B1154"/>
    <w:rsid w:val="005B12DF"/>
    <w:rsid w:val="005B139C"/>
    <w:rsid w:val="005B13CE"/>
    <w:rsid w:val="005B141D"/>
    <w:rsid w:val="005B147F"/>
    <w:rsid w:val="005B1996"/>
    <w:rsid w:val="005B1AC5"/>
    <w:rsid w:val="005B1B65"/>
    <w:rsid w:val="005B1C95"/>
    <w:rsid w:val="005B1EA5"/>
    <w:rsid w:val="005B1F2F"/>
    <w:rsid w:val="005B20B7"/>
    <w:rsid w:val="005B23BC"/>
    <w:rsid w:val="005B23F2"/>
    <w:rsid w:val="005B24EE"/>
    <w:rsid w:val="005B27D3"/>
    <w:rsid w:val="005B27F0"/>
    <w:rsid w:val="005B291B"/>
    <w:rsid w:val="005B291E"/>
    <w:rsid w:val="005B295D"/>
    <w:rsid w:val="005B29BA"/>
    <w:rsid w:val="005B2CD2"/>
    <w:rsid w:val="005B2DA0"/>
    <w:rsid w:val="005B2ECB"/>
    <w:rsid w:val="005B302D"/>
    <w:rsid w:val="005B30EB"/>
    <w:rsid w:val="005B3120"/>
    <w:rsid w:val="005B31A9"/>
    <w:rsid w:val="005B31B1"/>
    <w:rsid w:val="005B3257"/>
    <w:rsid w:val="005B34BD"/>
    <w:rsid w:val="005B3547"/>
    <w:rsid w:val="005B356B"/>
    <w:rsid w:val="005B36D8"/>
    <w:rsid w:val="005B395C"/>
    <w:rsid w:val="005B39C9"/>
    <w:rsid w:val="005B3AF6"/>
    <w:rsid w:val="005B3B8E"/>
    <w:rsid w:val="005B3D32"/>
    <w:rsid w:val="005B4135"/>
    <w:rsid w:val="005B4620"/>
    <w:rsid w:val="005B466D"/>
    <w:rsid w:val="005B46F5"/>
    <w:rsid w:val="005B47AC"/>
    <w:rsid w:val="005B4858"/>
    <w:rsid w:val="005B48AE"/>
    <w:rsid w:val="005B4C0E"/>
    <w:rsid w:val="005B4C54"/>
    <w:rsid w:val="005B4D73"/>
    <w:rsid w:val="005B4F5A"/>
    <w:rsid w:val="005B5108"/>
    <w:rsid w:val="005B531C"/>
    <w:rsid w:val="005B545E"/>
    <w:rsid w:val="005B554F"/>
    <w:rsid w:val="005B5690"/>
    <w:rsid w:val="005B5719"/>
    <w:rsid w:val="005B5728"/>
    <w:rsid w:val="005B57EE"/>
    <w:rsid w:val="005B5813"/>
    <w:rsid w:val="005B5B72"/>
    <w:rsid w:val="005B5D8B"/>
    <w:rsid w:val="005B5DA5"/>
    <w:rsid w:val="005B5FE8"/>
    <w:rsid w:val="005B6095"/>
    <w:rsid w:val="005B6EC1"/>
    <w:rsid w:val="005B72B2"/>
    <w:rsid w:val="005B735F"/>
    <w:rsid w:val="005B744E"/>
    <w:rsid w:val="005B7992"/>
    <w:rsid w:val="005B79FC"/>
    <w:rsid w:val="005B7C0E"/>
    <w:rsid w:val="005B7F08"/>
    <w:rsid w:val="005C01D2"/>
    <w:rsid w:val="005C02A3"/>
    <w:rsid w:val="005C0349"/>
    <w:rsid w:val="005C090D"/>
    <w:rsid w:val="005C09B3"/>
    <w:rsid w:val="005C0BE4"/>
    <w:rsid w:val="005C0D70"/>
    <w:rsid w:val="005C0E11"/>
    <w:rsid w:val="005C0EBD"/>
    <w:rsid w:val="005C126D"/>
    <w:rsid w:val="005C1320"/>
    <w:rsid w:val="005C137A"/>
    <w:rsid w:val="005C138A"/>
    <w:rsid w:val="005C1784"/>
    <w:rsid w:val="005C18CB"/>
    <w:rsid w:val="005C1E0F"/>
    <w:rsid w:val="005C22F7"/>
    <w:rsid w:val="005C22FB"/>
    <w:rsid w:val="005C24F7"/>
    <w:rsid w:val="005C25E0"/>
    <w:rsid w:val="005C26D6"/>
    <w:rsid w:val="005C2725"/>
    <w:rsid w:val="005C288A"/>
    <w:rsid w:val="005C28D7"/>
    <w:rsid w:val="005C2992"/>
    <w:rsid w:val="005C2A13"/>
    <w:rsid w:val="005C2C70"/>
    <w:rsid w:val="005C2E4D"/>
    <w:rsid w:val="005C2FEA"/>
    <w:rsid w:val="005C3083"/>
    <w:rsid w:val="005C32E4"/>
    <w:rsid w:val="005C33EE"/>
    <w:rsid w:val="005C34D0"/>
    <w:rsid w:val="005C34D9"/>
    <w:rsid w:val="005C3648"/>
    <w:rsid w:val="005C3811"/>
    <w:rsid w:val="005C3894"/>
    <w:rsid w:val="005C3AA3"/>
    <w:rsid w:val="005C3B6F"/>
    <w:rsid w:val="005C3C50"/>
    <w:rsid w:val="005C3DE0"/>
    <w:rsid w:val="005C3F82"/>
    <w:rsid w:val="005C3F96"/>
    <w:rsid w:val="005C40F3"/>
    <w:rsid w:val="005C43EF"/>
    <w:rsid w:val="005C4850"/>
    <w:rsid w:val="005C4C92"/>
    <w:rsid w:val="005C4D4E"/>
    <w:rsid w:val="005C4E93"/>
    <w:rsid w:val="005C4F63"/>
    <w:rsid w:val="005C4FFA"/>
    <w:rsid w:val="005C5263"/>
    <w:rsid w:val="005C5452"/>
    <w:rsid w:val="005C5500"/>
    <w:rsid w:val="005C5586"/>
    <w:rsid w:val="005C5686"/>
    <w:rsid w:val="005C56C8"/>
    <w:rsid w:val="005C5801"/>
    <w:rsid w:val="005C5807"/>
    <w:rsid w:val="005C59A0"/>
    <w:rsid w:val="005C5BCE"/>
    <w:rsid w:val="005C5C15"/>
    <w:rsid w:val="005C5DE6"/>
    <w:rsid w:val="005C5EAB"/>
    <w:rsid w:val="005C5EAF"/>
    <w:rsid w:val="005C60B4"/>
    <w:rsid w:val="005C63A4"/>
    <w:rsid w:val="005C63D6"/>
    <w:rsid w:val="005C63D7"/>
    <w:rsid w:val="005C63ED"/>
    <w:rsid w:val="005C675C"/>
    <w:rsid w:val="005C6832"/>
    <w:rsid w:val="005C6D6B"/>
    <w:rsid w:val="005C6F7C"/>
    <w:rsid w:val="005C711F"/>
    <w:rsid w:val="005C72D6"/>
    <w:rsid w:val="005C72DE"/>
    <w:rsid w:val="005C73B0"/>
    <w:rsid w:val="005C75A0"/>
    <w:rsid w:val="005C7604"/>
    <w:rsid w:val="005C7779"/>
    <w:rsid w:val="005C7E17"/>
    <w:rsid w:val="005C7E4D"/>
    <w:rsid w:val="005C7E62"/>
    <w:rsid w:val="005D0011"/>
    <w:rsid w:val="005D0068"/>
    <w:rsid w:val="005D00A2"/>
    <w:rsid w:val="005D0491"/>
    <w:rsid w:val="005D05AF"/>
    <w:rsid w:val="005D072B"/>
    <w:rsid w:val="005D097B"/>
    <w:rsid w:val="005D0D11"/>
    <w:rsid w:val="005D1060"/>
    <w:rsid w:val="005D11BB"/>
    <w:rsid w:val="005D138D"/>
    <w:rsid w:val="005D1501"/>
    <w:rsid w:val="005D1724"/>
    <w:rsid w:val="005D1801"/>
    <w:rsid w:val="005D188F"/>
    <w:rsid w:val="005D235C"/>
    <w:rsid w:val="005D23F1"/>
    <w:rsid w:val="005D24C1"/>
    <w:rsid w:val="005D2583"/>
    <w:rsid w:val="005D26DA"/>
    <w:rsid w:val="005D287E"/>
    <w:rsid w:val="005D29B0"/>
    <w:rsid w:val="005D2B0E"/>
    <w:rsid w:val="005D2D3C"/>
    <w:rsid w:val="005D2DF9"/>
    <w:rsid w:val="005D2F32"/>
    <w:rsid w:val="005D2F47"/>
    <w:rsid w:val="005D3293"/>
    <w:rsid w:val="005D3419"/>
    <w:rsid w:val="005D3471"/>
    <w:rsid w:val="005D34F2"/>
    <w:rsid w:val="005D378F"/>
    <w:rsid w:val="005D3810"/>
    <w:rsid w:val="005D3863"/>
    <w:rsid w:val="005D3868"/>
    <w:rsid w:val="005D3976"/>
    <w:rsid w:val="005D3A6E"/>
    <w:rsid w:val="005D3C90"/>
    <w:rsid w:val="005D3D0A"/>
    <w:rsid w:val="005D3D89"/>
    <w:rsid w:val="005D3DF5"/>
    <w:rsid w:val="005D4236"/>
    <w:rsid w:val="005D4564"/>
    <w:rsid w:val="005D45B1"/>
    <w:rsid w:val="005D4690"/>
    <w:rsid w:val="005D46B9"/>
    <w:rsid w:val="005D476B"/>
    <w:rsid w:val="005D4B67"/>
    <w:rsid w:val="005D4BE9"/>
    <w:rsid w:val="005D4CA1"/>
    <w:rsid w:val="005D4E86"/>
    <w:rsid w:val="005D5026"/>
    <w:rsid w:val="005D50AB"/>
    <w:rsid w:val="005D53CC"/>
    <w:rsid w:val="005D56AA"/>
    <w:rsid w:val="005D58A9"/>
    <w:rsid w:val="005D58AF"/>
    <w:rsid w:val="005D5D10"/>
    <w:rsid w:val="005D5D83"/>
    <w:rsid w:val="005D5DA0"/>
    <w:rsid w:val="005D5E90"/>
    <w:rsid w:val="005D60B8"/>
    <w:rsid w:val="005D6313"/>
    <w:rsid w:val="005D659D"/>
    <w:rsid w:val="005D670C"/>
    <w:rsid w:val="005D6752"/>
    <w:rsid w:val="005D6B01"/>
    <w:rsid w:val="005D6CEC"/>
    <w:rsid w:val="005D6D3A"/>
    <w:rsid w:val="005D6E62"/>
    <w:rsid w:val="005D7031"/>
    <w:rsid w:val="005D719B"/>
    <w:rsid w:val="005D727D"/>
    <w:rsid w:val="005D7732"/>
    <w:rsid w:val="005D7920"/>
    <w:rsid w:val="005D7C45"/>
    <w:rsid w:val="005D7CB8"/>
    <w:rsid w:val="005D7D4F"/>
    <w:rsid w:val="005D7D70"/>
    <w:rsid w:val="005E05A3"/>
    <w:rsid w:val="005E070B"/>
    <w:rsid w:val="005E09E3"/>
    <w:rsid w:val="005E0CAF"/>
    <w:rsid w:val="005E0E71"/>
    <w:rsid w:val="005E1161"/>
    <w:rsid w:val="005E13BE"/>
    <w:rsid w:val="005E177E"/>
    <w:rsid w:val="005E1A35"/>
    <w:rsid w:val="005E1A5C"/>
    <w:rsid w:val="005E1A91"/>
    <w:rsid w:val="005E1B7A"/>
    <w:rsid w:val="005E1F43"/>
    <w:rsid w:val="005E1F6A"/>
    <w:rsid w:val="005E1F6E"/>
    <w:rsid w:val="005E1F94"/>
    <w:rsid w:val="005E20FE"/>
    <w:rsid w:val="005E225A"/>
    <w:rsid w:val="005E22B0"/>
    <w:rsid w:val="005E261C"/>
    <w:rsid w:val="005E2794"/>
    <w:rsid w:val="005E2885"/>
    <w:rsid w:val="005E292A"/>
    <w:rsid w:val="005E29A7"/>
    <w:rsid w:val="005E2ACE"/>
    <w:rsid w:val="005E2C92"/>
    <w:rsid w:val="005E2E4F"/>
    <w:rsid w:val="005E2E9B"/>
    <w:rsid w:val="005E2F04"/>
    <w:rsid w:val="005E32AF"/>
    <w:rsid w:val="005E3467"/>
    <w:rsid w:val="005E34CF"/>
    <w:rsid w:val="005E35EB"/>
    <w:rsid w:val="005E3820"/>
    <w:rsid w:val="005E393B"/>
    <w:rsid w:val="005E3A03"/>
    <w:rsid w:val="005E3B8E"/>
    <w:rsid w:val="005E3CCF"/>
    <w:rsid w:val="005E3D16"/>
    <w:rsid w:val="005E3F3E"/>
    <w:rsid w:val="005E409E"/>
    <w:rsid w:val="005E40B6"/>
    <w:rsid w:val="005E42E2"/>
    <w:rsid w:val="005E42FA"/>
    <w:rsid w:val="005E44B1"/>
    <w:rsid w:val="005E4F2A"/>
    <w:rsid w:val="005E4FC3"/>
    <w:rsid w:val="005E5262"/>
    <w:rsid w:val="005E52C7"/>
    <w:rsid w:val="005E5438"/>
    <w:rsid w:val="005E54F9"/>
    <w:rsid w:val="005E570D"/>
    <w:rsid w:val="005E5CA3"/>
    <w:rsid w:val="005E5E5B"/>
    <w:rsid w:val="005E60C8"/>
    <w:rsid w:val="005E6103"/>
    <w:rsid w:val="005E63B0"/>
    <w:rsid w:val="005E6448"/>
    <w:rsid w:val="005E648E"/>
    <w:rsid w:val="005E6530"/>
    <w:rsid w:val="005E6859"/>
    <w:rsid w:val="005E691C"/>
    <w:rsid w:val="005E6CA9"/>
    <w:rsid w:val="005E6EE1"/>
    <w:rsid w:val="005E6F86"/>
    <w:rsid w:val="005E7398"/>
    <w:rsid w:val="005E74BD"/>
    <w:rsid w:val="005E7574"/>
    <w:rsid w:val="005E7616"/>
    <w:rsid w:val="005E7671"/>
    <w:rsid w:val="005E78D0"/>
    <w:rsid w:val="005E7B9A"/>
    <w:rsid w:val="005F00C6"/>
    <w:rsid w:val="005F011D"/>
    <w:rsid w:val="005F0153"/>
    <w:rsid w:val="005F020C"/>
    <w:rsid w:val="005F0556"/>
    <w:rsid w:val="005F05E1"/>
    <w:rsid w:val="005F07B6"/>
    <w:rsid w:val="005F0820"/>
    <w:rsid w:val="005F0BE8"/>
    <w:rsid w:val="005F0C26"/>
    <w:rsid w:val="005F0C4D"/>
    <w:rsid w:val="005F0CA0"/>
    <w:rsid w:val="005F0CC0"/>
    <w:rsid w:val="005F0E1D"/>
    <w:rsid w:val="005F0EC7"/>
    <w:rsid w:val="005F0FC3"/>
    <w:rsid w:val="005F1036"/>
    <w:rsid w:val="005F1156"/>
    <w:rsid w:val="005F1292"/>
    <w:rsid w:val="005F13A5"/>
    <w:rsid w:val="005F13E2"/>
    <w:rsid w:val="005F161B"/>
    <w:rsid w:val="005F1706"/>
    <w:rsid w:val="005F18D1"/>
    <w:rsid w:val="005F1C1C"/>
    <w:rsid w:val="005F1C23"/>
    <w:rsid w:val="005F1D74"/>
    <w:rsid w:val="005F1E01"/>
    <w:rsid w:val="005F1F96"/>
    <w:rsid w:val="005F2025"/>
    <w:rsid w:val="005F2368"/>
    <w:rsid w:val="005F277A"/>
    <w:rsid w:val="005F2791"/>
    <w:rsid w:val="005F3200"/>
    <w:rsid w:val="005F35B5"/>
    <w:rsid w:val="005F372B"/>
    <w:rsid w:val="005F3852"/>
    <w:rsid w:val="005F3CF8"/>
    <w:rsid w:val="005F3D0B"/>
    <w:rsid w:val="005F4091"/>
    <w:rsid w:val="005F411C"/>
    <w:rsid w:val="005F4233"/>
    <w:rsid w:val="005F46E8"/>
    <w:rsid w:val="005F4A89"/>
    <w:rsid w:val="005F4A9A"/>
    <w:rsid w:val="005F4A9B"/>
    <w:rsid w:val="005F4BBA"/>
    <w:rsid w:val="005F4BC1"/>
    <w:rsid w:val="005F52CC"/>
    <w:rsid w:val="005F5315"/>
    <w:rsid w:val="005F53F8"/>
    <w:rsid w:val="005F54D3"/>
    <w:rsid w:val="005F54FA"/>
    <w:rsid w:val="005F5537"/>
    <w:rsid w:val="005F5712"/>
    <w:rsid w:val="005F5BE3"/>
    <w:rsid w:val="005F5E40"/>
    <w:rsid w:val="005F5F76"/>
    <w:rsid w:val="005F6089"/>
    <w:rsid w:val="005F60B7"/>
    <w:rsid w:val="005F638B"/>
    <w:rsid w:val="005F6408"/>
    <w:rsid w:val="005F6633"/>
    <w:rsid w:val="005F6751"/>
    <w:rsid w:val="005F68A0"/>
    <w:rsid w:val="005F6D17"/>
    <w:rsid w:val="005F6F0A"/>
    <w:rsid w:val="005F6F19"/>
    <w:rsid w:val="005F6FB3"/>
    <w:rsid w:val="005F6FEF"/>
    <w:rsid w:val="005F732D"/>
    <w:rsid w:val="005F73C7"/>
    <w:rsid w:val="005F742F"/>
    <w:rsid w:val="005F7533"/>
    <w:rsid w:val="005F75B4"/>
    <w:rsid w:val="005F7841"/>
    <w:rsid w:val="005F7C77"/>
    <w:rsid w:val="005F7D73"/>
    <w:rsid w:val="005F7E3C"/>
    <w:rsid w:val="005F7F4F"/>
    <w:rsid w:val="0060007B"/>
    <w:rsid w:val="006000A2"/>
    <w:rsid w:val="00600330"/>
    <w:rsid w:val="006003D9"/>
    <w:rsid w:val="00600763"/>
    <w:rsid w:val="006009D1"/>
    <w:rsid w:val="00600B0D"/>
    <w:rsid w:val="00600B88"/>
    <w:rsid w:val="00600F4D"/>
    <w:rsid w:val="00600F56"/>
    <w:rsid w:val="00601443"/>
    <w:rsid w:val="00601460"/>
    <w:rsid w:val="00601614"/>
    <w:rsid w:val="006017C2"/>
    <w:rsid w:val="0060181A"/>
    <w:rsid w:val="006018D6"/>
    <w:rsid w:val="00601E79"/>
    <w:rsid w:val="00602089"/>
    <w:rsid w:val="006021D5"/>
    <w:rsid w:val="00602270"/>
    <w:rsid w:val="00602496"/>
    <w:rsid w:val="00602674"/>
    <w:rsid w:val="00602820"/>
    <w:rsid w:val="00602C3A"/>
    <w:rsid w:val="00602C4C"/>
    <w:rsid w:val="00602CA5"/>
    <w:rsid w:val="00602D7F"/>
    <w:rsid w:val="00602F2B"/>
    <w:rsid w:val="006033B2"/>
    <w:rsid w:val="00603409"/>
    <w:rsid w:val="00603452"/>
    <w:rsid w:val="00603512"/>
    <w:rsid w:val="00603699"/>
    <w:rsid w:val="00603AC0"/>
    <w:rsid w:val="00603D3C"/>
    <w:rsid w:val="00603E42"/>
    <w:rsid w:val="00603FCE"/>
    <w:rsid w:val="00603FFF"/>
    <w:rsid w:val="0060402E"/>
    <w:rsid w:val="006042A9"/>
    <w:rsid w:val="006044C6"/>
    <w:rsid w:val="00604564"/>
    <w:rsid w:val="006047BB"/>
    <w:rsid w:val="00604868"/>
    <w:rsid w:val="006049B9"/>
    <w:rsid w:val="00604B38"/>
    <w:rsid w:val="00604DC1"/>
    <w:rsid w:val="00604DF0"/>
    <w:rsid w:val="00604EED"/>
    <w:rsid w:val="0060509F"/>
    <w:rsid w:val="006054F4"/>
    <w:rsid w:val="006058C6"/>
    <w:rsid w:val="00605BFC"/>
    <w:rsid w:val="00605CB2"/>
    <w:rsid w:val="00605D0F"/>
    <w:rsid w:val="00605EAD"/>
    <w:rsid w:val="00605F24"/>
    <w:rsid w:val="00605FAE"/>
    <w:rsid w:val="006062C1"/>
    <w:rsid w:val="0060695C"/>
    <w:rsid w:val="00606B6F"/>
    <w:rsid w:val="00606BBD"/>
    <w:rsid w:val="00606D4C"/>
    <w:rsid w:val="00607142"/>
    <w:rsid w:val="00607296"/>
    <w:rsid w:val="0060741F"/>
    <w:rsid w:val="006075EA"/>
    <w:rsid w:val="006075EC"/>
    <w:rsid w:val="0060771F"/>
    <w:rsid w:val="0060777E"/>
    <w:rsid w:val="0060798A"/>
    <w:rsid w:val="006079CE"/>
    <w:rsid w:val="00607C25"/>
    <w:rsid w:val="00607F1D"/>
    <w:rsid w:val="00607F85"/>
    <w:rsid w:val="00610256"/>
    <w:rsid w:val="0061037A"/>
    <w:rsid w:val="006103DA"/>
    <w:rsid w:val="006106CB"/>
    <w:rsid w:val="006108D2"/>
    <w:rsid w:val="00610A4E"/>
    <w:rsid w:val="00610A55"/>
    <w:rsid w:val="00610C78"/>
    <w:rsid w:val="00610C83"/>
    <w:rsid w:val="00610D2F"/>
    <w:rsid w:val="00610F5E"/>
    <w:rsid w:val="0061103A"/>
    <w:rsid w:val="00611454"/>
    <w:rsid w:val="006115DD"/>
    <w:rsid w:val="0061169D"/>
    <w:rsid w:val="006116F9"/>
    <w:rsid w:val="006117E0"/>
    <w:rsid w:val="0061184A"/>
    <w:rsid w:val="00611867"/>
    <w:rsid w:val="00611A6F"/>
    <w:rsid w:val="00611CB8"/>
    <w:rsid w:val="00611D43"/>
    <w:rsid w:val="00611D4B"/>
    <w:rsid w:val="00611F7D"/>
    <w:rsid w:val="006120E1"/>
    <w:rsid w:val="0061219C"/>
    <w:rsid w:val="006121D4"/>
    <w:rsid w:val="0061232C"/>
    <w:rsid w:val="00612819"/>
    <w:rsid w:val="0061293F"/>
    <w:rsid w:val="00612A19"/>
    <w:rsid w:val="00612C10"/>
    <w:rsid w:val="00612F1E"/>
    <w:rsid w:val="00613123"/>
    <w:rsid w:val="006133B2"/>
    <w:rsid w:val="006135D7"/>
    <w:rsid w:val="00613608"/>
    <w:rsid w:val="006137AF"/>
    <w:rsid w:val="00613874"/>
    <w:rsid w:val="00613B5D"/>
    <w:rsid w:val="00613DE3"/>
    <w:rsid w:val="00614069"/>
    <w:rsid w:val="00614169"/>
    <w:rsid w:val="00614319"/>
    <w:rsid w:val="0061471E"/>
    <w:rsid w:val="00614806"/>
    <w:rsid w:val="006148B0"/>
    <w:rsid w:val="00614AE7"/>
    <w:rsid w:val="00614D1F"/>
    <w:rsid w:val="00614D93"/>
    <w:rsid w:val="00614D94"/>
    <w:rsid w:val="00614EE1"/>
    <w:rsid w:val="00614FA3"/>
    <w:rsid w:val="00614FCE"/>
    <w:rsid w:val="00615110"/>
    <w:rsid w:val="00615474"/>
    <w:rsid w:val="006155C0"/>
    <w:rsid w:val="00615628"/>
    <w:rsid w:val="006156FC"/>
    <w:rsid w:val="0061571E"/>
    <w:rsid w:val="00615852"/>
    <w:rsid w:val="00615936"/>
    <w:rsid w:val="00615A16"/>
    <w:rsid w:val="00615BC2"/>
    <w:rsid w:val="00615C84"/>
    <w:rsid w:val="00615DC1"/>
    <w:rsid w:val="00615EBE"/>
    <w:rsid w:val="0061617E"/>
    <w:rsid w:val="006161F9"/>
    <w:rsid w:val="00616D5B"/>
    <w:rsid w:val="00616E54"/>
    <w:rsid w:val="006172D6"/>
    <w:rsid w:val="00617344"/>
    <w:rsid w:val="006173DE"/>
    <w:rsid w:val="00617417"/>
    <w:rsid w:val="00617471"/>
    <w:rsid w:val="0061762A"/>
    <w:rsid w:val="00617885"/>
    <w:rsid w:val="00617A0E"/>
    <w:rsid w:val="00617C37"/>
    <w:rsid w:val="00617F40"/>
    <w:rsid w:val="00620217"/>
    <w:rsid w:val="00620229"/>
    <w:rsid w:val="006202AE"/>
    <w:rsid w:val="0062041F"/>
    <w:rsid w:val="00620606"/>
    <w:rsid w:val="00620748"/>
    <w:rsid w:val="006208E4"/>
    <w:rsid w:val="006209C1"/>
    <w:rsid w:val="00620BC9"/>
    <w:rsid w:val="00620DD5"/>
    <w:rsid w:val="00620E44"/>
    <w:rsid w:val="00620E76"/>
    <w:rsid w:val="00620F2D"/>
    <w:rsid w:val="00620F78"/>
    <w:rsid w:val="0062112A"/>
    <w:rsid w:val="00621391"/>
    <w:rsid w:val="006213EF"/>
    <w:rsid w:val="00621633"/>
    <w:rsid w:val="006216F0"/>
    <w:rsid w:val="00621B23"/>
    <w:rsid w:val="00621BB8"/>
    <w:rsid w:val="00621DD0"/>
    <w:rsid w:val="00621E06"/>
    <w:rsid w:val="00621F5E"/>
    <w:rsid w:val="006220B8"/>
    <w:rsid w:val="00622280"/>
    <w:rsid w:val="0062247B"/>
    <w:rsid w:val="00622769"/>
    <w:rsid w:val="0062282E"/>
    <w:rsid w:val="0062295A"/>
    <w:rsid w:val="00622C86"/>
    <w:rsid w:val="00622E8A"/>
    <w:rsid w:val="00622FAA"/>
    <w:rsid w:val="006230EC"/>
    <w:rsid w:val="00623262"/>
    <w:rsid w:val="006233F5"/>
    <w:rsid w:val="006236E3"/>
    <w:rsid w:val="00623853"/>
    <w:rsid w:val="006239C8"/>
    <w:rsid w:val="006239E4"/>
    <w:rsid w:val="006243B5"/>
    <w:rsid w:val="00624559"/>
    <w:rsid w:val="00624940"/>
    <w:rsid w:val="00624A26"/>
    <w:rsid w:val="00624B8B"/>
    <w:rsid w:val="00624D0B"/>
    <w:rsid w:val="00624E9D"/>
    <w:rsid w:val="00624FDE"/>
    <w:rsid w:val="006253FA"/>
    <w:rsid w:val="00625438"/>
    <w:rsid w:val="006256DD"/>
    <w:rsid w:val="0062570E"/>
    <w:rsid w:val="00625757"/>
    <w:rsid w:val="00625885"/>
    <w:rsid w:val="00625A61"/>
    <w:rsid w:val="0062626F"/>
    <w:rsid w:val="0062632A"/>
    <w:rsid w:val="006264E6"/>
    <w:rsid w:val="006267EA"/>
    <w:rsid w:val="006268DF"/>
    <w:rsid w:val="00626A77"/>
    <w:rsid w:val="00626A91"/>
    <w:rsid w:val="00626E76"/>
    <w:rsid w:val="00626E95"/>
    <w:rsid w:val="00627201"/>
    <w:rsid w:val="006272CF"/>
    <w:rsid w:val="0062753D"/>
    <w:rsid w:val="006275F7"/>
    <w:rsid w:val="00627652"/>
    <w:rsid w:val="00627C5E"/>
    <w:rsid w:val="00627D1B"/>
    <w:rsid w:val="00627E59"/>
    <w:rsid w:val="00627EEF"/>
    <w:rsid w:val="00627FD3"/>
    <w:rsid w:val="006300A9"/>
    <w:rsid w:val="0063012C"/>
    <w:rsid w:val="006301CA"/>
    <w:rsid w:val="00630265"/>
    <w:rsid w:val="00630308"/>
    <w:rsid w:val="006303A5"/>
    <w:rsid w:val="00630421"/>
    <w:rsid w:val="0063062D"/>
    <w:rsid w:val="00630C6C"/>
    <w:rsid w:val="006313EB"/>
    <w:rsid w:val="00631407"/>
    <w:rsid w:val="00631421"/>
    <w:rsid w:val="006314DB"/>
    <w:rsid w:val="006314FD"/>
    <w:rsid w:val="00631620"/>
    <w:rsid w:val="006316A3"/>
    <w:rsid w:val="006317EE"/>
    <w:rsid w:val="0063186E"/>
    <w:rsid w:val="006318DB"/>
    <w:rsid w:val="00631CC8"/>
    <w:rsid w:val="00631E05"/>
    <w:rsid w:val="00631E2B"/>
    <w:rsid w:val="0063208D"/>
    <w:rsid w:val="00632188"/>
    <w:rsid w:val="00632569"/>
    <w:rsid w:val="00632627"/>
    <w:rsid w:val="006326D8"/>
    <w:rsid w:val="00632819"/>
    <w:rsid w:val="00632867"/>
    <w:rsid w:val="00632C5A"/>
    <w:rsid w:val="00632C7A"/>
    <w:rsid w:val="00632D39"/>
    <w:rsid w:val="00632E18"/>
    <w:rsid w:val="00632FED"/>
    <w:rsid w:val="0063339A"/>
    <w:rsid w:val="00633569"/>
    <w:rsid w:val="0063358A"/>
    <w:rsid w:val="006335B0"/>
    <w:rsid w:val="006336E3"/>
    <w:rsid w:val="0063375F"/>
    <w:rsid w:val="0063378A"/>
    <w:rsid w:val="006337C2"/>
    <w:rsid w:val="00633826"/>
    <w:rsid w:val="006338BE"/>
    <w:rsid w:val="006338EA"/>
    <w:rsid w:val="006339AA"/>
    <w:rsid w:val="006339AC"/>
    <w:rsid w:val="006339E0"/>
    <w:rsid w:val="006339EE"/>
    <w:rsid w:val="00633B7B"/>
    <w:rsid w:val="00633DBE"/>
    <w:rsid w:val="00633DCA"/>
    <w:rsid w:val="00633E32"/>
    <w:rsid w:val="00633EEF"/>
    <w:rsid w:val="006340A2"/>
    <w:rsid w:val="006343AE"/>
    <w:rsid w:val="0063472C"/>
    <w:rsid w:val="0063486B"/>
    <w:rsid w:val="00634A7C"/>
    <w:rsid w:val="00634B98"/>
    <w:rsid w:val="00634D10"/>
    <w:rsid w:val="00635459"/>
    <w:rsid w:val="00635B5B"/>
    <w:rsid w:val="00635C05"/>
    <w:rsid w:val="00635CDA"/>
    <w:rsid w:val="00635D48"/>
    <w:rsid w:val="00635DFC"/>
    <w:rsid w:val="00635E00"/>
    <w:rsid w:val="00635E0F"/>
    <w:rsid w:val="00636365"/>
    <w:rsid w:val="006365BB"/>
    <w:rsid w:val="00636640"/>
    <w:rsid w:val="00636985"/>
    <w:rsid w:val="00636AC4"/>
    <w:rsid w:val="00636AF9"/>
    <w:rsid w:val="00636C10"/>
    <w:rsid w:val="00636C5C"/>
    <w:rsid w:val="00636E39"/>
    <w:rsid w:val="0063712E"/>
    <w:rsid w:val="006371D7"/>
    <w:rsid w:val="00637396"/>
    <w:rsid w:val="00637629"/>
    <w:rsid w:val="00637648"/>
    <w:rsid w:val="00637957"/>
    <w:rsid w:val="00637D3F"/>
    <w:rsid w:val="006401D5"/>
    <w:rsid w:val="00640216"/>
    <w:rsid w:val="00640298"/>
    <w:rsid w:val="00640567"/>
    <w:rsid w:val="0064068E"/>
    <w:rsid w:val="00640791"/>
    <w:rsid w:val="006407F7"/>
    <w:rsid w:val="006408A8"/>
    <w:rsid w:val="00640952"/>
    <w:rsid w:val="00640A7D"/>
    <w:rsid w:val="00640B16"/>
    <w:rsid w:val="00640DB1"/>
    <w:rsid w:val="00640EDA"/>
    <w:rsid w:val="00641002"/>
    <w:rsid w:val="00641015"/>
    <w:rsid w:val="006410C8"/>
    <w:rsid w:val="00641D79"/>
    <w:rsid w:val="0064211E"/>
    <w:rsid w:val="0064257D"/>
    <w:rsid w:val="00642593"/>
    <w:rsid w:val="006425EE"/>
    <w:rsid w:val="0064261E"/>
    <w:rsid w:val="006426C1"/>
    <w:rsid w:val="00642B74"/>
    <w:rsid w:val="00642CDD"/>
    <w:rsid w:val="00642DED"/>
    <w:rsid w:val="00642F6E"/>
    <w:rsid w:val="00643367"/>
    <w:rsid w:val="00643438"/>
    <w:rsid w:val="006439EF"/>
    <w:rsid w:val="00643A8A"/>
    <w:rsid w:val="00643ABD"/>
    <w:rsid w:val="00643E59"/>
    <w:rsid w:val="0064429B"/>
    <w:rsid w:val="006442C9"/>
    <w:rsid w:val="00644353"/>
    <w:rsid w:val="00644613"/>
    <w:rsid w:val="0064474E"/>
    <w:rsid w:val="00644A2F"/>
    <w:rsid w:val="00644AB0"/>
    <w:rsid w:val="00645671"/>
    <w:rsid w:val="00645AC7"/>
    <w:rsid w:val="00645ED1"/>
    <w:rsid w:val="00645FEB"/>
    <w:rsid w:val="0064627E"/>
    <w:rsid w:val="006465B9"/>
    <w:rsid w:val="00646659"/>
    <w:rsid w:val="0064669E"/>
    <w:rsid w:val="0064671F"/>
    <w:rsid w:val="006467D3"/>
    <w:rsid w:val="00646896"/>
    <w:rsid w:val="00646950"/>
    <w:rsid w:val="00646969"/>
    <w:rsid w:val="0064697A"/>
    <w:rsid w:val="00646B5C"/>
    <w:rsid w:val="00646E26"/>
    <w:rsid w:val="00646EA1"/>
    <w:rsid w:val="00647198"/>
    <w:rsid w:val="006471CA"/>
    <w:rsid w:val="006474A9"/>
    <w:rsid w:val="00647772"/>
    <w:rsid w:val="00647A36"/>
    <w:rsid w:val="00647ACF"/>
    <w:rsid w:val="00647BEF"/>
    <w:rsid w:val="00647CF9"/>
    <w:rsid w:val="0065023D"/>
    <w:rsid w:val="006502A6"/>
    <w:rsid w:val="006504A4"/>
    <w:rsid w:val="0065066F"/>
    <w:rsid w:val="00650AF6"/>
    <w:rsid w:val="00650C06"/>
    <w:rsid w:val="00651012"/>
    <w:rsid w:val="00651026"/>
    <w:rsid w:val="00651229"/>
    <w:rsid w:val="00651531"/>
    <w:rsid w:val="0065155A"/>
    <w:rsid w:val="00651729"/>
    <w:rsid w:val="00651B3E"/>
    <w:rsid w:val="00651BE0"/>
    <w:rsid w:val="00652152"/>
    <w:rsid w:val="0065217F"/>
    <w:rsid w:val="006522FC"/>
    <w:rsid w:val="006524C6"/>
    <w:rsid w:val="006524DD"/>
    <w:rsid w:val="0065250B"/>
    <w:rsid w:val="006525F4"/>
    <w:rsid w:val="00652628"/>
    <w:rsid w:val="006527A6"/>
    <w:rsid w:val="00652811"/>
    <w:rsid w:val="00652BC3"/>
    <w:rsid w:val="00652BE6"/>
    <w:rsid w:val="00652C32"/>
    <w:rsid w:val="00653262"/>
    <w:rsid w:val="006533C0"/>
    <w:rsid w:val="006535B0"/>
    <w:rsid w:val="006535BC"/>
    <w:rsid w:val="006538CF"/>
    <w:rsid w:val="00653A15"/>
    <w:rsid w:val="00653AE5"/>
    <w:rsid w:val="00653DFE"/>
    <w:rsid w:val="00653EA8"/>
    <w:rsid w:val="00653F3D"/>
    <w:rsid w:val="00653F48"/>
    <w:rsid w:val="0065414B"/>
    <w:rsid w:val="006541EA"/>
    <w:rsid w:val="00654758"/>
    <w:rsid w:val="00654E9D"/>
    <w:rsid w:val="00654F2F"/>
    <w:rsid w:val="00654FE9"/>
    <w:rsid w:val="00655162"/>
    <w:rsid w:val="00655367"/>
    <w:rsid w:val="00655541"/>
    <w:rsid w:val="00655620"/>
    <w:rsid w:val="00655781"/>
    <w:rsid w:val="00655C85"/>
    <w:rsid w:val="00655EEC"/>
    <w:rsid w:val="006562EA"/>
    <w:rsid w:val="0065634C"/>
    <w:rsid w:val="00656419"/>
    <w:rsid w:val="00656672"/>
    <w:rsid w:val="0065668F"/>
    <w:rsid w:val="006566D0"/>
    <w:rsid w:val="006568AD"/>
    <w:rsid w:val="006568C0"/>
    <w:rsid w:val="006569AB"/>
    <w:rsid w:val="00656C25"/>
    <w:rsid w:val="00656EF2"/>
    <w:rsid w:val="00657155"/>
    <w:rsid w:val="006574C9"/>
    <w:rsid w:val="0065758C"/>
    <w:rsid w:val="006575FB"/>
    <w:rsid w:val="0065763B"/>
    <w:rsid w:val="00657711"/>
    <w:rsid w:val="00657896"/>
    <w:rsid w:val="006578E3"/>
    <w:rsid w:val="00657C12"/>
    <w:rsid w:val="00657D7F"/>
    <w:rsid w:val="00660343"/>
    <w:rsid w:val="0066035B"/>
    <w:rsid w:val="00660369"/>
    <w:rsid w:val="0066039C"/>
    <w:rsid w:val="006607FE"/>
    <w:rsid w:val="00660B94"/>
    <w:rsid w:val="00660C4E"/>
    <w:rsid w:val="00660E83"/>
    <w:rsid w:val="00660E8F"/>
    <w:rsid w:val="00660F79"/>
    <w:rsid w:val="00661105"/>
    <w:rsid w:val="00661199"/>
    <w:rsid w:val="006612B3"/>
    <w:rsid w:val="0066133A"/>
    <w:rsid w:val="00661489"/>
    <w:rsid w:val="00661661"/>
    <w:rsid w:val="00661797"/>
    <w:rsid w:val="006617BD"/>
    <w:rsid w:val="0066191C"/>
    <w:rsid w:val="00661A24"/>
    <w:rsid w:val="00661B5D"/>
    <w:rsid w:val="00661CE8"/>
    <w:rsid w:val="00661D19"/>
    <w:rsid w:val="00661D69"/>
    <w:rsid w:val="00661E03"/>
    <w:rsid w:val="006620BC"/>
    <w:rsid w:val="006620F4"/>
    <w:rsid w:val="0066216E"/>
    <w:rsid w:val="006621A1"/>
    <w:rsid w:val="0066233F"/>
    <w:rsid w:val="00662971"/>
    <w:rsid w:val="006629DD"/>
    <w:rsid w:val="006629EF"/>
    <w:rsid w:val="00662E02"/>
    <w:rsid w:val="0066300F"/>
    <w:rsid w:val="006631AC"/>
    <w:rsid w:val="00663377"/>
    <w:rsid w:val="006636F8"/>
    <w:rsid w:val="00663799"/>
    <w:rsid w:val="006637A3"/>
    <w:rsid w:val="006637C3"/>
    <w:rsid w:val="006638A4"/>
    <w:rsid w:val="00663CF8"/>
    <w:rsid w:val="006643C2"/>
    <w:rsid w:val="006643D1"/>
    <w:rsid w:val="00664741"/>
    <w:rsid w:val="00664850"/>
    <w:rsid w:val="00664B15"/>
    <w:rsid w:val="00664EBC"/>
    <w:rsid w:val="00665040"/>
    <w:rsid w:val="006650CC"/>
    <w:rsid w:val="00665375"/>
    <w:rsid w:val="00665603"/>
    <w:rsid w:val="0066567C"/>
    <w:rsid w:val="0066597E"/>
    <w:rsid w:val="00665A72"/>
    <w:rsid w:val="00665CC9"/>
    <w:rsid w:val="00665E42"/>
    <w:rsid w:val="00665E6E"/>
    <w:rsid w:val="00665F12"/>
    <w:rsid w:val="0066637A"/>
    <w:rsid w:val="00666597"/>
    <w:rsid w:val="006666BA"/>
    <w:rsid w:val="00666937"/>
    <w:rsid w:val="00666BF7"/>
    <w:rsid w:val="00666F3C"/>
    <w:rsid w:val="00666F64"/>
    <w:rsid w:val="00667162"/>
    <w:rsid w:val="00667334"/>
    <w:rsid w:val="0066784C"/>
    <w:rsid w:val="00667ABB"/>
    <w:rsid w:val="00667D87"/>
    <w:rsid w:val="00667F37"/>
    <w:rsid w:val="00670084"/>
    <w:rsid w:val="0067025F"/>
    <w:rsid w:val="00670405"/>
    <w:rsid w:val="006704A1"/>
    <w:rsid w:val="0067050F"/>
    <w:rsid w:val="00670650"/>
    <w:rsid w:val="0067078A"/>
    <w:rsid w:val="00670844"/>
    <w:rsid w:val="00670B64"/>
    <w:rsid w:val="00670C68"/>
    <w:rsid w:val="00670CB0"/>
    <w:rsid w:val="00670D5B"/>
    <w:rsid w:val="00670F9C"/>
    <w:rsid w:val="0067102C"/>
    <w:rsid w:val="00671464"/>
    <w:rsid w:val="00671884"/>
    <w:rsid w:val="00671956"/>
    <w:rsid w:val="00671AC8"/>
    <w:rsid w:val="00671E34"/>
    <w:rsid w:val="00671F22"/>
    <w:rsid w:val="00671F44"/>
    <w:rsid w:val="00672143"/>
    <w:rsid w:val="0067228D"/>
    <w:rsid w:val="006722B7"/>
    <w:rsid w:val="00672381"/>
    <w:rsid w:val="006724C4"/>
    <w:rsid w:val="00672553"/>
    <w:rsid w:val="006728E4"/>
    <w:rsid w:val="0067298D"/>
    <w:rsid w:val="006729DD"/>
    <w:rsid w:val="00672C52"/>
    <w:rsid w:val="00672CFE"/>
    <w:rsid w:val="00672D01"/>
    <w:rsid w:val="00672E5D"/>
    <w:rsid w:val="00672EAA"/>
    <w:rsid w:val="006730A7"/>
    <w:rsid w:val="006730CB"/>
    <w:rsid w:val="0067335F"/>
    <w:rsid w:val="0067349A"/>
    <w:rsid w:val="0067354C"/>
    <w:rsid w:val="006736CC"/>
    <w:rsid w:val="0067384E"/>
    <w:rsid w:val="00673975"/>
    <w:rsid w:val="00673A36"/>
    <w:rsid w:val="00673A77"/>
    <w:rsid w:val="00673AB7"/>
    <w:rsid w:val="00673B57"/>
    <w:rsid w:val="00673B76"/>
    <w:rsid w:val="00673BC4"/>
    <w:rsid w:val="00673BEF"/>
    <w:rsid w:val="00673CC5"/>
    <w:rsid w:val="00673D1E"/>
    <w:rsid w:val="00673E1B"/>
    <w:rsid w:val="00673EC8"/>
    <w:rsid w:val="00673F8E"/>
    <w:rsid w:val="00674264"/>
    <w:rsid w:val="0067439C"/>
    <w:rsid w:val="006743C0"/>
    <w:rsid w:val="006743EC"/>
    <w:rsid w:val="0067496C"/>
    <w:rsid w:val="006749F0"/>
    <w:rsid w:val="00674B0A"/>
    <w:rsid w:val="00674BFE"/>
    <w:rsid w:val="00674DF8"/>
    <w:rsid w:val="00674E54"/>
    <w:rsid w:val="00674FC3"/>
    <w:rsid w:val="00675073"/>
    <w:rsid w:val="0067602B"/>
    <w:rsid w:val="0067633D"/>
    <w:rsid w:val="0067648A"/>
    <w:rsid w:val="0067650D"/>
    <w:rsid w:val="00676596"/>
    <w:rsid w:val="006768CF"/>
    <w:rsid w:val="006768E7"/>
    <w:rsid w:val="0067693F"/>
    <w:rsid w:val="006769FF"/>
    <w:rsid w:val="00676B74"/>
    <w:rsid w:val="00676BE1"/>
    <w:rsid w:val="00676C78"/>
    <w:rsid w:val="00676DC6"/>
    <w:rsid w:val="00677097"/>
    <w:rsid w:val="00677465"/>
    <w:rsid w:val="006775C2"/>
    <w:rsid w:val="00677620"/>
    <w:rsid w:val="00677941"/>
    <w:rsid w:val="00677D7E"/>
    <w:rsid w:val="00680094"/>
    <w:rsid w:val="006802F8"/>
    <w:rsid w:val="0068030F"/>
    <w:rsid w:val="0068061F"/>
    <w:rsid w:val="006808FB"/>
    <w:rsid w:val="0068094E"/>
    <w:rsid w:val="00680D47"/>
    <w:rsid w:val="00680FC8"/>
    <w:rsid w:val="006810AA"/>
    <w:rsid w:val="0068122F"/>
    <w:rsid w:val="0068129B"/>
    <w:rsid w:val="006816C6"/>
    <w:rsid w:val="00681E49"/>
    <w:rsid w:val="00681FEC"/>
    <w:rsid w:val="00682284"/>
    <w:rsid w:val="006824E1"/>
    <w:rsid w:val="006825B3"/>
    <w:rsid w:val="006825D8"/>
    <w:rsid w:val="0068284D"/>
    <w:rsid w:val="0068298C"/>
    <w:rsid w:val="006829E5"/>
    <w:rsid w:val="00682AF5"/>
    <w:rsid w:val="00682B5D"/>
    <w:rsid w:val="00682C11"/>
    <w:rsid w:val="0068308E"/>
    <w:rsid w:val="006830F5"/>
    <w:rsid w:val="006832B5"/>
    <w:rsid w:val="00683398"/>
    <w:rsid w:val="006836C5"/>
    <w:rsid w:val="006838F6"/>
    <w:rsid w:val="00683B16"/>
    <w:rsid w:val="00683C32"/>
    <w:rsid w:val="00683D66"/>
    <w:rsid w:val="00684314"/>
    <w:rsid w:val="00684381"/>
    <w:rsid w:val="00684520"/>
    <w:rsid w:val="00684564"/>
    <w:rsid w:val="00684644"/>
    <w:rsid w:val="0068472F"/>
    <w:rsid w:val="006847AA"/>
    <w:rsid w:val="00684DD0"/>
    <w:rsid w:val="00685555"/>
    <w:rsid w:val="0068572F"/>
    <w:rsid w:val="006857B6"/>
    <w:rsid w:val="00685BED"/>
    <w:rsid w:val="00686055"/>
    <w:rsid w:val="00686101"/>
    <w:rsid w:val="006861E6"/>
    <w:rsid w:val="00686266"/>
    <w:rsid w:val="006862A9"/>
    <w:rsid w:val="00686388"/>
    <w:rsid w:val="006864AF"/>
    <w:rsid w:val="006865E6"/>
    <w:rsid w:val="006866F5"/>
    <w:rsid w:val="00686703"/>
    <w:rsid w:val="00686A86"/>
    <w:rsid w:val="00686B83"/>
    <w:rsid w:val="00686D97"/>
    <w:rsid w:val="00686E2F"/>
    <w:rsid w:val="00686E7B"/>
    <w:rsid w:val="0068723B"/>
    <w:rsid w:val="006874AD"/>
    <w:rsid w:val="006874BD"/>
    <w:rsid w:val="006875DC"/>
    <w:rsid w:val="0068761C"/>
    <w:rsid w:val="0068768B"/>
    <w:rsid w:val="00687755"/>
    <w:rsid w:val="00687F2B"/>
    <w:rsid w:val="006900D8"/>
    <w:rsid w:val="00690342"/>
    <w:rsid w:val="0069058E"/>
    <w:rsid w:val="00690695"/>
    <w:rsid w:val="00690905"/>
    <w:rsid w:val="00690BF5"/>
    <w:rsid w:val="00690E4C"/>
    <w:rsid w:val="00690F75"/>
    <w:rsid w:val="006910CF"/>
    <w:rsid w:val="00691269"/>
    <w:rsid w:val="00691361"/>
    <w:rsid w:val="00691379"/>
    <w:rsid w:val="00691573"/>
    <w:rsid w:val="00691590"/>
    <w:rsid w:val="00691597"/>
    <w:rsid w:val="0069159E"/>
    <w:rsid w:val="00691666"/>
    <w:rsid w:val="00691673"/>
    <w:rsid w:val="00691C3E"/>
    <w:rsid w:val="00691C6B"/>
    <w:rsid w:val="00691D03"/>
    <w:rsid w:val="00691D3C"/>
    <w:rsid w:val="00691DEE"/>
    <w:rsid w:val="0069220C"/>
    <w:rsid w:val="00692744"/>
    <w:rsid w:val="00692885"/>
    <w:rsid w:val="006928D7"/>
    <w:rsid w:val="00692916"/>
    <w:rsid w:val="00692BA5"/>
    <w:rsid w:val="00692D22"/>
    <w:rsid w:val="00692E10"/>
    <w:rsid w:val="00692E4F"/>
    <w:rsid w:val="00692ECE"/>
    <w:rsid w:val="0069350B"/>
    <w:rsid w:val="00693587"/>
    <w:rsid w:val="006936D3"/>
    <w:rsid w:val="0069392B"/>
    <w:rsid w:val="00693F84"/>
    <w:rsid w:val="006940B8"/>
    <w:rsid w:val="006942C9"/>
    <w:rsid w:val="0069457A"/>
    <w:rsid w:val="00694803"/>
    <w:rsid w:val="006948DC"/>
    <w:rsid w:val="00694CC8"/>
    <w:rsid w:val="00694E55"/>
    <w:rsid w:val="00694F67"/>
    <w:rsid w:val="00695046"/>
    <w:rsid w:val="00695238"/>
    <w:rsid w:val="00695334"/>
    <w:rsid w:val="00695AFB"/>
    <w:rsid w:val="00695C12"/>
    <w:rsid w:val="00695DE0"/>
    <w:rsid w:val="00695DF2"/>
    <w:rsid w:val="0069622C"/>
    <w:rsid w:val="00696279"/>
    <w:rsid w:val="00696332"/>
    <w:rsid w:val="006963E5"/>
    <w:rsid w:val="006965F3"/>
    <w:rsid w:val="006966A3"/>
    <w:rsid w:val="006966F1"/>
    <w:rsid w:val="00696872"/>
    <w:rsid w:val="006968B6"/>
    <w:rsid w:val="00696B44"/>
    <w:rsid w:val="00696B57"/>
    <w:rsid w:val="00696C4E"/>
    <w:rsid w:val="00696DDD"/>
    <w:rsid w:val="00696DE0"/>
    <w:rsid w:val="00696DF5"/>
    <w:rsid w:val="00696E8C"/>
    <w:rsid w:val="00697164"/>
    <w:rsid w:val="00697177"/>
    <w:rsid w:val="00697294"/>
    <w:rsid w:val="00697456"/>
    <w:rsid w:val="006974FC"/>
    <w:rsid w:val="00697A63"/>
    <w:rsid w:val="00697B83"/>
    <w:rsid w:val="00697B98"/>
    <w:rsid w:val="00697BD6"/>
    <w:rsid w:val="00697BDD"/>
    <w:rsid w:val="00697CD1"/>
    <w:rsid w:val="00697D22"/>
    <w:rsid w:val="00697D2D"/>
    <w:rsid w:val="00697F6B"/>
    <w:rsid w:val="00697FFB"/>
    <w:rsid w:val="006A01FC"/>
    <w:rsid w:val="006A02B0"/>
    <w:rsid w:val="006A04D4"/>
    <w:rsid w:val="006A081C"/>
    <w:rsid w:val="006A0A93"/>
    <w:rsid w:val="006A0F12"/>
    <w:rsid w:val="006A0F1D"/>
    <w:rsid w:val="006A13B2"/>
    <w:rsid w:val="006A149A"/>
    <w:rsid w:val="006A18F3"/>
    <w:rsid w:val="006A1955"/>
    <w:rsid w:val="006A1AF6"/>
    <w:rsid w:val="006A1B32"/>
    <w:rsid w:val="006A1BA1"/>
    <w:rsid w:val="006A1BFA"/>
    <w:rsid w:val="006A1E82"/>
    <w:rsid w:val="006A2053"/>
    <w:rsid w:val="006A219C"/>
    <w:rsid w:val="006A2423"/>
    <w:rsid w:val="006A24C7"/>
    <w:rsid w:val="006A250A"/>
    <w:rsid w:val="006A251B"/>
    <w:rsid w:val="006A255D"/>
    <w:rsid w:val="006A26F1"/>
    <w:rsid w:val="006A27B1"/>
    <w:rsid w:val="006A2B4C"/>
    <w:rsid w:val="006A2B7D"/>
    <w:rsid w:val="006A2BF4"/>
    <w:rsid w:val="006A2C9E"/>
    <w:rsid w:val="006A2DA9"/>
    <w:rsid w:val="006A2DF4"/>
    <w:rsid w:val="006A2ECD"/>
    <w:rsid w:val="006A3093"/>
    <w:rsid w:val="006A316B"/>
    <w:rsid w:val="006A35A9"/>
    <w:rsid w:val="006A3632"/>
    <w:rsid w:val="006A3AFA"/>
    <w:rsid w:val="006A3CB3"/>
    <w:rsid w:val="006A3D6D"/>
    <w:rsid w:val="006A3DAD"/>
    <w:rsid w:val="006A3FF5"/>
    <w:rsid w:val="006A466E"/>
    <w:rsid w:val="006A4986"/>
    <w:rsid w:val="006A4A92"/>
    <w:rsid w:val="006A4AA2"/>
    <w:rsid w:val="006A4E98"/>
    <w:rsid w:val="006A5016"/>
    <w:rsid w:val="006A5080"/>
    <w:rsid w:val="006A52F6"/>
    <w:rsid w:val="006A5489"/>
    <w:rsid w:val="006A54EB"/>
    <w:rsid w:val="006A569C"/>
    <w:rsid w:val="006A5714"/>
    <w:rsid w:val="006A5881"/>
    <w:rsid w:val="006A5C22"/>
    <w:rsid w:val="006A5C2B"/>
    <w:rsid w:val="006A5D19"/>
    <w:rsid w:val="006A6149"/>
    <w:rsid w:val="006A62C8"/>
    <w:rsid w:val="006A63A4"/>
    <w:rsid w:val="006A6404"/>
    <w:rsid w:val="006A6701"/>
    <w:rsid w:val="006A697F"/>
    <w:rsid w:val="006A6991"/>
    <w:rsid w:val="006A69C0"/>
    <w:rsid w:val="006A6AB2"/>
    <w:rsid w:val="006A6BCB"/>
    <w:rsid w:val="006A6C18"/>
    <w:rsid w:val="006A6D28"/>
    <w:rsid w:val="006A705C"/>
    <w:rsid w:val="006A724A"/>
    <w:rsid w:val="006A7360"/>
    <w:rsid w:val="006A73F5"/>
    <w:rsid w:val="006A7BB6"/>
    <w:rsid w:val="006A7DA8"/>
    <w:rsid w:val="006A7ED6"/>
    <w:rsid w:val="006A7F86"/>
    <w:rsid w:val="006A7F97"/>
    <w:rsid w:val="006A7FD2"/>
    <w:rsid w:val="006B014B"/>
    <w:rsid w:val="006B0488"/>
    <w:rsid w:val="006B04E6"/>
    <w:rsid w:val="006B0549"/>
    <w:rsid w:val="006B05D8"/>
    <w:rsid w:val="006B0755"/>
    <w:rsid w:val="006B0786"/>
    <w:rsid w:val="006B08CF"/>
    <w:rsid w:val="006B08D8"/>
    <w:rsid w:val="006B0961"/>
    <w:rsid w:val="006B0A2C"/>
    <w:rsid w:val="006B0B0E"/>
    <w:rsid w:val="006B0CE6"/>
    <w:rsid w:val="006B0D3E"/>
    <w:rsid w:val="006B0F94"/>
    <w:rsid w:val="006B0FFF"/>
    <w:rsid w:val="006B107F"/>
    <w:rsid w:val="006B160C"/>
    <w:rsid w:val="006B17F2"/>
    <w:rsid w:val="006B1A6F"/>
    <w:rsid w:val="006B1C90"/>
    <w:rsid w:val="006B1CD3"/>
    <w:rsid w:val="006B1D8E"/>
    <w:rsid w:val="006B1E3E"/>
    <w:rsid w:val="006B1F8B"/>
    <w:rsid w:val="006B2398"/>
    <w:rsid w:val="006B23CC"/>
    <w:rsid w:val="006B26A4"/>
    <w:rsid w:val="006B2787"/>
    <w:rsid w:val="006B27C0"/>
    <w:rsid w:val="006B2848"/>
    <w:rsid w:val="006B2CAD"/>
    <w:rsid w:val="006B2D9F"/>
    <w:rsid w:val="006B3077"/>
    <w:rsid w:val="006B318C"/>
    <w:rsid w:val="006B31CA"/>
    <w:rsid w:val="006B32B6"/>
    <w:rsid w:val="006B3335"/>
    <w:rsid w:val="006B3609"/>
    <w:rsid w:val="006B362D"/>
    <w:rsid w:val="006B3783"/>
    <w:rsid w:val="006B37BA"/>
    <w:rsid w:val="006B37C4"/>
    <w:rsid w:val="006B38D0"/>
    <w:rsid w:val="006B3D05"/>
    <w:rsid w:val="006B3D79"/>
    <w:rsid w:val="006B3E18"/>
    <w:rsid w:val="006B3FB1"/>
    <w:rsid w:val="006B40F4"/>
    <w:rsid w:val="006B4181"/>
    <w:rsid w:val="006B423D"/>
    <w:rsid w:val="006B4349"/>
    <w:rsid w:val="006B4473"/>
    <w:rsid w:val="006B4539"/>
    <w:rsid w:val="006B469C"/>
    <w:rsid w:val="006B49CF"/>
    <w:rsid w:val="006B4E84"/>
    <w:rsid w:val="006B4FD9"/>
    <w:rsid w:val="006B5089"/>
    <w:rsid w:val="006B52B5"/>
    <w:rsid w:val="006B586D"/>
    <w:rsid w:val="006B5964"/>
    <w:rsid w:val="006B59C6"/>
    <w:rsid w:val="006B5BAA"/>
    <w:rsid w:val="006B5BE4"/>
    <w:rsid w:val="006B5DCB"/>
    <w:rsid w:val="006B5E67"/>
    <w:rsid w:val="006B5FDC"/>
    <w:rsid w:val="006B6077"/>
    <w:rsid w:val="006B60E1"/>
    <w:rsid w:val="006B64AE"/>
    <w:rsid w:val="006B6A08"/>
    <w:rsid w:val="006B6D58"/>
    <w:rsid w:val="006B6D84"/>
    <w:rsid w:val="006B6EA2"/>
    <w:rsid w:val="006B6ED9"/>
    <w:rsid w:val="006B7338"/>
    <w:rsid w:val="006B746C"/>
    <w:rsid w:val="006B768D"/>
    <w:rsid w:val="006B7ADB"/>
    <w:rsid w:val="006B7AE2"/>
    <w:rsid w:val="006B7F71"/>
    <w:rsid w:val="006B7FA3"/>
    <w:rsid w:val="006C01FD"/>
    <w:rsid w:val="006C0389"/>
    <w:rsid w:val="006C04DD"/>
    <w:rsid w:val="006C0522"/>
    <w:rsid w:val="006C054E"/>
    <w:rsid w:val="006C05CB"/>
    <w:rsid w:val="006C05D4"/>
    <w:rsid w:val="006C0B49"/>
    <w:rsid w:val="006C0C91"/>
    <w:rsid w:val="006C0CEA"/>
    <w:rsid w:val="006C0F5A"/>
    <w:rsid w:val="006C0F6B"/>
    <w:rsid w:val="006C1018"/>
    <w:rsid w:val="006C11A6"/>
    <w:rsid w:val="006C13EA"/>
    <w:rsid w:val="006C1421"/>
    <w:rsid w:val="006C149A"/>
    <w:rsid w:val="006C1784"/>
    <w:rsid w:val="006C191B"/>
    <w:rsid w:val="006C2018"/>
    <w:rsid w:val="006C2114"/>
    <w:rsid w:val="006C2206"/>
    <w:rsid w:val="006C2218"/>
    <w:rsid w:val="006C22B6"/>
    <w:rsid w:val="006C260B"/>
    <w:rsid w:val="006C2755"/>
    <w:rsid w:val="006C2782"/>
    <w:rsid w:val="006C2AE7"/>
    <w:rsid w:val="006C2E5E"/>
    <w:rsid w:val="006C2F7E"/>
    <w:rsid w:val="006C2FFF"/>
    <w:rsid w:val="006C304E"/>
    <w:rsid w:val="006C3BFD"/>
    <w:rsid w:val="006C3EB5"/>
    <w:rsid w:val="006C3FD4"/>
    <w:rsid w:val="006C4030"/>
    <w:rsid w:val="006C40B2"/>
    <w:rsid w:val="006C4345"/>
    <w:rsid w:val="006C43F9"/>
    <w:rsid w:val="006C45E7"/>
    <w:rsid w:val="006C46E8"/>
    <w:rsid w:val="006C485A"/>
    <w:rsid w:val="006C48C8"/>
    <w:rsid w:val="006C4A10"/>
    <w:rsid w:val="006C4BD6"/>
    <w:rsid w:val="006C4E91"/>
    <w:rsid w:val="006C5063"/>
    <w:rsid w:val="006C506F"/>
    <w:rsid w:val="006C52C4"/>
    <w:rsid w:val="006C5364"/>
    <w:rsid w:val="006C540F"/>
    <w:rsid w:val="006C55C6"/>
    <w:rsid w:val="006C5681"/>
    <w:rsid w:val="006C5ECB"/>
    <w:rsid w:val="006C6323"/>
    <w:rsid w:val="006C6359"/>
    <w:rsid w:val="006C6363"/>
    <w:rsid w:val="006C638C"/>
    <w:rsid w:val="006C645D"/>
    <w:rsid w:val="006C6557"/>
    <w:rsid w:val="006C65DE"/>
    <w:rsid w:val="006C65E5"/>
    <w:rsid w:val="006C65EE"/>
    <w:rsid w:val="006C65FC"/>
    <w:rsid w:val="006C6630"/>
    <w:rsid w:val="006C6691"/>
    <w:rsid w:val="006C6724"/>
    <w:rsid w:val="006C67E5"/>
    <w:rsid w:val="006C6993"/>
    <w:rsid w:val="006C6ACE"/>
    <w:rsid w:val="006C6BAE"/>
    <w:rsid w:val="006C6BF3"/>
    <w:rsid w:val="006C6BF4"/>
    <w:rsid w:val="006C6C72"/>
    <w:rsid w:val="006C6D12"/>
    <w:rsid w:val="006C6E72"/>
    <w:rsid w:val="006C6EE8"/>
    <w:rsid w:val="006C70BD"/>
    <w:rsid w:val="006C72DD"/>
    <w:rsid w:val="006C75C9"/>
    <w:rsid w:val="006C7704"/>
    <w:rsid w:val="006C78B9"/>
    <w:rsid w:val="006C7967"/>
    <w:rsid w:val="006C7D1B"/>
    <w:rsid w:val="006D0046"/>
    <w:rsid w:val="006D05F6"/>
    <w:rsid w:val="006D077A"/>
    <w:rsid w:val="006D08BF"/>
    <w:rsid w:val="006D095D"/>
    <w:rsid w:val="006D0A30"/>
    <w:rsid w:val="006D0AEC"/>
    <w:rsid w:val="006D0BCB"/>
    <w:rsid w:val="006D0BE5"/>
    <w:rsid w:val="006D0CD5"/>
    <w:rsid w:val="006D0EC0"/>
    <w:rsid w:val="006D0F4D"/>
    <w:rsid w:val="006D1256"/>
    <w:rsid w:val="006D127E"/>
    <w:rsid w:val="006D1561"/>
    <w:rsid w:val="006D160B"/>
    <w:rsid w:val="006D1740"/>
    <w:rsid w:val="006D174D"/>
    <w:rsid w:val="006D194C"/>
    <w:rsid w:val="006D1AB1"/>
    <w:rsid w:val="006D1BD6"/>
    <w:rsid w:val="006D1F2A"/>
    <w:rsid w:val="006D1F7C"/>
    <w:rsid w:val="006D2A78"/>
    <w:rsid w:val="006D2B26"/>
    <w:rsid w:val="006D2B77"/>
    <w:rsid w:val="006D2F08"/>
    <w:rsid w:val="006D309C"/>
    <w:rsid w:val="006D33B4"/>
    <w:rsid w:val="006D3490"/>
    <w:rsid w:val="006D34F3"/>
    <w:rsid w:val="006D3B7B"/>
    <w:rsid w:val="006D3C16"/>
    <w:rsid w:val="006D3E7A"/>
    <w:rsid w:val="006D4009"/>
    <w:rsid w:val="006D430D"/>
    <w:rsid w:val="006D43F6"/>
    <w:rsid w:val="006D4450"/>
    <w:rsid w:val="006D455A"/>
    <w:rsid w:val="006D46DE"/>
    <w:rsid w:val="006D4BF8"/>
    <w:rsid w:val="006D4D16"/>
    <w:rsid w:val="006D4E0C"/>
    <w:rsid w:val="006D4FA5"/>
    <w:rsid w:val="006D51C4"/>
    <w:rsid w:val="006D51C9"/>
    <w:rsid w:val="006D523B"/>
    <w:rsid w:val="006D524C"/>
    <w:rsid w:val="006D5613"/>
    <w:rsid w:val="006D5989"/>
    <w:rsid w:val="006D598C"/>
    <w:rsid w:val="006D5A5E"/>
    <w:rsid w:val="006D5E2F"/>
    <w:rsid w:val="006D610B"/>
    <w:rsid w:val="006D6349"/>
    <w:rsid w:val="006D6B55"/>
    <w:rsid w:val="006D6BE0"/>
    <w:rsid w:val="006D6C58"/>
    <w:rsid w:val="006D6D5C"/>
    <w:rsid w:val="006D6E75"/>
    <w:rsid w:val="006D6FF2"/>
    <w:rsid w:val="006D7447"/>
    <w:rsid w:val="006D74EE"/>
    <w:rsid w:val="006D781D"/>
    <w:rsid w:val="006D7B77"/>
    <w:rsid w:val="006D7DCA"/>
    <w:rsid w:val="006E02E5"/>
    <w:rsid w:val="006E0677"/>
    <w:rsid w:val="006E070E"/>
    <w:rsid w:val="006E0B0A"/>
    <w:rsid w:val="006E0D53"/>
    <w:rsid w:val="006E1110"/>
    <w:rsid w:val="006E13BC"/>
    <w:rsid w:val="006E1507"/>
    <w:rsid w:val="006E1798"/>
    <w:rsid w:val="006E1887"/>
    <w:rsid w:val="006E1896"/>
    <w:rsid w:val="006E19A9"/>
    <w:rsid w:val="006E1C91"/>
    <w:rsid w:val="006E1EB3"/>
    <w:rsid w:val="006E1FC8"/>
    <w:rsid w:val="006E2189"/>
    <w:rsid w:val="006E2232"/>
    <w:rsid w:val="006E22E7"/>
    <w:rsid w:val="006E24A9"/>
    <w:rsid w:val="006E27F1"/>
    <w:rsid w:val="006E29FA"/>
    <w:rsid w:val="006E2D87"/>
    <w:rsid w:val="006E2E0D"/>
    <w:rsid w:val="006E2F70"/>
    <w:rsid w:val="006E3390"/>
    <w:rsid w:val="006E35C1"/>
    <w:rsid w:val="006E373D"/>
    <w:rsid w:val="006E3879"/>
    <w:rsid w:val="006E3B08"/>
    <w:rsid w:val="006E3FF7"/>
    <w:rsid w:val="006E4011"/>
    <w:rsid w:val="006E404A"/>
    <w:rsid w:val="006E445F"/>
    <w:rsid w:val="006E44A3"/>
    <w:rsid w:val="006E4713"/>
    <w:rsid w:val="006E4A6F"/>
    <w:rsid w:val="006E4B0F"/>
    <w:rsid w:val="006E4B7D"/>
    <w:rsid w:val="006E4DBC"/>
    <w:rsid w:val="006E4DEE"/>
    <w:rsid w:val="006E4E65"/>
    <w:rsid w:val="006E53A7"/>
    <w:rsid w:val="006E557C"/>
    <w:rsid w:val="006E5926"/>
    <w:rsid w:val="006E5980"/>
    <w:rsid w:val="006E5CBE"/>
    <w:rsid w:val="006E5D62"/>
    <w:rsid w:val="006E5DD1"/>
    <w:rsid w:val="006E5E36"/>
    <w:rsid w:val="006E5EF6"/>
    <w:rsid w:val="006E622E"/>
    <w:rsid w:val="006E6341"/>
    <w:rsid w:val="006E64E2"/>
    <w:rsid w:val="006E652E"/>
    <w:rsid w:val="006E65FD"/>
    <w:rsid w:val="006E6722"/>
    <w:rsid w:val="006E6884"/>
    <w:rsid w:val="006E6B5F"/>
    <w:rsid w:val="006E6D84"/>
    <w:rsid w:val="006E6ECF"/>
    <w:rsid w:val="006E6FB3"/>
    <w:rsid w:val="006E707C"/>
    <w:rsid w:val="006E70A7"/>
    <w:rsid w:val="006E720B"/>
    <w:rsid w:val="006E7374"/>
    <w:rsid w:val="006E7499"/>
    <w:rsid w:val="006E75B5"/>
    <w:rsid w:val="006E7669"/>
    <w:rsid w:val="006E7703"/>
    <w:rsid w:val="006E785B"/>
    <w:rsid w:val="006E7865"/>
    <w:rsid w:val="006E7C5E"/>
    <w:rsid w:val="006E7E5B"/>
    <w:rsid w:val="006F005A"/>
    <w:rsid w:val="006F064B"/>
    <w:rsid w:val="006F067C"/>
    <w:rsid w:val="006F0790"/>
    <w:rsid w:val="006F0A38"/>
    <w:rsid w:val="006F0DC5"/>
    <w:rsid w:val="006F0DEB"/>
    <w:rsid w:val="006F12E3"/>
    <w:rsid w:val="006F1358"/>
    <w:rsid w:val="006F14D0"/>
    <w:rsid w:val="006F1B71"/>
    <w:rsid w:val="006F1CD7"/>
    <w:rsid w:val="006F1E6D"/>
    <w:rsid w:val="006F2036"/>
    <w:rsid w:val="006F22BC"/>
    <w:rsid w:val="006F235F"/>
    <w:rsid w:val="006F255C"/>
    <w:rsid w:val="006F265E"/>
    <w:rsid w:val="006F26EB"/>
    <w:rsid w:val="006F27C9"/>
    <w:rsid w:val="006F284C"/>
    <w:rsid w:val="006F29D0"/>
    <w:rsid w:val="006F2A7E"/>
    <w:rsid w:val="006F2CB6"/>
    <w:rsid w:val="006F2F34"/>
    <w:rsid w:val="006F2F88"/>
    <w:rsid w:val="006F307E"/>
    <w:rsid w:val="006F3088"/>
    <w:rsid w:val="006F3094"/>
    <w:rsid w:val="006F3113"/>
    <w:rsid w:val="006F3192"/>
    <w:rsid w:val="006F33FA"/>
    <w:rsid w:val="006F38EE"/>
    <w:rsid w:val="006F3B3F"/>
    <w:rsid w:val="006F3B99"/>
    <w:rsid w:val="006F3C54"/>
    <w:rsid w:val="006F3D3C"/>
    <w:rsid w:val="006F3F69"/>
    <w:rsid w:val="006F4524"/>
    <w:rsid w:val="006F4540"/>
    <w:rsid w:val="006F468B"/>
    <w:rsid w:val="006F4868"/>
    <w:rsid w:val="006F486A"/>
    <w:rsid w:val="006F48E3"/>
    <w:rsid w:val="006F4A1F"/>
    <w:rsid w:val="006F4A3B"/>
    <w:rsid w:val="006F4B7B"/>
    <w:rsid w:val="006F4B9C"/>
    <w:rsid w:val="006F4E2C"/>
    <w:rsid w:val="006F4E34"/>
    <w:rsid w:val="006F4EEE"/>
    <w:rsid w:val="006F512E"/>
    <w:rsid w:val="006F52C6"/>
    <w:rsid w:val="006F562E"/>
    <w:rsid w:val="006F57C7"/>
    <w:rsid w:val="006F595E"/>
    <w:rsid w:val="006F5B22"/>
    <w:rsid w:val="006F5BC9"/>
    <w:rsid w:val="006F6172"/>
    <w:rsid w:val="006F6176"/>
    <w:rsid w:val="006F6227"/>
    <w:rsid w:val="006F624C"/>
    <w:rsid w:val="006F63BD"/>
    <w:rsid w:val="006F6617"/>
    <w:rsid w:val="006F6900"/>
    <w:rsid w:val="006F6939"/>
    <w:rsid w:val="006F696B"/>
    <w:rsid w:val="006F6BFB"/>
    <w:rsid w:val="006F7203"/>
    <w:rsid w:val="006F7680"/>
    <w:rsid w:val="006F79A4"/>
    <w:rsid w:val="006F7B73"/>
    <w:rsid w:val="00700236"/>
    <w:rsid w:val="007003FC"/>
    <w:rsid w:val="007004CA"/>
    <w:rsid w:val="00700898"/>
    <w:rsid w:val="00700C15"/>
    <w:rsid w:val="00700E21"/>
    <w:rsid w:val="00701042"/>
    <w:rsid w:val="007012C6"/>
    <w:rsid w:val="00701326"/>
    <w:rsid w:val="0070136D"/>
    <w:rsid w:val="0070155B"/>
    <w:rsid w:val="007018D6"/>
    <w:rsid w:val="00701D8C"/>
    <w:rsid w:val="00701E7B"/>
    <w:rsid w:val="00701FAA"/>
    <w:rsid w:val="0070225B"/>
    <w:rsid w:val="00702320"/>
    <w:rsid w:val="00702479"/>
    <w:rsid w:val="007029EA"/>
    <w:rsid w:val="007029F7"/>
    <w:rsid w:val="00702BAF"/>
    <w:rsid w:val="00702BD4"/>
    <w:rsid w:val="00702C9A"/>
    <w:rsid w:val="00702E6B"/>
    <w:rsid w:val="00702F78"/>
    <w:rsid w:val="007031F4"/>
    <w:rsid w:val="00703648"/>
    <w:rsid w:val="00703734"/>
    <w:rsid w:val="00703737"/>
    <w:rsid w:val="0070392A"/>
    <w:rsid w:val="00703990"/>
    <w:rsid w:val="00703A88"/>
    <w:rsid w:val="00703B1C"/>
    <w:rsid w:val="00703CC7"/>
    <w:rsid w:val="00703D9B"/>
    <w:rsid w:val="00703DE8"/>
    <w:rsid w:val="00703F49"/>
    <w:rsid w:val="00703FDA"/>
    <w:rsid w:val="0070494A"/>
    <w:rsid w:val="00704A15"/>
    <w:rsid w:val="00704E58"/>
    <w:rsid w:val="0070532E"/>
    <w:rsid w:val="00705348"/>
    <w:rsid w:val="00705349"/>
    <w:rsid w:val="0070555B"/>
    <w:rsid w:val="00705930"/>
    <w:rsid w:val="007059CA"/>
    <w:rsid w:val="00705E6D"/>
    <w:rsid w:val="00705E80"/>
    <w:rsid w:val="00705E9C"/>
    <w:rsid w:val="00705F8F"/>
    <w:rsid w:val="00706033"/>
    <w:rsid w:val="00706037"/>
    <w:rsid w:val="00706223"/>
    <w:rsid w:val="007062FE"/>
    <w:rsid w:val="0070746E"/>
    <w:rsid w:val="00707606"/>
    <w:rsid w:val="007077E5"/>
    <w:rsid w:val="00707A08"/>
    <w:rsid w:val="00707C00"/>
    <w:rsid w:val="00707D0C"/>
    <w:rsid w:val="00710121"/>
    <w:rsid w:val="007101C2"/>
    <w:rsid w:val="007103DE"/>
    <w:rsid w:val="007103F1"/>
    <w:rsid w:val="007105C0"/>
    <w:rsid w:val="00710A81"/>
    <w:rsid w:val="00710C18"/>
    <w:rsid w:val="00711274"/>
    <w:rsid w:val="007116AB"/>
    <w:rsid w:val="00711A42"/>
    <w:rsid w:val="00711A68"/>
    <w:rsid w:val="00711AE3"/>
    <w:rsid w:val="00711CA1"/>
    <w:rsid w:val="00711CAD"/>
    <w:rsid w:val="007120A6"/>
    <w:rsid w:val="007122AF"/>
    <w:rsid w:val="0071242D"/>
    <w:rsid w:val="007126B0"/>
    <w:rsid w:val="007127A3"/>
    <w:rsid w:val="007127C6"/>
    <w:rsid w:val="007127F4"/>
    <w:rsid w:val="00712973"/>
    <w:rsid w:val="007129BB"/>
    <w:rsid w:val="00712ABE"/>
    <w:rsid w:val="00712B30"/>
    <w:rsid w:val="00712BB4"/>
    <w:rsid w:val="00712C29"/>
    <w:rsid w:val="00712E34"/>
    <w:rsid w:val="00712E83"/>
    <w:rsid w:val="00713182"/>
    <w:rsid w:val="007135E5"/>
    <w:rsid w:val="00713692"/>
    <w:rsid w:val="00713C47"/>
    <w:rsid w:val="00713DA1"/>
    <w:rsid w:val="00713ED4"/>
    <w:rsid w:val="00713F49"/>
    <w:rsid w:val="00713F75"/>
    <w:rsid w:val="00714121"/>
    <w:rsid w:val="007141BC"/>
    <w:rsid w:val="007142CF"/>
    <w:rsid w:val="0071439A"/>
    <w:rsid w:val="00714819"/>
    <w:rsid w:val="00714893"/>
    <w:rsid w:val="007148D6"/>
    <w:rsid w:val="00714B19"/>
    <w:rsid w:val="00714BB8"/>
    <w:rsid w:val="00714CC1"/>
    <w:rsid w:val="00714D22"/>
    <w:rsid w:val="00714E28"/>
    <w:rsid w:val="0071510D"/>
    <w:rsid w:val="007153B9"/>
    <w:rsid w:val="007153E7"/>
    <w:rsid w:val="0071548A"/>
    <w:rsid w:val="007154CC"/>
    <w:rsid w:val="00715640"/>
    <w:rsid w:val="00715908"/>
    <w:rsid w:val="00715D59"/>
    <w:rsid w:val="00715F68"/>
    <w:rsid w:val="00715FC2"/>
    <w:rsid w:val="00716098"/>
    <w:rsid w:val="007160BA"/>
    <w:rsid w:val="00716165"/>
    <w:rsid w:val="00716585"/>
    <w:rsid w:val="00716725"/>
    <w:rsid w:val="0071678C"/>
    <w:rsid w:val="00716D0E"/>
    <w:rsid w:val="00716E35"/>
    <w:rsid w:val="007170E1"/>
    <w:rsid w:val="0071716E"/>
    <w:rsid w:val="0071738E"/>
    <w:rsid w:val="007176A8"/>
    <w:rsid w:val="007178F4"/>
    <w:rsid w:val="00717A3B"/>
    <w:rsid w:val="00717A8A"/>
    <w:rsid w:val="00717C5E"/>
    <w:rsid w:val="00717C75"/>
    <w:rsid w:val="00717D37"/>
    <w:rsid w:val="00717D4E"/>
    <w:rsid w:val="00720390"/>
    <w:rsid w:val="007206EF"/>
    <w:rsid w:val="007208E8"/>
    <w:rsid w:val="00720AE3"/>
    <w:rsid w:val="00720BBD"/>
    <w:rsid w:val="00720C42"/>
    <w:rsid w:val="00720FB8"/>
    <w:rsid w:val="00721208"/>
    <w:rsid w:val="00721273"/>
    <w:rsid w:val="00721369"/>
    <w:rsid w:val="007213D5"/>
    <w:rsid w:val="0072148E"/>
    <w:rsid w:val="00721577"/>
    <w:rsid w:val="0072159C"/>
    <w:rsid w:val="007216B3"/>
    <w:rsid w:val="007216C4"/>
    <w:rsid w:val="00721997"/>
    <w:rsid w:val="00722123"/>
    <w:rsid w:val="007226DD"/>
    <w:rsid w:val="00722C79"/>
    <w:rsid w:val="00722C8F"/>
    <w:rsid w:val="00722C94"/>
    <w:rsid w:val="00723046"/>
    <w:rsid w:val="00723076"/>
    <w:rsid w:val="00723407"/>
    <w:rsid w:val="00723479"/>
    <w:rsid w:val="0072367B"/>
    <w:rsid w:val="007236A5"/>
    <w:rsid w:val="007239E4"/>
    <w:rsid w:val="00723B13"/>
    <w:rsid w:val="00723D5E"/>
    <w:rsid w:val="00724028"/>
    <w:rsid w:val="00724132"/>
    <w:rsid w:val="007241A8"/>
    <w:rsid w:val="0072426D"/>
    <w:rsid w:val="00724282"/>
    <w:rsid w:val="00724412"/>
    <w:rsid w:val="007244D7"/>
    <w:rsid w:val="00724601"/>
    <w:rsid w:val="00724776"/>
    <w:rsid w:val="00724805"/>
    <w:rsid w:val="00724A57"/>
    <w:rsid w:val="00724D04"/>
    <w:rsid w:val="00724E53"/>
    <w:rsid w:val="00724EB2"/>
    <w:rsid w:val="00724EBD"/>
    <w:rsid w:val="00724EE4"/>
    <w:rsid w:val="00724F23"/>
    <w:rsid w:val="00724F2C"/>
    <w:rsid w:val="00725170"/>
    <w:rsid w:val="007254D1"/>
    <w:rsid w:val="00725544"/>
    <w:rsid w:val="007256A8"/>
    <w:rsid w:val="00725A23"/>
    <w:rsid w:val="00725E6B"/>
    <w:rsid w:val="00725EEE"/>
    <w:rsid w:val="00725FC5"/>
    <w:rsid w:val="0072604B"/>
    <w:rsid w:val="00726054"/>
    <w:rsid w:val="007260A5"/>
    <w:rsid w:val="00726436"/>
    <w:rsid w:val="00726A24"/>
    <w:rsid w:val="00726A7F"/>
    <w:rsid w:val="00726D43"/>
    <w:rsid w:val="00726E91"/>
    <w:rsid w:val="00726EA0"/>
    <w:rsid w:val="00726FF7"/>
    <w:rsid w:val="007270FE"/>
    <w:rsid w:val="00727288"/>
    <w:rsid w:val="0072762C"/>
    <w:rsid w:val="00727875"/>
    <w:rsid w:val="00727C32"/>
    <w:rsid w:val="00727DB9"/>
    <w:rsid w:val="00730479"/>
    <w:rsid w:val="0073073B"/>
    <w:rsid w:val="007307BF"/>
    <w:rsid w:val="00730970"/>
    <w:rsid w:val="00730B3F"/>
    <w:rsid w:val="00730F4F"/>
    <w:rsid w:val="0073115A"/>
    <w:rsid w:val="0073130F"/>
    <w:rsid w:val="0073188C"/>
    <w:rsid w:val="00731DD3"/>
    <w:rsid w:val="00731DE9"/>
    <w:rsid w:val="00731EC3"/>
    <w:rsid w:val="00731FC5"/>
    <w:rsid w:val="007322CC"/>
    <w:rsid w:val="00732422"/>
    <w:rsid w:val="00732433"/>
    <w:rsid w:val="0073257F"/>
    <w:rsid w:val="00732C90"/>
    <w:rsid w:val="00732F84"/>
    <w:rsid w:val="00733078"/>
    <w:rsid w:val="007330D8"/>
    <w:rsid w:val="0073312C"/>
    <w:rsid w:val="007332E0"/>
    <w:rsid w:val="0073356A"/>
    <w:rsid w:val="0073376C"/>
    <w:rsid w:val="007337F6"/>
    <w:rsid w:val="0073382F"/>
    <w:rsid w:val="0073391F"/>
    <w:rsid w:val="00733AA5"/>
    <w:rsid w:val="00733CBF"/>
    <w:rsid w:val="00733CD7"/>
    <w:rsid w:val="00733DE0"/>
    <w:rsid w:val="0073435A"/>
    <w:rsid w:val="007343AB"/>
    <w:rsid w:val="00734540"/>
    <w:rsid w:val="00734A2B"/>
    <w:rsid w:val="00734B1D"/>
    <w:rsid w:val="00734C0D"/>
    <w:rsid w:val="00734C26"/>
    <w:rsid w:val="00734CBE"/>
    <w:rsid w:val="00734DE3"/>
    <w:rsid w:val="00734EA2"/>
    <w:rsid w:val="00734F94"/>
    <w:rsid w:val="007351D4"/>
    <w:rsid w:val="007351E0"/>
    <w:rsid w:val="007351F6"/>
    <w:rsid w:val="0073527F"/>
    <w:rsid w:val="00735369"/>
    <w:rsid w:val="0073553C"/>
    <w:rsid w:val="0073554E"/>
    <w:rsid w:val="0073569D"/>
    <w:rsid w:val="00735CFE"/>
    <w:rsid w:val="00735D4D"/>
    <w:rsid w:val="0073620A"/>
    <w:rsid w:val="00736407"/>
    <w:rsid w:val="00736472"/>
    <w:rsid w:val="007364A2"/>
    <w:rsid w:val="0073666B"/>
    <w:rsid w:val="0073677A"/>
    <w:rsid w:val="00736A61"/>
    <w:rsid w:val="00736C9F"/>
    <w:rsid w:val="00736F02"/>
    <w:rsid w:val="0073732F"/>
    <w:rsid w:val="0073748B"/>
    <w:rsid w:val="0073764B"/>
    <w:rsid w:val="00737663"/>
    <w:rsid w:val="007376E5"/>
    <w:rsid w:val="00737925"/>
    <w:rsid w:val="00737970"/>
    <w:rsid w:val="007379A1"/>
    <w:rsid w:val="007379D1"/>
    <w:rsid w:val="00737B42"/>
    <w:rsid w:val="00737C1E"/>
    <w:rsid w:val="00737C7A"/>
    <w:rsid w:val="00737FB8"/>
    <w:rsid w:val="00740481"/>
    <w:rsid w:val="007405C7"/>
    <w:rsid w:val="007405F6"/>
    <w:rsid w:val="00740968"/>
    <w:rsid w:val="00740ADD"/>
    <w:rsid w:val="00740B27"/>
    <w:rsid w:val="00740BE5"/>
    <w:rsid w:val="00740C9B"/>
    <w:rsid w:val="00740DB2"/>
    <w:rsid w:val="00740EDD"/>
    <w:rsid w:val="00740F21"/>
    <w:rsid w:val="0074105D"/>
    <w:rsid w:val="0074114C"/>
    <w:rsid w:val="007414E8"/>
    <w:rsid w:val="007416F9"/>
    <w:rsid w:val="0074175A"/>
    <w:rsid w:val="007418D5"/>
    <w:rsid w:val="00741B30"/>
    <w:rsid w:val="00741CE9"/>
    <w:rsid w:val="00741E5E"/>
    <w:rsid w:val="00741EA9"/>
    <w:rsid w:val="0074203A"/>
    <w:rsid w:val="0074215C"/>
    <w:rsid w:val="007421EF"/>
    <w:rsid w:val="00742334"/>
    <w:rsid w:val="00742381"/>
    <w:rsid w:val="00742470"/>
    <w:rsid w:val="007425AD"/>
    <w:rsid w:val="007425D3"/>
    <w:rsid w:val="007425DD"/>
    <w:rsid w:val="00742653"/>
    <w:rsid w:val="007426C6"/>
    <w:rsid w:val="007427A4"/>
    <w:rsid w:val="0074290B"/>
    <w:rsid w:val="00742E38"/>
    <w:rsid w:val="00742EC2"/>
    <w:rsid w:val="00742FFA"/>
    <w:rsid w:val="00743280"/>
    <w:rsid w:val="00743470"/>
    <w:rsid w:val="007435BB"/>
    <w:rsid w:val="007435E7"/>
    <w:rsid w:val="0074365F"/>
    <w:rsid w:val="007436B6"/>
    <w:rsid w:val="0074384A"/>
    <w:rsid w:val="00743A77"/>
    <w:rsid w:val="00743E5A"/>
    <w:rsid w:val="00743F06"/>
    <w:rsid w:val="00743FA1"/>
    <w:rsid w:val="00744133"/>
    <w:rsid w:val="0074417B"/>
    <w:rsid w:val="007443C6"/>
    <w:rsid w:val="00744423"/>
    <w:rsid w:val="007444C3"/>
    <w:rsid w:val="0074499F"/>
    <w:rsid w:val="007449C2"/>
    <w:rsid w:val="00744C6E"/>
    <w:rsid w:val="00744C7D"/>
    <w:rsid w:val="00744CB6"/>
    <w:rsid w:val="00744DFD"/>
    <w:rsid w:val="00744E94"/>
    <w:rsid w:val="007450F3"/>
    <w:rsid w:val="007452EF"/>
    <w:rsid w:val="0074543A"/>
    <w:rsid w:val="007456A9"/>
    <w:rsid w:val="00745884"/>
    <w:rsid w:val="00745CC0"/>
    <w:rsid w:val="00745E5D"/>
    <w:rsid w:val="00745EA2"/>
    <w:rsid w:val="00745FD3"/>
    <w:rsid w:val="00746138"/>
    <w:rsid w:val="007461AD"/>
    <w:rsid w:val="007461D0"/>
    <w:rsid w:val="007466F5"/>
    <w:rsid w:val="007467A5"/>
    <w:rsid w:val="00746814"/>
    <w:rsid w:val="007468C6"/>
    <w:rsid w:val="007469A1"/>
    <w:rsid w:val="00746B99"/>
    <w:rsid w:val="00746BB9"/>
    <w:rsid w:val="00746C7C"/>
    <w:rsid w:val="00746D13"/>
    <w:rsid w:val="00747015"/>
    <w:rsid w:val="00747325"/>
    <w:rsid w:val="00747425"/>
    <w:rsid w:val="0074759A"/>
    <w:rsid w:val="00747955"/>
    <w:rsid w:val="00747AFC"/>
    <w:rsid w:val="00747B17"/>
    <w:rsid w:val="00747CDD"/>
    <w:rsid w:val="00750120"/>
    <w:rsid w:val="0075027F"/>
    <w:rsid w:val="007503E2"/>
    <w:rsid w:val="007503EA"/>
    <w:rsid w:val="0075051C"/>
    <w:rsid w:val="00750551"/>
    <w:rsid w:val="0075078E"/>
    <w:rsid w:val="00750792"/>
    <w:rsid w:val="0075090A"/>
    <w:rsid w:val="00750AAD"/>
    <w:rsid w:val="00750D11"/>
    <w:rsid w:val="00750D36"/>
    <w:rsid w:val="00750FF5"/>
    <w:rsid w:val="00751028"/>
    <w:rsid w:val="007516F0"/>
    <w:rsid w:val="007516FE"/>
    <w:rsid w:val="007517E7"/>
    <w:rsid w:val="007518E9"/>
    <w:rsid w:val="0075190E"/>
    <w:rsid w:val="0075193D"/>
    <w:rsid w:val="00751965"/>
    <w:rsid w:val="00751A1E"/>
    <w:rsid w:val="0075202F"/>
    <w:rsid w:val="0075208D"/>
    <w:rsid w:val="00752093"/>
    <w:rsid w:val="0075224F"/>
    <w:rsid w:val="00752308"/>
    <w:rsid w:val="00752397"/>
    <w:rsid w:val="00752901"/>
    <w:rsid w:val="0075298F"/>
    <w:rsid w:val="00752FA2"/>
    <w:rsid w:val="007533B4"/>
    <w:rsid w:val="0075349D"/>
    <w:rsid w:val="007534B8"/>
    <w:rsid w:val="007534C4"/>
    <w:rsid w:val="007534D3"/>
    <w:rsid w:val="00753707"/>
    <w:rsid w:val="00753786"/>
    <w:rsid w:val="00753853"/>
    <w:rsid w:val="0075385C"/>
    <w:rsid w:val="00753A07"/>
    <w:rsid w:val="00753CCC"/>
    <w:rsid w:val="00753D06"/>
    <w:rsid w:val="00753D21"/>
    <w:rsid w:val="00753F2A"/>
    <w:rsid w:val="007540E7"/>
    <w:rsid w:val="007542DD"/>
    <w:rsid w:val="007543CB"/>
    <w:rsid w:val="007544CE"/>
    <w:rsid w:val="00754610"/>
    <w:rsid w:val="00754613"/>
    <w:rsid w:val="00754867"/>
    <w:rsid w:val="00754A96"/>
    <w:rsid w:val="00754FFF"/>
    <w:rsid w:val="0075513D"/>
    <w:rsid w:val="0075517D"/>
    <w:rsid w:val="007552D7"/>
    <w:rsid w:val="007552ED"/>
    <w:rsid w:val="00755503"/>
    <w:rsid w:val="007556A8"/>
    <w:rsid w:val="00755791"/>
    <w:rsid w:val="00755995"/>
    <w:rsid w:val="007559AF"/>
    <w:rsid w:val="00755CFD"/>
    <w:rsid w:val="007561DF"/>
    <w:rsid w:val="00756461"/>
    <w:rsid w:val="0075679F"/>
    <w:rsid w:val="007567BC"/>
    <w:rsid w:val="00756AC8"/>
    <w:rsid w:val="00756B1F"/>
    <w:rsid w:val="00756C43"/>
    <w:rsid w:val="00756D07"/>
    <w:rsid w:val="00756EAB"/>
    <w:rsid w:val="007571B1"/>
    <w:rsid w:val="007571EC"/>
    <w:rsid w:val="0075727F"/>
    <w:rsid w:val="007572BC"/>
    <w:rsid w:val="007575CA"/>
    <w:rsid w:val="0075776F"/>
    <w:rsid w:val="00757D92"/>
    <w:rsid w:val="00757EDB"/>
    <w:rsid w:val="00757F91"/>
    <w:rsid w:val="00760138"/>
    <w:rsid w:val="00760283"/>
    <w:rsid w:val="0076030C"/>
    <w:rsid w:val="00760380"/>
    <w:rsid w:val="007603FF"/>
    <w:rsid w:val="00760595"/>
    <w:rsid w:val="00760644"/>
    <w:rsid w:val="007607EC"/>
    <w:rsid w:val="00760A48"/>
    <w:rsid w:val="00760A5E"/>
    <w:rsid w:val="00760B4F"/>
    <w:rsid w:val="00760B7B"/>
    <w:rsid w:val="00760CB5"/>
    <w:rsid w:val="00760F38"/>
    <w:rsid w:val="00760F7C"/>
    <w:rsid w:val="0076142C"/>
    <w:rsid w:val="007615B2"/>
    <w:rsid w:val="0076165A"/>
    <w:rsid w:val="00761681"/>
    <w:rsid w:val="007616C0"/>
    <w:rsid w:val="007617F1"/>
    <w:rsid w:val="00761C93"/>
    <w:rsid w:val="00761CDC"/>
    <w:rsid w:val="00761FED"/>
    <w:rsid w:val="00762204"/>
    <w:rsid w:val="00762225"/>
    <w:rsid w:val="00762334"/>
    <w:rsid w:val="0076238E"/>
    <w:rsid w:val="00762405"/>
    <w:rsid w:val="007624EF"/>
    <w:rsid w:val="007625EB"/>
    <w:rsid w:val="0076260E"/>
    <w:rsid w:val="00762989"/>
    <w:rsid w:val="007629F6"/>
    <w:rsid w:val="00762A31"/>
    <w:rsid w:val="00762A6B"/>
    <w:rsid w:val="00762E26"/>
    <w:rsid w:val="00763137"/>
    <w:rsid w:val="0076323B"/>
    <w:rsid w:val="0076331B"/>
    <w:rsid w:val="0076339B"/>
    <w:rsid w:val="007633BD"/>
    <w:rsid w:val="007633CF"/>
    <w:rsid w:val="007634E3"/>
    <w:rsid w:val="007635E6"/>
    <w:rsid w:val="0076378A"/>
    <w:rsid w:val="007637A8"/>
    <w:rsid w:val="00763CA8"/>
    <w:rsid w:val="00763E94"/>
    <w:rsid w:val="00763FA1"/>
    <w:rsid w:val="007640AA"/>
    <w:rsid w:val="007640AF"/>
    <w:rsid w:val="007640EA"/>
    <w:rsid w:val="0076418E"/>
    <w:rsid w:val="00764438"/>
    <w:rsid w:val="0076445D"/>
    <w:rsid w:val="0076461E"/>
    <w:rsid w:val="0076462F"/>
    <w:rsid w:val="0076475F"/>
    <w:rsid w:val="00764968"/>
    <w:rsid w:val="00764A0E"/>
    <w:rsid w:val="00764A51"/>
    <w:rsid w:val="00764AA5"/>
    <w:rsid w:val="00764C50"/>
    <w:rsid w:val="007650BF"/>
    <w:rsid w:val="007651D1"/>
    <w:rsid w:val="0076525E"/>
    <w:rsid w:val="007654D0"/>
    <w:rsid w:val="00765500"/>
    <w:rsid w:val="00765627"/>
    <w:rsid w:val="007657DC"/>
    <w:rsid w:val="00765D51"/>
    <w:rsid w:val="00765D7C"/>
    <w:rsid w:val="00765DAD"/>
    <w:rsid w:val="00765E5E"/>
    <w:rsid w:val="00765F08"/>
    <w:rsid w:val="00765FD9"/>
    <w:rsid w:val="007661BB"/>
    <w:rsid w:val="007662FC"/>
    <w:rsid w:val="00766418"/>
    <w:rsid w:val="007664DD"/>
    <w:rsid w:val="00766AC8"/>
    <w:rsid w:val="00766DC5"/>
    <w:rsid w:val="00767196"/>
    <w:rsid w:val="007672AF"/>
    <w:rsid w:val="0076756A"/>
    <w:rsid w:val="007679B8"/>
    <w:rsid w:val="00767C1A"/>
    <w:rsid w:val="00767CD5"/>
    <w:rsid w:val="00767D66"/>
    <w:rsid w:val="00767F06"/>
    <w:rsid w:val="00767F21"/>
    <w:rsid w:val="0077030B"/>
    <w:rsid w:val="0077035A"/>
    <w:rsid w:val="0077051D"/>
    <w:rsid w:val="00770A0D"/>
    <w:rsid w:val="00770BA7"/>
    <w:rsid w:val="00770C3E"/>
    <w:rsid w:val="00771417"/>
    <w:rsid w:val="007714FE"/>
    <w:rsid w:val="00771508"/>
    <w:rsid w:val="007718AE"/>
    <w:rsid w:val="007719BA"/>
    <w:rsid w:val="00771B3B"/>
    <w:rsid w:val="00771D20"/>
    <w:rsid w:val="00771DE5"/>
    <w:rsid w:val="00771E41"/>
    <w:rsid w:val="00771E6F"/>
    <w:rsid w:val="00771EC4"/>
    <w:rsid w:val="007724DD"/>
    <w:rsid w:val="007724E0"/>
    <w:rsid w:val="00772670"/>
    <w:rsid w:val="00772816"/>
    <w:rsid w:val="00772A35"/>
    <w:rsid w:val="00772B12"/>
    <w:rsid w:val="00772B6C"/>
    <w:rsid w:val="00772E83"/>
    <w:rsid w:val="007733AA"/>
    <w:rsid w:val="007733C6"/>
    <w:rsid w:val="0077346C"/>
    <w:rsid w:val="00773496"/>
    <w:rsid w:val="007738D4"/>
    <w:rsid w:val="00773AA3"/>
    <w:rsid w:val="00773AF1"/>
    <w:rsid w:val="00773CDA"/>
    <w:rsid w:val="00773DE5"/>
    <w:rsid w:val="00773F5B"/>
    <w:rsid w:val="00774259"/>
    <w:rsid w:val="007743AB"/>
    <w:rsid w:val="0077445D"/>
    <w:rsid w:val="007748A4"/>
    <w:rsid w:val="00774A71"/>
    <w:rsid w:val="00774F23"/>
    <w:rsid w:val="00774F47"/>
    <w:rsid w:val="00775040"/>
    <w:rsid w:val="007751A1"/>
    <w:rsid w:val="007751B6"/>
    <w:rsid w:val="0077523B"/>
    <w:rsid w:val="0077534C"/>
    <w:rsid w:val="0077592F"/>
    <w:rsid w:val="00775AF1"/>
    <w:rsid w:val="00775B15"/>
    <w:rsid w:val="00775C03"/>
    <w:rsid w:val="00775E82"/>
    <w:rsid w:val="00775F71"/>
    <w:rsid w:val="00776023"/>
    <w:rsid w:val="007763C9"/>
    <w:rsid w:val="007764F6"/>
    <w:rsid w:val="00776E43"/>
    <w:rsid w:val="00776EEE"/>
    <w:rsid w:val="0077708E"/>
    <w:rsid w:val="0077709F"/>
    <w:rsid w:val="00777175"/>
    <w:rsid w:val="0077720F"/>
    <w:rsid w:val="00777226"/>
    <w:rsid w:val="00777649"/>
    <w:rsid w:val="00777669"/>
    <w:rsid w:val="007776CD"/>
    <w:rsid w:val="00777B78"/>
    <w:rsid w:val="00777CFE"/>
    <w:rsid w:val="00777D5D"/>
    <w:rsid w:val="00777E2C"/>
    <w:rsid w:val="007801BF"/>
    <w:rsid w:val="007802DE"/>
    <w:rsid w:val="007804BF"/>
    <w:rsid w:val="0078056B"/>
    <w:rsid w:val="00780717"/>
    <w:rsid w:val="00780BC1"/>
    <w:rsid w:val="007812B5"/>
    <w:rsid w:val="00781A61"/>
    <w:rsid w:val="00781BB7"/>
    <w:rsid w:val="00781D1B"/>
    <w:rsid w:val="00781E31"/>
    <w:rsid w:val="00781F40"/>
    <w:rsid w:val="007820EE"/>
    <w:rsid w:val="007824C5"/>
    <w:rsid w:val="00782561"/>
    <w:rsid w:val="0078257D"/>
    <w:rsid w:val="00782748"/>
    <w:rsid w:val="007827A3"/>
    <w:rsid w:val="007829A1"/>
    <w:rsid w:val="007829C9"/>
    <w:rsid w:val="00782A47"/>
    <w:rsid w:val="00782BFE"/>
    <w:rsid w:val="00782CEE"/>
    <w:rsid w:val="00782EFD"/>
    <w:rsid w:val="00783024"/>
    <w:rsid w:val="007831B3"/>
    <w:rsid w:val="0078335B"/>
    <w:rsid w:val="00783502"/>
    <w:rsid w:val="00783647"/>
    <w:rsid w:val="007837D4"/>
    <w:rsid w:val="007838B5"/>
    <w:rsid w:val="00783AF1"/>
    <w:rsid w:val="00783B40"/>
    <w:rsid w:val="00783C7A"/>
    <w:rsid w:val="007840B3"/>
    <w:rsid w:val="007841FE"/>
    <w:rsid w:val="007842B2"/>
    <w:rsid w:val="0078458E"/>
    <w:rsid w:val="007846E7"/>
    <w:rsid w:val="00784827"/>
    <w:rsid w:val="0078482E"/>
    <w:rsid w:val="0078488E"/>
    <w:rsid w:val="007849E3"/>
    <w:rsid w:val="00784A23"/>
    <w:rsid w:val="00784B7A"/>
    <w:rsid w:val="00784CE2"/>
    <w:rsid w:val="00784F5A"/>
    <w:rsid w:val="007851D3"/>
    <w:rsid w:val="007853C5"/>
    <w:rsid w:val="0078590A"/>
    <w:rsid w:val="00785B53"/>
    <w:rsid w:val="00785CB8"/>
    <w:rsid w:val="00785D34"/>
    <w:rsid w:val="00785FEF"/>
    <w:rsid w:val="0078613B"/>
    <w:rsid w:val="0078619B"/>
    <w:rsid w:val="0078630E"/>
    <w:rsid w:val="007863B7"/>
    <w:rsid w:val="0078680B"/>
    <w:rsid w:val="00786AA9"/>
    <w:rsid w:val="00786AE7"/>
    <w:rsid w:val="00786DF7"/>
    <w:rsid w:val="00787636"/>
    <w:rsid w:val="007877C8"/>
    <w:rsid w:val="00787B4A"/>
    <w:rsid w:val="00790566"/>
    <w:rsid w:val="0079092B"/>
    <w:rsid w:val="00790A4C"/>
    <w:rsid w:val="00790DDC"/>
    <w:rsid w:val="00790F01"/>
    <w:rsid w:val="00790F7B"/>
    <w:rsid w:val="00791529"/>
    <w:rsid w:val="00791577"/>
    <w:rsid w:val="00791781"/>
    <w:rsid w:val="0079178B"/>
    <w:rsid w:val="00791791"/>
    <w:rsid w:val="007918E8"/>
    <w:rsid w:val="0079195E"/>
    <w:rsid w:val="00791F99"/>
    <w:rsid w:val="00791FFD"/>
    <w:rsid w:val="00792002"/>
    <w:rsid w:val="00792125"/>
    <w:rsid w:val="00792347"/>
    <w:rsid w:val="007923B8"/>
    <w:rsid w:val="0079245B"/>
    <w:rsid w:val="007925A6"/>
    <w:rsid w:val="007928C6"/>
    <w:rsid w:val="007929AB"/>
    <w:rsid w:val="007929FF"/>
    <w:rsid w:val="00792C98"/>
    <w:rsid w:val="00793041"/>
    <w:rsid w:val="007931F6"/>
    <w:rsid w:val="0079333B"/>
    <w:rsid w:val="0079337A"/>
    <w:rsid w:val="00793812"/>
    <w:rsid w:val="00793A5E"/>
    <w:rsid w:val="00793ACD"/>
    <w:rsid w:val="00793B11"/>
    <w:rsid w:val="00793BCF"/>
    <w:rsid w:val="00793CB9"/>
    <w:rsid w:val="00793D03"/>
    <w:rsid w:val="00793D51"/>
    <w:rsid w:val="00793EA7"/>
    <w:rsid w:val="00794163"/>
    <w:rsid w:val="007942C1"/>
    <w:rsid w:val="007943B0"/>
    <w:rsid w:val="0079477F"/>
    <w:rsid w:val="00794F43"/>
    <w:rsid w:val="00795092"/>
    <w:rsid w:val="007952F7"/>
    <w:rsid w:val="0079573A"/>
    <w:rsid w:val="00795AFF"/>
    <w:rsid w:val="00795DD5"/>
    <w:rsid w:val="00795E2A"/>
    <w:rsid w:val="00795F5A"/>
    <w:rsid w:val="0079612E"/>
    <w:rsid w:val="007963A7"/>
    <w:rsid w:val="00796522"/>
    <w:rsid w:val="00796563"/>
    <w:rsid w:val="007965A3"/>
    <w:rsid w:val="00796906"/>
    <w:rsid w:val="007969B4"/>
    <w:rsid w:val="00796A4B"/>
    <w:rsid w:val="00796AA7"/>
    <w:rsid w:val="00796B16"/>
    <w:rsid w:val="00796FA0"/>
    <w:rsid w:val="007971DF"/>
    <w:rsid w:val="00797219"/>
    <w:rsid w:val="007972A8"/>
    <w:rsid w:val="007973DE"/>
    <w:rsid w:val="00797983"/>
    <w:rsid w:val="00797B0B"/>
    <w:rsid w:val="007A002E"/>
    <w:rsid w:val="007A007F"/>
    <w:rsid w:val="007A00D6"/>
    <w:rsid w:val="007A023D"/>
    <w:rsid w:val="007A04A0"/>
    <w:rsid w:val="007A0502"/>
    <w:rsid w:val="007A0591"/>
    <w:rsid w:val="007A071C"/>
    <w:rsid w:val="007A090D"/>
    <w:rsid w:val="007A098A"/>
    <w:rsid w:val="007A0E07"/>
    <w:rsid w:val="007A0F8A"/>
    <w:rsid w:val="007A10CC"/>
    <w:rsid w:val="007A138A"/>
    <w:rsid w:val="007A141C"/>
    <w:rsid w:val="007A1953"/>
    <w:rsid w:val="007A19B2"/>
    <w:rsid w:val="007A19DC"/>
    <w:rsid w:val="007A1B2A"/>
    <w:rsid w:val="007A1BDC"/>
    <w:rsid w:val="007A1C7C"/>
    <w:rsid w:val="007A1DA0"/>
    <w:rsid w:val="007A2145"/>
    <w:rsid w:val="007A2471"/>
    <w:rsid w:val="007A25C8"/>
    <w:rsid w:val="007A2737"/>
    <w:rsid w:val="007A2996"/>
    <w:rsid w:val="007A2A1B"/>
    <w:rsid w:val="007A2A69"/>
    <w:rsid w:val="007A2C84"/>
    <w:rsid w:val="007A2C8C"/>
    <w:rsid w:val="007A2E3C"/>
    <w:rsid w:val="007A2FC1"/>
    <w:rsid w:val="007A30DF"/>
    <w:rsid w:val="007A34E7"/>
    <w:rsid w:val="007A38BD"/>
    <w:rsid w:val="007A3989"/>
    <w:rsid w:val="007A3ADF"/>
    <w:rsid w:val="007A3CC5"/>
    <w:rsid w:val="007A3D12"/>
    <w:rsid w:val="007A4021"/>
    <w:rsid w:val="007A40D7"/>
    <w:rsid w:val="007A42C5"/>
    <w:rsid w:val="007A4618"/>
    <w:rsid w:val="007A4711"/>
    <w:rsid w:val="007A48A3"/>
    <w:rsid w:val="007A4BB0"/>
    <w:rsid w:val="007A56D4"/>
    <w:rsid w:val="007A580A"/>
    <w:rsid w:val="007A598E"/>
    <w:rsid w:val="007A5B53"/>
    <w:rsid w:val="007A5D91"/>
    <w:rsid w:val="007A5F32"/>
    <w:rsid w:val="007A5FA4"/>
    <w:rsid w:val="007A614B"/>
    <w:rsid w:val="007A6163"/>
    <w:rsid w:val="007A62A8"/>
    <w:rsid w:val="007A63F6"/>
    <w:rsid w:val="007A64F2"/>
    <w:rsid w:val="007A6562"/>
    <w:rsid w:val="007A672E"/>
    <w:rsid w:val="007A6841"/>
    <w:rsid w:val="007A68C1"/>
    <w:rsid w:val="007A6979"/>
    <w:rsid w:val="007A69BD"/>
    <w:rsid w:val="007A6A36"/>
    <w:rsid w:val="007A6B46"/>
    <w:rsid w:val="007A6E00"/>
    <w:rsid w:val="007A6E4E"/>
    <w:rsid w:val="007A6F6B"/>
    <w:rsid w:val="007A7076"/>
    <w:rsid w:val="007A7122"/>
    <w:rsid w:val="007A71C6"/>
    <w:rsid w:val="007A7AA1"/>
    <w:rsid w:val="007A7C93"/>
    <w:rsid w:val="007A7D95"/>
    <w:rsid w:val="007A7EBF"/>
    <w:rsid w:val="007A7ECD"/>
    <w:rsid w:val="007B0170"/>
    <w:rsid w:val="007B0341"/>
    <w:rsid w:val="007B0433"/>
    <w:rsid w:val="007B0566"/>
    <w:rsid w:val="007B0692"/>
    <w:rsid w:val="007B0B4B"/>
    <w:rsid w:val="007B0C11"/>
    <w:rsid w:val="007B0C45"/>
    <w:rsid w:val="007B0FBC"/>
    <w:rsid w:val="007B1081"/>
    <w:rsid w:val="007B1177"/>
    <w:rsid w:val="007B11CE"/>
    <w:rsid w:val="007B128D"/>
    <w:rsid w:val="007B14A3"/>
    <w:rsid w:val="007B1578"/>
    <w:rsid w:val="007B1746"/>
    <w:rsid w:val="007B17BA"/>
    <w:rsid w:val="007B19AC"/>
    <w:rsid w:val="007B1C84"/>
    <w:rsid w:val="007B1D9B"/>
    <w:rsid w:val="007B1E2F"/>
    <w:rsid w:val="007B1EC9"/>
    <w:rsid w:val="007B203B"/>
    <w:rsid w:val="007B205D"/>
    <w:rsid w:val="007B2076"/>
    <w:rsid w:val="007B2091"/>
    <w:rsid w:val="007B217D"/>
    <w:rsid w:val="007B2389"/>
    <w:rsid w:val="007B2442"/>
    <w:rsid w:val="007B255B"/>
    <w:rsid w:val="007B2568"/>
    <w:rsid w:val="007B2796"/>
    <w:rsid w:val="007B27DA"/>
    <w:rsid w:val="007B2B74"/>
    <w:rsid w:val="007B2C1A"/>
    <w:rsid w:val="007B2D4F"/>
    <w:rsid w:val="007B2E89"/>
    <w:rsid w:val="007B3356"/>
    <w:rsid w:val="007B33E0"/>
    <w:rsid w:val="007B343C"/>
    <w:rsid w:val="007B344A"/>
    <w:rsid w:val="007B3469"/>
    <w:rsid w:val="007B34AC"/>
    <w:rsid w:val="007B3608"/>
    <w:rsid w:val="007B36BD"/>
    <w:rsid w:val="007B371C"/>
    <w:rsid w:val="007B388A"/>
    <w:rsid w:val="007B3911"/>
    <w:rsid w:val="007B397C"/>
    <w:rsid w:val="007B39D2"/>
    <w:rsid w:val="007B3C4F"/>
    <w:rsid w:val="007B3E59"/>
    <w:rsid w:val="007B3EE4"/>
    <w:rsid w:val="007B424C"/>
    <w:rsid w:val="007B441E"/>
    <w:rsid w:val="007B44C0"/>
    <w:rsid w:val="007B4637"/>
    <w:rsid w:val="007B4720"/>
    <w:rsid w:val="007B478D"/>
    <w:rsid w:val="007B4792"/>
    <w:rsid w:val="007B49EE"/>
    <w:rsid w:val="007B4A47"/>
    <w:rsid w:val="007B4AC9"/>
    <w:rsid w:val="007B4CB9"/>
    <w:rsid w:val="007B4D02"/>
    <w:rsid w:val="007B5113"/>
    <w:rsid w:val="007B5154"/>
    <w:rsid w:val="007B51DB"/>
    <w:rsid w:val="007B5632"/>
    <w:rsid w:val="007B56C6"/>
    <w:rsid w:val="007B5D4B"/>
    <w:rsid w:val="007B5DCF"/>
    <w:rsid w:val="007B6210"/>
    <w:rsid w:val="007B6342"/>
    <w:rsid w:val="007B644D"/>
    <w:rsid w:val="007B64D7"/>
    <w:rsid w:val="007B6653"/>
    <w:rsid w:val="007B6756"/>
    <w:rsid w:val="007B6C5F"/>
    <w:rsid w:val="007B6C8E"/>
    <w:rsid w:val="007B6D93"/>
    <w:rsid w:val="007B6DB3"/>
    <w:rsid w:val="007B70E1"/>
    <w:rsid w:val="007B7314"/>
    <w:rsid w:val="007B7914"/>
    <w:rsid w:val="007C016D"/>
    <w:rsid w:val="007C031A"/>
    <w:rsid w:val="007C07FF"/>
    <w:rsid w:val="007C0A01"/>
    <w:rsid w:val="007C0AA1"/>
    <w:rsid w:val="007C0AB9"/>
    <w:rsid w:val="007C0E5A"/>
    <w:rsid w:val="007C11A7"/>
    <w:rsid w:val="007C143F"/>
    <w:rsid w:val="007C150D"/>
    <w:rsid w:val="007C17DB"/>
    <w:rsid w:val="007C1EF1"/>
    <w:rsid w:val="007C21E8"/>
    <w:rsid w:val="007C22DE"/>
    <w:rsid w:val="007C245A"/>
    <w:rsid w:val="007C256A"/>
    <w:rsid w:val="007C2703"/>
    <w:rsid w:val="007C27DC"/>
    <w:rsid w:val="007C2B82"/>
    <w:rsid w:val="007C2C53"/>
    <w:rsid w:val="007C2CBF"/>
    <w:rsid w:val="007C2CFB"/>
    <w:rsid w:val="007C2FA9"/>
    <w:rsid w:val="007C306A"/>
    <w:rsid w:val="007C3239"/>
    <w:rsid w:val="007C33AC"/>
    <w:rsid w:val="007C370C"/>
    <w:rsid w:val="007C391E"/>
    <w:rsid w:val="007C3963"/>
    <w:rsid w:val="007C3BBD"/>
    <w:rsid w:val="007C3DFF"/>
    <w:rsid w:val="007C3EE7"/>
    <w:rsid w:val="007C3F39"/>
    <w:rsid w:val="007C41E0"/>
    <w:rsid w:val="007C4290"/>
    <w:rsid w:val="007C43E5"/>
    <w:rsid w:val="007C442D"/>
    <w:rsid w:val="007C445C"/>
    <w:rsid w:val="007C471C"/>
    <w:rsid w:val="007C4790"/>
    <w:rsid w:val="007C4A1A"/>
    <w:rsid w:val="007C4F23"/>
    <w:rsid w:val="007C510B"/>
    <w:rsid w:val="007C52C7"/>
    <w:rsid w:val="007C5445"/>
    <w:rsid w:val="007C5BB2"/>
    <w:rsid w:val="007C5BD6"/>
    <w:rsid w:val="007C5C08"/>
    <w:rsid w:val="007C5C30"/>
    <w:rsid w:val="007C5D09"/>
    <w:rsid w:val="007C5D0B"/>
    <w:rsid w:val="007C5F61"/>
    <w:rsid w:val="007C5FAA"/>
    <w:rsid w:val="007C62C2"/>
    <w:rsid w:val="007C6321"/>
    <w:rsid w:val="007C65AA"/>
    <w:rsid w:val="007C69F6"/>
    <w:rsid w:val="007C6CB7"/>
    <w:rsid w:val="007C705D"/>
    <w:rsid w:val="007C734A"/>
    <w:rsid w:val="007C7498"/>
    <w:rsid w:val="007C7934"/>
    <w:rsid w:val="007C79CE"/>
    <w:rsid w:val="007C7A0E"/>
    <w:rsid w:val="007C7A53"/>
    <w:rsid w:val="007C7AC8"/>
    <w:rsid w:val="007C7BF3"/>
    <w:rsid w:val="007C7CA7"/>
    <w:rsid w:val="007C7CAD"/>
    <w:rsid w:val="007D01A8"/>
    <w:rsid w:val="007D01B7"/>
    <w:rsid w:val="007D0AD3"/>
    <w:rsid w:val="007D0EDC"/>
    <w:rsid w:val="007D13BC"/>
    <w:rsid w:val="007D15DC"/>
    <w:rsid w:val="007D166E"/>
    <w:rsid w:val="007D1836"/>
    <w:rsid w:val="007D18DE"/>
    <w:rsid w:val="007D1B51"/>
    <w:rsid w:val="007D1B65"/>
    <w:rsid w:val="007D1D08"/>
    <w:rsid w:val="007D1D44"/>
    <w:rsid w:val="007D2034"/>
    <w:rsid w:val="007D2058"/>
    <w:rsid w:val="007D2110"/>
    <w:rsid w:val="007D224B"/>
    <w:rsid w:val="007D22E5"/>
    <w:rsid w:val="007D2318"/>
    <w:rsid w:val="007D2361"/>
    <w:rsid w:val="007D2677"/>
    <w:rsid w:val="007D2A12"/>
    <w:rsid w:val="007D2FFA"/>
    <w:rsid w:val="007D32A9"/>
    <w:rsid w:val="007D32D1"/>
    <w:rsid w:val="007D339B"/>
    <w:rsid w:val="007D340E"/>
    <w:rsid w:val="007D34B7"/>
    <w:rsid w:val="007D35DD"/>
    <w:rsid w:val="007D3672"/>
    <w:rsid w:val="007D376F"/>
    <w:rsid w:val="007D37BC"/>
    <w:rsid w:val="007D3B1E"/>
    <w:rsid w:val="007D3B89"/>
    <w:rsid w:val="007D3BDA"/>
    <w:rsid w:val="007D3C23"/>
    <w:rsid w:val="007D3C44"/>
    <w:rsid w:val="007D3D2E"/>
    <w:rsid w:val="007D41B1"/>
    <w:rsid w:val="007D4629"/>
    <w:rsid w:val="007D47E6"/>
    <w:rsid w:val="007D48C8"/>
    <w:rsid w:val="007D4BA6"/>
    <w:rsid w:val="007D4C53"/>
    <w:rsid w:val="007D5248"/>
    <w:rsid w:val="007D534B"/>
    <w:rsid w:val="007D5402"/>
    <w:rsid w:val="007D54ED"/>
    <w:rsid w:val="007D5771"/>
    <w:rsid w:val="007D57C5"/>
    <w:rsid w:val="007D58EE"/>
    <w:rsid w:val="007D5A07"/>
    <w:rsid w:val="007D5E07"/>
    <w:rsid w:val="007D5E82"/>
    <w:rsid w:val="007D632C"/>
    <w:rsid w:val="007D63C3"/>
    <w:rsid w:val="007D6CA1"/>
    <w:rsid w:val="007D6D98"/>
    <w:rsid w:val="007D6E6D"/>
    <w:rsid w:val="007D6E6E"/>
    <w:rsid w:val="007D7171"/>
    <w:rsid w:val="007D745F"/>
    <w:rsid w:val="007D7753"/>
    <w:rsid w:val="007D78D1"/>
    <w:rsid w:val="007D78E0"/>
    <w:rsid w:val="007D7A5C"/>
    <w:rsid w:val="007D7B1B"/>
    <w:rsid w:val="007D7F15"/>
    <w:rsid w:val="007E0047"/>
    <w:rsid w:val="007E00DA"/>
    <w:rsid w:val="007E0248"/>
    <w:rsid w:val="007E03BB"/>
    <w:rsid w:val="007E0410"/>
    <w:rsid w:val="007E0691"/>
    <w:rsid w:val="007E0784"/>
    <w:rsid w:val="007E09D9"/>
    <w:rsid w:val="007E0B30"/>
    <w:rsid w:val="007E0E6A"/>
    <w:rsid w:val="007E1220"/>
    <w:rsid w:val="007E12B9"/>
    <w:rsid w:val="007E138A"/>
    <w:rsid w:val="007E1482"/>
    <w:rsid w:val="007E1552"/>
    <w:rsid w:val="007E16D6"/>
    <w:rsid w:val="007E17A3"/>
    <w:rsid w:val="007E1A5A"/>
    <w:rsid w:val="007E1BF5"/>
    <w:rsid w:val="007E1E66"/>
    <w:rsid w:val="007E21A2"/>
    <w:rsid w:val="007E21FA"/>
    <w:rsid w:val="007E22E8"/>
    <w:rsid w:val="007E267D"/>
    <w:rsid w:val="007E2683"/>
    <w:rsid w:val="007E2B60"/>
    <w:rsid w:val="007E2D22"/>
    <w:rsid w:val="007E2D6C"/>
    <w:rsid w:val="007E2EDB"/>
    <w:rsid w:val="007E3044"/>
    <w:rsid w:val="007E3153"/>
    <w:rsid w:val="007E3228"/>
    <w:rsid w:val="007E358D"/>
    <w:rsid w:val="007E3606"/>
    <w:rsid w:val="007E3735"/>
    <w:rsid w:val="007E3828"/>
    <w:rsid w:val="007E389A"/>
    <w:rsid w:val="007E3A2E"/>
    <w:rsid w:val="007E3D34"/>
    <w:rsid w:val="007E3EB9"/>
    <w:rsid w:val="007E41FC"/>
    <w:rsid w:val="007E4356"/>
    <w:rsid w:val="007E4437"/>
    <w:rsid w:val="007E4451"/>
    <w:rsid w:val="007E4523"/>
    <w:rsid w:val="007E4671"/>
    <w:rsid w:val="007E4A6F"/>
    <w:rsid w:val="007E4ACC"/>
    <w:rsid w:val="007E4E71"/>
    <w:rsid w:val="007E4EFE"/>
    <w:rsid w:val="007E4F49"/>
    <w:rsid w:val="007E4FCC"/>
    <w:rsid w:val="007E4FE6"/>
    <w:rsid w:val="007E5027"/>
    <w:rsid w:val="007E51E7"/>
    <w:rsid w:val="007E54C0"/>
    <w:rsid w:val="007E54DA"/>
    <w:rsid w:val="007E575F"/>
    <w:rsid w:val="007E5876"/>
    <w:rsid w:val="007E59D9"/>
    <w:rsid w:val="007E5DEF"/>
    <w:rsid w:val="007E5E75"/>
    <w:rsid w:val="007E5EB5"/>
    <w:rsid w:val="007E5EC0"/>
    <w:rsid w:val="007E5ED3"/>
    <w:rsid w:val="007E6006"/>
    <w:rsid w:val="007E6012"/>
    <w:rsid w:val="007E64FB"/>
    <w:rsid w:val="007E6748"/>
    <w:rsid w:val="007E679E"/>
    <w:rsid w:val="007E67C6"/>
    <w:rsid w:val="007E683D"/>
    <w:rsid w:val="007E6A40"/>
    <w:rsid w:val="007E6AF2"/>
    <w:rsid w:val="007E6C55"/>
    <w:rsid w:val="007E725A"/>
    <w:rsid w:val="007E73B5"/>
    <w:rsid w:val="007E7465"/>
    <w:rsid w:val="007E75B0"/>
    <w:rsid w:val="007E7717"/>
    <w:rsid w:val="007E788C"/>
    <w:rsid w:val="007E7AEC"/>
    <w:rsid w:val="007E7BCF"/>
    <w:rsid w:val="007E7BE1"/>
    <w:rsid w:val="007E7D7E"/>
    <w:rsid w:val="007F0056"/>
    <w:rsid w:val="007F012C"/>
    <w:rsid w:val="007F0134"/>
    <w:rsid w:val="007F021D"/>
    <w:rsid w:val="007F0341"/>
    <w:rsid w:val="007F0428"/>
    <w:rsid w:val="007F06CF"/>
    <w:rsid w:val="007F082A"/>
    <w:rsid w:val="007F0836"/>
    <w:rsid w:val="007F102C"/>
    <w:rsid w:val="007F129C"/>
    <w:rsid w:val="007F14BE"/>
    <w:rsid w:val="007F15FD"/>
    <w:rsid w:val="007F16DE"/>
    <w:rsid w:val="007F1781"/>
    <w:rsid w:val="007F17FA"/>
    <w:rsid w:val="007F18F4"/>
    <w:rsid w:val="007F1970"/>
    <w:rsid w:val="007F19B3"/>
    <w:rsid w:val="007F19B9"/>
    <w:rsid w:val="007F1D5A"/>
    <w:rsid w:val="007F1E51"/>
    <w:rsid w:val="007F1F32"/>
    <w:rsid w:val="007F255A"/>
    <w:rsid w:val="007F26E5"/>
    <w:rsid w:val="007F2918"/>
    <w:rsid w:val="007F2BB7"/>
    <w:rsid w:val="007F2DE3"/>
    <w:rsid w:val="007F359B"/>
    <w:rsid w:val="007F35AD"/>
    <w:rsid w:val="007F3F28"/>
    <w:rsid w:val="007F4033"/>
    <w:rsid w:val="007F419D"/>
    <w:rsid w:val="007F41C5"/>
    <w:rsid w:val="007F454F"/>
    <w:rsid w:val="007F4662"/>
    <w:rsid w:val="007F4793"/>
    <w:rsid w:val="007F4B70"/>
    <w:rsid w:val="007F4D61"/>
    <w:rsid w:val="007F4DBD"/>
    <w:rsid w:val="007F4E09"/>
    <w:rsid w:val="007F500E"/>
    <w:rsid w:val="007F5105"/>
    <w:rsid w:val="007F5272"/>
    <w:rsid w:val="007F5305"/>
    <w:rsid w:val="007F5479"/>
    <w:rsid w:val="007F54E5"/>
    <w:rsid w:val="007F5585"/>
    <w:rsid w:val="007F55E8"/>
    <w:rsid w:val="007F595E"/>
    <w:rsid w:val="007F5C67"/>
    <w:rsid w:val="007F5D53"/>
    <w:rsid w:val="007F6047"/>
    <w:rsid w:val="007F6103"/>
    <w:rsid w:val="007F658A"/>
    <w:rsid w:val="007F6EC4"/>
    <w:rsid w:val="007F7021"/>
    <w:rsid w:val="007F7083"/>
    <w:rsid w:val="007F718F"/>
    <w:rsid w:val="007F71A2"/>
    <w:rsid w:val="007F725C"/>
    <w:rsid w:val="007F72DD"/>
    <w:rsid w:val="007F77ED"/>
    <w:rsid w:val="007F77F1"/>
    <w:rsid w:val="007F7913"/>
    <w:rsid w:val="007F7C5F"/>
    <w:rsid w:val="007F7D40"/>
    <w:rsid w:val="007F7EAB"/>
    <w:rsid w:val="00800040"/>
    <w:rsid w:val="00800137"/>
    <w:rsid w:val="00800225"/>
    <w:rsid w:val="008002F4"/>
    <w:rsid w:val="0080056D"/>
    <w:rsid w:val="008008AA"/>
    <w:rsid w:val="008008C2"/>
    <w:rsid w:val="008009AA"/>
    <w:rsid w:val="00800BD4"/>
    <w:rsid w:val="00800C31"/>
    <w:rsid w:val="00800C61"/>
    <w:rsid w:val="00800E5B"/>
    <w:rsid w:val="00801162"/>
    <w:rsid w:val="008011AC"/>
    <w:rsid w:val="008014EC"/>
    <w:rsid w:val="008017A9"/>
    <w:rsid w:val="00801A0E"/>
    <w:rsid w:val="00801ACB"/>
    <w:rsid w:val="00801D3D"/>
    <w:rsid w:val="00801E30"/>
    <w:rsid w:val="0080209E"/>
    <w:rsid w:val="008022B1"/>
    <w:rsid w:val="0080230F"/>
    <w:rsid w:val="008023B4"/>
    <w:rsid w:val="00802468"/>
    <w:rsid w:val="00802B33"/>
    <w:rsid w:val="00802BEB"/>
    <w:rsid w:val="00802CCD"/>
    <w:rsid w:val="00802D94"/>
    <w:rsid w:val="00802F59"/>
    <w:rsid w:val="00803043"/>
    <w:rsid w:val="00803239"/>
    <w:rsid w:val="00803259"/>
    <w:rsid w:val="0080330A"/>
    <w:rsid w:val="0080339C"/>
    <w:rsid w:val="008033D1"/>
    <w:rsid w:val="00803794"/>
    <w:rsid w:val="008039FA"/>
    <w:rsid w:val="00803A63"/>
    <w:rsid w:val="00804026"/>
    <w:rsid w:val="00804032"/>
    <w:rsid w:val="00804263"/>
    <w:rsid w:val="008045F2"/>
    <w:rsid w:val="0080462A"/>
    <w:rsid w:val="00804AB7"/>
    <w:rsid w:val="00804B1E"/>
    <w:rsid w:val="00804EAD"/>
    <w:rsid w:val="00805200"/>
    <w:rsid w:val="00805628"/>
    <w:rsid w:val="008058A7"/>
    <w:rsid w:val="00805B73"/>
    <w:rsid w:val="00805CB6"/>
    <w:rsid w:val="00805F8B"/>
    <w:rsid w:val="0080604E"/>
    <w:rsid w:val="0080623E"/>
    <w:rsid w:val="00806383"/>
    <w:rsid w:val="0080657A"/>
    <w:rsid w:val="0080661B"/>
    <w:rsid w:val="00806756"/>
    <w:rsid w:val="00806884"/>
    <w:rsid w:val="00806989"/>
    <w:rsid w:val="008069FC"/>
    <w:rsid w:val="00806A96"/>
    <w:rsid w:val="00806CE5"/>
    <w:rsid w:val="00806E4C"/>
    <w:rsid w:val="00807194"/>
    <w:rsid w:val="00807284"/>
    <w:rsid w:val="008073E8"/>
    <w:rsid w:val="00807569"/>
    <w:rsid w:val="00807838"/>
    <w:rsid w:val="008079C1"/>
    <w:rsid w:val="00807A78"/>
    <w:rsid w:val="00807EAC"/>
    <w:rsid w:val="00807ED7"/>
    <w:rsid w:val="00807FAA"/>
    <w:rsid w:val="0081007E"/>
    <w:rsid w:val="008104F7"/>
    <w:rsid w:val="00810674"/>
    <w:rsid w:val="00810830"/>
    <w:rsid w:val="008108E5"/>
    <w:rsid w:val="008109C6"/>
    <w:rsid w:val="00810A30"/>
    <w:rsid w:val="00810B4C"/>
    <w:rsid w:val="00810BC5"/>
    <w:rsid w:val="00810EE9"/>
    <w:rsid w:val="00811092"/>
    <w:rsid w:val="008110BF"/>
    <w:rsid w:val="008112D7"/>
    <w:rsid w:val="00811476"/>
    <w:rsid w:val="0081166A"/>
    <w:rsid w:val="008118FD"/>
    <w:rsid w:val="00811B13"/>
    <w:rsid w:val="00811B69"/>
    <w:rsid w:val="00811BF4"/>
    <w:rsid w:val="00811EC7"/>
    <w:rsid w:val="00811FA1"/>
    <w:rsid w:val="00812058"/>
    <w:rsid w:val="00812065"/>
    <w:rsid w:val="008121B1"/>
    <w:rsid w:val="0081259A"/>
    <w:rsid w:val="00812958"/>
    <w:rsid w:val="00812984"/>
    <w:rsid w:val="00812B54"/>
    <w:rsid w:val="00812D81"/>
    <w:rsid w:val="00812D8E"/>
    <w:rsid w:val="0081364A"/>
    <w:rsid w:val="00813860"/>
    <w:rsid w:val="0081431E"/>
    <w:rsid w:val="008143BE"/>
    <w:rsid w:val="008143DC"/>
    <w:rsid w:val="00814443"/>
    <w:rsid w:val="0081444E"/>
    <w:rsid w:val="008144BA"/>
    <w:rsid w:val="00814695"/>
    <w:rsid w:val="00814721"/>
    <w:rsid w:val="00814AC3"/>
    <w:rsid w:val="00814BE4"/>
    <w:rsid w:val="00814C9F"/>
    <w:rsid w:val="00814D1B"/>
    <w:rsid w:val="00815116"/>
    <w:rsid w:val="00815167"/>
    <w:rsid w:val="008151DE"/>
    <w:rsid w:val="00815203"/>
    <w:rsid w:val="008152AD"/>
    <w:rsid w:val="00815472"/>
    <w:rsid w:val="0081548D"/>
    <w:rsid w:val="00815573"/>
    <w:rsid w:val="008159AB"/>
    <w:rsid w:val="00815A8D"/>
    <w:rsid w:val="00815C22"/>
    <w:rsid w:val="00815CBB"/>
    <w:rsid w:val="00815F0C"/>
    <w:rsid w:val="00815F0F"/>
    <w:rsid w:val="0081617A"/>
    <w:rsid w:val="00816411"/>
    <w:rsid w:val="00816487"/>
    <w:rsid w:val="008165D1"/>
    <w:rsid w:val="00817161"/>
    <w:rsid w:val="00817218"/>
    <w:rsid w:val="00817657"/>
    <w:rsid w:val="0081772C"/>
    <w:rsid w:val="008177B7"/>
    <w:rsid w:val="00817868"/>
    <w:rsid w:val="008178F0"/>
    <w:rsid w:val="008179BB"/>
    <w:rsid w:val="00817C24"/>
    <w:rsid w:val="00817C4F"/>
    <w:rsid w:val="00817CE1"/>
    <w:rsid w:val="00817F14"/>
    <w:rsid w:val="0082006A"/>
    <w:rsid w:val="0082007B"/>
    <w:rsid w:val="00820310"/>
    <w:rsid w:val="008204E7"/>
    <w:rsid w:val="00820592"/>
    <w:rsid w:val="008205B2"/>
    <w:rsid w:val="008206FF"/>
    <w:rsid w:val="008208DD"/>
    <w:rsid w:val="00820AEF"/>
    <w:rsid w:val="00820E6A"/>
    <w:rsid w:val="00821097"/>
    <w:rsid w:val="0082115A"/>
    <w:rsid w:val="008213D9"/>
    <w:rsid w:val="0082147F"/>
    <w:rsid w:val="00821539"/>
    <w:rsid w:val="008215DC"/>
    <w:rsid w:val="0082185B"/>
    <w:rsid w:val="008219AD"/>
    <w:rsid w:val="00821C51"/>
    <w:rsid w:val="00821D8E"/>
    <w:rsid w:val="00821EC0"/>
    <w:rsid w:val="00822126"/>
    <w:rsid w:val="008222C5"/>
    <w:rsid w:val="00822322"/>
    <w:rsid w:val="00822335"/>
    <w:rsid w:val="008224F2"/>
    <w:rsid w:val="00822784"/>
    <w:rsid w:val="008228AC"/>
    <w:rsid w:val="00822C2E"/>
    <w:rsid w:val="00822E25"/>
    <w:rsid w:val="00822FD0"/>
    <w:rsid w:val="00823314"/>
    <w:rsid w:val="0082364E"/>
    <w:rsid w:val="0082368A"/>
    <w:rsid w:val="008238CD"/>
    <w:rsid w:val="00823AF3"/>
    <w:rsid w:val="00823AF7"/>
    <w:rsid w:val="00824434"/>
    <w:rsid w:val="00824720"/>
    <w:rsid w:val="00824799"/>
    <w:rsid w:val="008248FA"/>
    <w:rsid w:val="008249A9"/>
    <w:rsid w:val="00824C27"/>
    <w:rsid w:val="00824C4A"/>
    <w:rsid w:val="00824E85"/>
    <w:rsid w:val="008251D3"/>
    <w:rsid w:val="008252BB"/>
    <w:rsid w:val="008253A8"/>
    <w:rsid w:val="0082557E"/>
    <w:rsid w:val="008255DD"/>
    <w:rsid w:val="00825608"/>
    <w:rsid w:val="00825867"/>
    <w:rsid w:val="00825BF8"/>
    <w:rsid w:val="00825D73"/>
    <w:rsid w:val="00825FD1"/>
    <w:rsid w:val="0082611B"/>
    <w:rsid w:val="00826375"/>
    <w:rsid w:val="008265A8"/>
    <w:rsid w:val="0082660A"/>
    <w:rsid w:val="008266D5"/>
    <w:rsid w:val="00826728"/>
    <w:rsid w:val="0082691B"/>
    <w:rsid w:val="00826B3A"/>
    <w:rsid w:val="00826D70"/>
    <w:rsid w:val="00826E17"/>
    <w:rsid w:val="00826FA6"/>
    <w:rsid w:val="00827802"/>
    <w:rsid w:val="00827824"/>
    <w:rsid w:val="00827912"/>
    <w:rsid w:val="00827FFD"/>
    <w:rsid w:val="00830170"/>
    <w:rsid w:val="00830464"/>
    <w:rsid w:val="00830F89"/>
    <w:rsid w:val="00831317"/>
    <w:rsid w:val="0083143F"/>
    <w:rsid w:val="0083183C"/>
    <w:rsid w:val="00831ABB"/>
    <w:rsid w:val="00831E0D"/>
    <w:rsid w:val="00831E2B"/>
    <w:rsid w:val="00831E74"/>
    <w:rsid w:val="00832192"/>
    <w:rsid w:val="008321BC"/>
    <w:rsid w:val="0083221B"/>
    <w:rsid w:val="0083249E"/>
    <w:rsid w:val="008325F5"/>
    <w:rsid w:val="00832962"/>
    <w:rsid w:val="00832966"/>
    <w:rsid w:val="00832A20"/>
    <w:rsid w:val="00832A28"/>
    <w:rsid w:val="00832D1F"/>
    <w:rsid w:val="00832E7C"/>
    <w:rsid w:val="00832EB9"/>
    <w:rsid w:val="00833145"/>
    <w:rsid w:val="0083322F"/>
    <w:rsid w:val="0083325A"/>
    <w:rsid w:val="00833395"/>
    <w:rsid w:val="008333EB"/>
    <w:rsid w:val="008339DA"/>
    <w:rsid w:val="00833C7E"/>
    <w:rsid w:val="00833DF4"/>
    <w:rsid w:val="0083401D"/>
    <w:rsid w:val="0083430E"/>
    <w:rsid w:val="00834349"/>
    <w:rsid w:val="00834672"/>
    <w:rsid w:val="008347F1"/>
    <w:rsid w:val="00834975"/>
    <w:rsid w:val="00834C40"/>
    <w:rsid w:val="00835026"/>
    <w:rsid w:val="00835054"/>
    <w:rsid w:val="008350F1"/>
    <w:rsid w:val="0083539D"/>
    <w:rsid w:val="008355E4"/>
    <w:rsid w:val="008355F4"/>
    <w:rsid w:val="008358AE"/>
    <w:rsid w:val="008358CB"/>
    <w:rsid w:val="00835A5D"/>
    <w:rsid w:val="00835D28"/>
    <w:rsid w:val="00835D7D"/>
    <w:rsid w:val="008360E9"/>
    <w:rsid w:val="0083618C"/>
    <w:rsid w:val="0083622E"/>
    <w:rsid w:val="0083629D"/>
    <w:rsid w:val="0083668A"/>
    <w:rsid w:val="0083691E"/>
    <w:rsid w:val="00836DB2"/>
    <w:rsid w:val="00836F5F"/>
    <w:rsid w:val="00836FEA"/>
    <w:rsid w:val="00837287"/>
    <w:rsid w:val="008374AA"/>
    <w:rsid w:val="008375F6"/>
    <w:rsid w:val="0083797A"/>
    <w:rsid w:val="008379B7"/>
    <w:rsid w:val="00837A92"/>
    <w:rsid w:val="00837AE0"/>
    <w:rsid w:val="00837D93"/>
    <w:rsid w:val="00837F83"/>
    <w:rsid w:val="0084005B"/>
    <w:rsid w:val="008400A5"/>
    <w:rsid w:val="00840264"/>
    <w:rsid w:val="00840370"/>
    <w:rsid w:val="00840453"/>
    <w:rsid w:val="00840548"/>
    <w:rsid w:val="00840663"/>
    <w:rsid w:val="00840683"/>
    <w:rsid w:val="00840739"/>
    <w:rsid w:val="0084078C"/>
    <w:rsid w:val="008407CA"/>
    <w:rsid w:val="00840B9D"/>
    <w:rsid w:val="00840C91"/>
    <w:rsid w:val="00840E83"/>
    <w:rsid w:val="00841001"/>
    <w:rsid w:val="008410FD"/>
    <w:rsid w:val="008412E9"/>
    <w:rsid w:val="008412F9"/>
    <w:rsid w:val="008413B7"/>
    <w:rsid w:val="008417D5"/>
    <w:rsid w:val="008417E1"/>
    <w:rsid w:val="00841888"/>
    <w:rsid w:val="0084188C"/>
    <w:rsid w:val="008418CE"/>
    <w:rsid w:val="00841952"/>
    <w:rsid w:val="0084208F"/>
    <w:rsid w:val="008420E8"/>
    <w:rsid w:val="00842284"/>
    <w:rsid w:val="00842634"/>
    <w:rsid w:val="0084263A"/>
    <w:rsid w:val="0084292B"/>
    <w:rsid w:val="00842CD1"/>
    <w:rsid w:val="00842D20"/>
    <w:rsid w:val="008431B0"/>
    <w:rsid w:val="0084325C"/>
    <w:rsid w:val="00843519"/>
    <w:rsid w:val="00843553"/>
    <w:rsid w:val="00843585"/>
    <w:rsid w:val="008438E4"/>
    <w:rsid w:val="0084391D"/>
    <w:rsid w:val="00843980"/>
    <w:rsid w:val="00843BFF"/>
    <w:rsid w:val="00844207"/>
    <w:rsid w:val="00844A20"/>
    <w:rsid w:val="00844B62"/>
    <w:rsid w:val="00845254"/>
    <w:rsid w:val="0084535D"/>
    <w:rsid w:val="00845447"/>
    <w:rsid w:val="00845458"/>
    <w:rsid w:val="00845646"/>
    <w:rsid w:val="008456CC"/>
    <w:rsid w:val="0084570E"/>
    <w:rsid w:val="00845727"/>
    <w:rsid w:val="008457EB"/>
    <w:rsid w:val="00845867"/>
    <w:rsid w:val="0084593E"/>
    <w:rsid w:val="00845CE0"/>
    <w:rsid w:val="00845DA9"/>
    <w:rsid w:val="00845EC2"/>
    <w:rsid w:val="00846056"/>
    <w:rsid w:val="008461F8"/>
    <w:rsid w:val="0084666A"/>
    <w:rsid w:val="00846C84"/>
    <w:rsid w:val="00847067"/>
    <w:rsid w:val="008470AC"/>
    <w:rsid w:val="00847765"/>
    <w:rsid w:val="00847A09"/>
    <w:rsid w:val="00847F1B"/>
    <w:rsid w:val="00847F52"/>
    <w:rsid w:val="00850445"/>
    <w:rsid w:val="00850967"/>
    <w:rsid w:val="00850A0D"/>
    <w:rsid w:val="00850BD4"/>
    <w:rsid w:val="00850C2C"/>
    <w:rsid w:val="00850CA3"/>
    <w:rsid w:val="00850CDB"/>
    <w:rsid w:val="00850D8E"/>
    <w:rsid w:val="008516B0"/>
    <w:rsid w:val="00851796"/>
    <w:rsid w:val="008519E3"/>
    <w:rsid w:val="00851A7C"/>
    <w:rsid w:val="00851BF7"/>
    <w:rsid w:val="00851C2D"/>
    <w:rsid w:val="00851D79"/>
    <w:rsid w:val="00851FB5"/>
    <w:rsid w:val="008522DB"/>
    <w:rsid w:val="0085233D"/>
    <w:rsid w:val="00852446"/>
    <w:rsid w:val="00852576"/>
    <w:rsid w:val="008525C5"/>
    <w:rsid w:val="0085276E"/>
    <w:rsid w:val="00852891"/>
    <w:rsid w:val="00852A16"/>
    <w:rsid w:val="00852B72"/>
    <w:rsid w:val="00852EEB"/>
    <w:rsid w:val="0085313C"/>
    <w:rsid w:val="008531FD"/>
    <w:rsid w:val="008533C0"/>
    <w:rsid w:val="008534DB"/>
    <w:rsid w:val="00853573"/>
    <w:rsid w:val="00853D5A"/>
    <w:rsid w:val="00853FA5"/>
    <w:rsid w:val="00853FF8"/>
    <w:rsid w:val="00854070"/>
    <w:rsid w:val="0085419F"/>
    <w:rsid w:val="008542F1"/>
    <w:rsid w:val="0085479F"/>
    <w:rsid w:val="00854909"/>
    <w:rsid w:val="00854E04"/>
    <w:rsid w:val="00854E7B"/>
    <w:rsid w:val="00854EDB"/>
    <w:rsid w:val="00854F4D"/>
    <w:rsid w:val="00854F80"/>
    <w:rsid w:val="00854F9E"/>
    <w:rsid w:val="0085503E"/>
    <w:rsid w:val="00855257"/>
    <w:rsid w:val="00855318"/>
    <w:rsid w:val="008553B5"/>
    <w:rsid w:val="00855576"/>
    <w:rsid w:val="00855583"/>
    <w:rsid w:val="0085571D"/>
    <w:rsid w:val="00855735"/>
    <w:rsid w:val="008559EB"/>
    <w:rsid w:val="00856221"/>
    <w:rsid w:val="00856228"/>
    <w:rsid w:val="008564CC"/>
    <w:rsid w:val="0085658C"/>
    <w:rsid w:val="008566D7"/>
    <w:rsid w:val="0085670A"/>
    <w:rsid w:val="00856736"/>
    <w:rsid w:val="008568E9"/>
    <w:rsid w:val="0085690B"/>
    <w:rsid w:val="00856D88"/>
    <w:rsid w:val="00856DF1"/>
    <w:rsid w:val="00857003"/>
    <w:rsid w:val="00857191"/>
    <w:rsid w:val="008572D2"/>
    <w:rsid w:val="008575DF"/>
    <w:rsid w:val="008576E8"/>
    <w:rsid w:val="0085799A"/>
    <w:rsid w:val="00857A7F"/>
    <w:rsid w:val="00857B89"/>
    <w:rsid w:val="00857F83"/>
    <w:rsid w:val="0086009C"/>
    <w:rsid w:val="008600CD"/>
    <w:rsid w:val="008604A3"/>
    <w:rsid w:val="00860610"/>
    <w:rsid w:val="0086061F"/>
    <w:rsid w:val="00860679"/>
    <w:rsid w:val="00860B1E"/>
    <w:rsid w:val="00860B65"/>
    <w:rsid w:val="00860B98"/>
    <w:rsid w:val="00860BFF"/>
    <w:rsid w:val="00860C5F"/>
    <w:rsid w:val="008610CF"/>
    <w:rsid w:val="008611C3"/>
    <w:rsid w:val="00861323"/>
    <w:rsid w:val="0086159E"/>
    <w:rsid w:val="00861793"/>
    <w:rsid w:val="00861A93"/>
    <w:rsid w:val="00861D7D"/>
    <w:rsid w:val="00861F81"/>
    <w:rsid w:val="00861F94"/>
    <w:rsid w:val="008620C4"/>
    <w:rsid w:val="0086225D"/>
    <w:rsid w:val="008622CC"/>
    <w:rsid w:val="0086254E"/>
    <w:rsid w:val="00862552"/>
    <w:rsid w:val="00862770"/>
    <w:rsid w:val="008627FE"/>
    <w:rsid w:val="008628F6"/>
    <w:rsid w:val="00862A0A"/>
    <w:rsid w:val="00862B07"/>
    <w:rsid w:val="00862DF8"/>
    <w:rsid w:val="00862F77"/>
    <w:rsid w:val="0086329F"/>
    <w:rsid w:val="008633DA"/>
    <w:rsid w:val="0086357A"/>
    <w:rsid w:val="008635D0"/>
    <w:rsid w:val="008636FE"/>
    <w:rsid w:val="0086380F"/>
    <w:rsid w:val="00863889"/>
    <w:rsid w:val="00863AF6"/>
    <w:rsid w:val="00863BDB"/>
    <w:rsid w:val="00863FC7"/>
    <w:rsid w:val="008645D8"/>
    <w:rsid w:val="00864660"/>
    <w:rsid w:val="00864873"/>
    <w:rsid w:val="008649E2"/>
    <w:rsid w:val="008649E8"/>
    <w:rsid w:val="00864AF0"/>
    <w:rsid w:val="00864C77"/>
    <w:rsid w:val="00864DEA"/>
    <w:rsid w:val="008653B1"/>
    <w:rsid w:val="00865499"/>
    <w:rsid w:val="00865560"/>
    <w:rsid w:val="00865636"/>
    <w:rsid w:val="0086563A"/>
    <w:rsid w:val="008656FA"/>
    <w:rsid w:val="00865E23"/>
    <w:rsid w:val="00865F46"/>
    <w:rsid w:val="0086606B"/>
    <w:rsid w:val="0086614B"/>
    <w:rsid w:val="008661CD"/>
    <w:rsid w:val="0086688A"/>
    <w:rsid w:val="00866BF1"/>
    <w:rsid w:val="00866F50"/>
    <w:rsid w:val="00867328"/>
    <w:rsid w:val="0086735C"/>
    <w:rsid w:val="008676F9"/>
    <w:rsid w:val="008677D6"/>
    <w:rsid w:val="008678C4"/>
    <w:rsid w:val="00867955"/>
    <w:rsid w:val="008679DC"/>
    <w:rsid w:val="00867A32"/>
    <w:rsid w:val="00867BDA"/>
    <w:rsid w:val="00867BE3"/>
    <w:rsid w:val="00867D52"/>
    <w:rsid w:val="00867EE0"/>
    <w:rsid w:val="00867FF3"/>
    <w:rsid w:val="008702AF"/>
    <w:rsid w:val="0087035E"/>
    <w:rsid w:val="008704C3"/>
    <w:rsid w:val="0087076E"/>
    <w:rsid w:val="008708C5"/>
    <w:rsid w:val="00870B95"/>
    <w:rsid w:val="00870C20"/>
    <w:rsid w:val="00870D07"/>
    <w:rsid w:val="00870D30"/>
    <w:rsid w:val="00870DAB"/>
    <w:rsid w:val="00870DB7"/>
    <w:rsid w:val="00870F41"/>
    <w:rsid w:val="0087144B"/>
    <w:rsid w:val="00871A5D"/>
    <w:rsid w:val="00871ABE"/>
    <w:rsid w:val="00871C2C"/>
    <w:rsid w:val="00871E44"/>
    <w:rsid w:val="00871ED5"/>
    <w:rsid w:val="00871FB4"/>
    <w:rsid w:val="0087204B"/>
    <w:rsid w:val="008721DC"/>
    <w:rsid w:val="008722A4"/>
    <w:rsid w:val="0087241B"/>
    <w:rsid w:val="00872495"/>
    <w:rsid w:val="008724EC"/>
    <w:rsid w:val="008727E4"/>
    <w:rsid w:val="008728CC"/>
    <w:rsid w:val="00872A4F"/>
    <w:rsid w:val="00872BFF"/>
    <w:rsid w:val="00872F1B"/>
    <w:rsid w:val="00872F55"/>
    <w:rsid w:val="00873126"/>
    <w:rsid w:val="0087314B"/>
    <w:rsid w:val="00873188"/>
    <w:rsid w:val="0087318B"/>
    <w:rsid w:val="008733EC"/>
    <w:rsid w:val="008736D3"/>
    <w:rsid w:val="008738C2"/>
    <w:rsid w:val="00873C5E"/>
    <w:rsid w:val="00873CDE"/>
    <w:rsid w:val="00873D11"/>
    <w:rsid w:val="00873F86"/>
    <w:rsid w:val="00874019"/>
    <w:rsid w:val="008740AC"/>
    <w:rsid w:val="008740FE"/>
    <w:rsid w:val="0087411D"/>
    <w:rsid w:val="008744B5"/>
    <w:rsid w:val="008745AA"/>
    <w:rsid w:val="00874BF6"/>
    <w:rsid w:val="00874BFD"/>
    <w:rsid w:val="00874D64"/>
    <w:rsid w:val="00874F34"/>
    <w:rsid w:val="00875034"/>
    <w:rsid w:val="00875359"/>
    <w:rsid w:val="0087548B"/>
    <w:rsid w:val="00875520"/>
    <w:rsid w:val="00875699"/>
    <w:rsid w:val="0087579E"/>
    <w:rsid w:val="00875DD7"/>
    <w:rsid w:val="00875DF8"/>
    <w:rsid w:val="00875EC9"/>
    <w:rsid w:val="00875EE2"/>
    <w:rsid w:val="0087602F"/>
    <w:rsid w:val="0087610E"/>
    <w:rsid w:val="0087620A"/>
    <w:rsid w:val="0087630F"/>
    <w:rsid w:val="00876338"/>
    <w:rsid w:val="0087670E"/>
    <w:rsid w:val="008769D3"/>
    <w:rsid w:val="00876A4C"/>
    <w:rsid w:val="00876B88"/>
    <w:rsid w:val="00876BDD"/>
    <w:rsid w:val="00876D2F"/>
    <w:rsid w:val="00876D8E"/>
    <w:rsid w:val="0087713F"/>
    <w:rsid w:val="00877148"/>
    <w:rsid w:val="00877215"/>
    <w:rsid w:val="008777BE"/>
    <w:rsid w:val="00877852"/>
    <w:rsid w:val="00877F19"/>
    <w:rsid w:val="008800BF"/>
    <w:rsid w:val="008804EF"/>
    <w:rsid w:val="008807F6"/>
    <w:rsid w:val="0088089A"/>
    <w:rsid w:val="00880A3D"/>
    <w:rsid w:val="00880BC4"/>
    <w:rsid w:val="00880DE6"/>
    <w:rsid w:val="00880E4F"/>
    <w:rsid w:val="00880E95"/>
    <w:rsid w:val="00881208"/>
    <w:rsid w:val="00881314"/>
    <w:rsid w:val="008813EC"/>
    <w:rsid w:val="008814BC"/>
    <w:rsid w:val="0088179E"/>
    <w:rsid w:val="0088190B"/>
    <w:rsid w:val="00881954"/>
    <w:rsid w:val="00881DBD"/>
    <w:rsid w:val="008820D1"/>
    <w:rsid w:val="0088257A"/>
    <w:rsid w:val="00882977"/>
    <w:rsid w:val="00882B5B"/>
    <w:rsid w:val="00882DBB"/>
    <w:rsid w:val="00882E94"/>
    <w:rsid w:val="00882F48"/>
    <w:rsid w:val="0088335F"/>
    <w:rsid w:val="0088339B"/>
    <w:rsid w:val="008833D9"/>
    <w:rsid w:val="00883628"/>
    <w:rsid w:val="00883B80"/>
    <w:rsid w:val="00883BBD"/>
    <w:rsid w:val="00883BE9"/>
    <w:rsid w:val="00883C56"/>
    <w:rsid w:val="00883D8B"/>
    <w:rsid w:val="00883EB5"/>
    <w:rsid w:val="00884260"/>
    <w:rsid w:val="008842AC"/>
    <w:rsid w:val="008842C5"/>
    <w:rsid w:val="00884383"/>
    <w:rsid w:val="00884764"/>
    <w:rsid w:val="008849AB"/>
    <w:rsid w:val="00884DE2"/>
    <w:rsid w:val="0088516B"/>
    <w:rsid w:val="00885212"/>
    <w:rsid w:val="00885632"/>
    <w:rsid w:val="008859D8"/>
    <w:rsid w:val="00885B98"/>
    <w:rsid w:val="00885E4E"/>
    <w:rsid w:val="00885EB8"/>
    <w:rsid w:val="00885EE9"/>
    <w:rsid w:val="00885FBA"/>
    <w:rsid w:val="00886028"/>
    <w:rsid w:val="00886066"/>
    <w:rsid w:val="008860B8"/>
    <w:rsid w:val="008860C2"/>
    <w:rsid w:val="0088614A"/>
    <w:rsid w:val="008861C5"/>
    <w:rsid w:val="008867B6"/>
    <w:rsid w:val="0088696F"/>
    <w:rsid w:val="00886BB0"/>
    <w:rsid w:val="00886CF2"/>
    <w:rsid w:val="00886D22"/>
    <w:rsid w:val="00886EBA"/>
    <w:rsid w:val="0088722A"/>
    <w:rsid w:val="00887374"/>
    <w:rsid w:val="008879CD"/>
    <w:rsid w:val="00887B80"/>
    <w:rsid w:val="00887D52"/>
    <w:rsid w:val="00887F26"/>
    <w:rsid w:val="008900ED"/>
    <w:rsid w:val="0089019D"/>
    <w:rsid w:val="00890545"/>
    <w:rsid w:val="0089078D"/>
    <w:rsid w:val="008907CD"/>
    <w:rsid w:val="00890840"/>
    <w:rsid w:val="008908C1"/>
    <w:rsid w:val="00890EF7"/>
    <w:rsid w:val="00891036"/>
    <w:rsid w:val="00891116"/>
    <w:rsid w:val="00891337"/>
    <w:rsid w:val="00891BAB"/>
    <w:rsid w:val="00891C01"/>
    <w:rsid w:val="00891E93"/>
    <w:rsid w:val="00891EE5"/>
    <w:rsid w:val="00891FEB"/>
    <w:rsid w:val="00892758"/>
    <w:rsid w:val="00892817"/>
    <w:rsid w:val="00892868"/>
    <w:rsid w:val="00892C3A"/>
    <w:rsid w:val="00892D2E"/>
    <w:rsid w:val="00892E0B"/>
    <w:rsid w:val="00893007"/>
    <w:rsid w:val="008931D6"/>
    <w:rsid w:val="0089360D"/>
    <w:rsid w:val="00893858"/>
    <w:rsid w:val="008938B7"/>
    <w:rsid w:val="00893AD6"/>
    <w:rsid w:val="00893EC0"/>
    <w:rsid w:val="00893F50"/>
    <w:rsid w:val="008940B5"/>
    <w:rsid w:val="008941B4"/>
    <w:rsid w:val="008942F5"/>
    <w:rsid w:val="00894430"/>
    <w:rsid w:val="0089466A"/>
    <w:rsid w:val="0089479F"/>
    <w:rsid w:val="00894960"/>
    <w:rsid w:val="00894B60"/>
    <w:rsid w:val="00895260"/>
    <w:rsid w:val="00895291"/>
    <w:rsid w:val="008953EB"/>
    <w:rsid w:val="00895612"/>
    <w:rsid w:val="00895712"/>
    <w:rsid w:val="008957B0"/>
    <w:rsid w:val="00895B5B"/>
    <w:rsid w:val="00895B8C"/>
    <w:rsid w:val="00895BDB"/>
    <w:rsid w:val="00895EB2"/>
    <w:rsid w:val="00895FD8"/>
    <w:rsid w:val="008960C7"/>
    <w:rsid w:val="00896183"/>
    <w:rsid w:val="008962DC"/>
    <w:rsid w:val="00896308"/>
    <w:rsid w:val="0089634A"/>
    <w:rsid w:val="008964F8"/>
    <w:rsid w:val="0089653C"/>
    <w:rsid w:val="008966C4"/>
    <w:rsid w:val="0089681B"/>
    <w:rsid w:val="00896821"/>
    <w:rsid w:val="008968AD"/>
    <w:rsid w:val="00896A4C"/>
    <w:rsid w:val="00896B25"/>
    <w:rsid w:val="00896B46"/>
    <w:rsid w:val="00896D00"/>
    <w:rsid w:val="00897088"/>
    <w:rsid w:val="008973B7"/>
    <w:rsid w:val="0089782F"/>
    <w:rsid w:val="00897CB4"/>
    <w:rsid w:val="00897E0B"/>
    <w:rsid w:val="00897EBC"/>
    <w:rsid w:val="008A00B5"/>
    <w:rsid w:val="008A01FB"/>
    <w:rsid w:val="008A0462"/>
    <w:rsid w:val="008A0814"/>
    <w:rsid w:val="008A0C17"/>
    <w:rsid w:val="008A0D74"/>
    <w:rsid w:val="008A0EAD"/>
    <w:rsid w:val="008A0F4A"/>
    <w:rsid w:val="008A1034"/>
    <w:rsid w:val="008A1217"/>
    <w:rsid w:val="008A1236"/>
    <w:rsid w:val="008A13A0"/>
    <w:rsid w:val="008A145D"/>
    <w:rsid w:val="008A1A43"/>
    <w:rsid w:val="008A1C23"/>
    <w:rsid w:val="008A1C43"/>
    <w:rsid w:val="008A1DBC"/>
    <w:rsid w:val="008A1F02"/>
    <w:rsid w:val="008A21A1"/>
    <w:rsid w:val="008A21D5"/>
    <w:rsid w:val="008A2513"/>
    <w:rsid w:val="008A2518"/>
    <w:rsid w:val="008A260C"/>
    <w:rsid w:val="008A2905"/>
    <w:rsid w:val="008A2C57"/>
    <w:rsid w:val="008A309D"/>
    <w:rsid w:val="008A3460"/>
    <w:rsid w:val="008A346E"/>
    <w:rsid w:val="008A34FB"/>
    <w:rsid w:val="008A3A4B"/>
    <w:rsid w:val="008A3E44"/>
    <w:rsid w:val="008A4135"/>
    <w:rsid w:val="008A4182"/>
    <w:rsid w:val="008A43E5"/>
    <w:rsid w:val="008A4407"/>
    <w:rsid w:val="008A454B"/>
    <w:rsid w:val="008A45B6"/>
    <w:rsid w:val="008A4639"/>
    <w:rsid w:val="008A480D"/>
    <w:rsid w:val="008A4D20"/>
    <w:rsid w:val="008A5188"/>
    <w:rsid w:val="008A5363"/>
    <w:rsid w:val="008A5453"/>
    <w:rsid w:val="008A55E4"/>
    <w:rsid w:val="008A5725"/>
    <w:rsid w:val="008A5900"/>
    <w:rsid w:val="008A5D18"/>
    <w:rsid w:val="008A5D4D"/>
    <w:rsid w:val="008A5EB2"/>
    <w:rsid w:val="008A60D2"/>
    <w:rsid w:val="008A61CC"/>
    <w:rsid w:val="008A625E"/>
    <w:rsid w:val="008A6756"/>
    <w:rsid w:val="008A6AA7"/>
    <w:rsid w:val="008A6AE3"/>
    <w:rsid w:val="008A6D48"/>
    <w:rsid w:val="008A6D58"/>
    <w:rsid w:val="008A6DC4"/>
    <w:rsid w:val="008A70EF"/>
    <w:rsid w:val="008A7616"/>
    <w:rsid w:val="008A76E8"/>
    <w:rsid w:val="008A7792"/>
    <w:rsid w:val="008A7B0E"/>
    <w:rsid w:val="008A7BEA"/>
    <w:rsid w:val="008A7C7D"/>
    <w:rsid w:val="008A7CD7"/>
    <w:rsid w:val="008A7D05"/>
    <w:rsid w:val="008B003F"/>
    <w:rsid w:val="008B0269"/>
    <w:rsid w:val="008B035E"/>
    <w:rsid w:val="008B0505"/>
    <w:rsid w:val="008B08BA"/>
    <w:rsid w:val="008B0AC2"/>
    <w:rsid w:val="008B0E2D"/>
    <w:rsid w:val="008B0E68"/>
    <w:rsid w:val="008B0EA6"/>
    <w:rsid w:val="008B11A7"/>
    <w:rsid w:val="008B14C4"/>
    <w:rsid w:val="008B180B"/>
    <w:rsid w:val="008B18D6"/>
    <w:rsid w:val="008B18F4"/>
    <w:rsid w:val="008B1ADB"/>
    <w:rsid w:val="008B1E95"/>
    <w:rsid w:val="008B213C"/>
    <w:rsid w:val="008B2141"/>
    <w:rsid w:val="008B2466"/>
    <w:rsid w:val="008B2829"/>
    <w:rsid w:val="008B2BB9"/>
    <w:rsid w:val="008B2CE0"/>
    <w:rsid w:val="008B2F30"/>
    <w:rsid w:val="008B33B8"/>
    <w:rsid w:val="008B3698"/>
    <w:rsid w:val="008B378E"/>
    <w:rsid w:val="008B3A39"/>
    <w:rsid w:val="008B3B70"/>
    <w:rsid w:val="008B3C52"/>
    <w:rsid w:val="008B3D51"/>
    <w:rsid w:val="008B3DD0"/>
    <w:rsid w:val="008B43C1"/>
    <w:rsid w:val="008B43CF"/>
    <w:rsid w:val="008B43D7"/>
    <w:rsid w:val="008B43DB"/>
    <w:rsid w:val="008B443E"/>
    <w:rsid w:val="008B4543"/>
    <w:rsid w:val="008B46C3"/>
    <w:rsid w:val="008B4887"/>
    <w:rsid w:val="008B48C5"/>
    <w:rsid w:val="008B48D8"/>
    <w:rsid w:val="008B4A10"/>
    <w:rsid w:val="008B4A9D"/>
    <w:rsid w:val="008B4AA1"/>
    <w:rsid w:val="008B4B58"/>
    <w:rsid w:val="008B4B8F"/>
    <w:rsid w:val="008B4CFE"/>
    <w:rsid w:val="008B4D95"/>
    <w:rsid w:val="008B4EA5"/>
    <w:rsid w:val="008B4FD0"/>
    <w:rsid w:val="008B52A9"/>
    <w:rsid w:val="008B53B9"/>
    <w:rsid w:val="008B5421"/>
    <w:rsid w:val="008B5D3F"/>
    <w:rsid w:val="008B5E1B"/>
    <w:rsid w:val="008B5EB3"/>
    <w:rsid w:val="008B61C0"/>
    <w:rsid w:val="008B6402"/>
    <w:rsid w:val="008B642A"/>
    <w:rsid w:val="008B645F"/>
    <w:rsid w:val="008B6662"/>
    <w:rsid w:val="008B68E2"/>
    <w:rsid w:val="008B6B4F"/>
    <w:rsid w:val="008B6D11"/>
    <w:rsid w:val="008B6ECF"/>
    <w:rsid w:val="008B7087"/>
    <w:rsid w:val="008B7167"/>
    <w:rsid w:val="008B7492"/>
    <w:rsid w:val="008B7499"/>
    <w:rsid w:val="008B74B6"/>
    <w:rsid w:val="008B764B"/>
    <w:rsid w:val="008B7845"/>
    <w:rsid w:val="008B79D6"/>
    <w:rsid w:val="008B7AF7"/>
    <w:rsid w:val="008B7B40"/>
    <w:rsid w:val="008B7D26"/>
    <w:rsid w:val="008B7DC5"/>
    <w:rsid w:val="008B7DCC"/>
    <w:rsid w:val="008B7F3A"/>
    <w:rsid w:val="008B7FD7"/>
    <w:rsid w:val="008C016F"/>
    <w:rsid w:val="008C0347"/>
    <w:rsid w:val="008C03E0"/>
    <w:rsid w:val="008C056F"/>
    <w:rsid w:val="008C064D"/>
    <w:rsid w:val="008C0C89"/>
    <w:rsid w:val="008C0CD7"/>
    <w:rsid w:val="008C0F66"/>
    <w:rsid w:val="008C1065"/>
    <w:rsid w:val="008C10A2"/>
    <w:rsid w:val="008C1263"/>
    <w:rsid w:val="008C1654"/>
    <w:rsid w:val="008C18A8"/>
    <w:rsid w:val="008C196C"/>
    <w:rsid w:val="008C1AD1"/>
    <w:rsid w:val="008C1AD7"/>
    <w:rsid w:val="008C1CAA"/>
    <w:rsid w:val="008C1CE1"/>
    <w:rsid w:val="008C1E24"/>
    <w:rsid w:val="008C1F0A"/>
    <w:rsid w:val="008C1FC7"/>
    <w:rsid w:val="008C22CF"/>
    <w:rsid w:val="008C25CD"/>
    <w:rsid w:val="008C2731"/>
    <w:rsid w:val="008C2B94"/>
    <w:rsid w:val="008C2E0B"/>
    <w:rsid w:val="008C2F85"/>
    <w:rsid w:val="008C3374"/>
    <w:rsid w:val="008C33CC"/>
    <w:rsid w:val="008C3467"/>
    <w:rsid w:val="008C3530"/>
    <w:rsid w:val="008C3538"/>
    <w:rsid w:val="008C35C5"/>
    <w:rsid w:val="008C365E"/>
    <w:rsid w:val="008C3A54"/>
    <w:rsid w:val="008C3AEA"/>
    <w:rsid w:val="008C3BB8"/>
    <w:rsid w:val="008C3D76"/>
    <w:rsid w:val="008C40FA"/>
    <w:rsid w:val="008C4321"/>
    <w:rsid w:val="008C43A8"/>
    <w:rsid w:val="008C43E1"/>
    <w:rsid w:val="008C479A"/>
    <w:rsid w:val="008C4925"/>
    <w:rsid w:val="008C4E9A"/>
    <w:rsid w:val="008C52EA"/>
    <w:rsid w:val="008C538B"/>
    <w:rsid w:val="008C53A4"/>
    <w:rsid w:val="008C56F8"/>
    <w:rsid w:val="008C5832"/>
    <w:rsid w:val="008C5908"/>
    <w:rsid w:val="008C59D9"/>
    <w:rsid w:val="008C5A3F"/>
    <w:rsid w:val="008C5A53"/>
    <w:rsid w:val="008C5A59"/>
    <w:rsid w:val="008C5BA0"/>
    <w:rsid w:val="008C5CB8"/>
    <w:rsid w:val="008C5CE5"/>
    <w:rsid w:val="008C6061"/>
    <w:rsid w:val="008C616A"/>
    <w:rsid w:val="008C6283"/>
    <w:rsid w:val="008C64B7"/>
    <w:rsid w:val="008C664C"/>
    <w:rsid w:val="008C6664"/>
    <w:rsid w:val="008C6679"/>
    <w:rsid w:val="008C6866"/>
    <w:rsid w:val="008C6A40"/>
    <w:rsid w:val="008C6B9E"/>
    <w:rsid w:val="008C6F2E"/>
    <w:rsid w:val="008C70D9"/>
    <w:rsid w:val="008C7296"/>
    <w:rsid w:val="008C777A"/>
    <w:rsid w:val="008C7800"/>
    <w:rsid w:val="008C7953"/>
    <w:rsid w:val="008C7A88"/>
    <w:rsid w:val="008C7DB4"/>
    <w:rsid w:val="008C7E17"/>
    <w:rsid w:val="008D0238"/>
    <w:rsid w:val="008D0370"/>
    <w:rsid w:val="008D0831"/>
    <w:rsid w:val="008D0970"/>
    <w:rsid w:val="008D0A10"/>
    <w:rsid w:val="008D0B3A"/>
    <w:rsid w:val="008D0B93"/>
    <w:rsid w:val="008D0BFA"/>
    <w:rsid w:val="008D0D50"/>
    <w:rsid w:val="008D10DA"/>
    <w:rsid w:val="008D12B3"/>
    <w:rsid w:val="008D14B2"/>
    <w:rsid w:val="008D182D"/>
    <w:rsid w:val="008D1890"/>
    <w:rsid w:val="008D1C14"/>
    <w:rsid w:val="008D1C15"/>
    <w:rsid w:val="008D1CA6"/>
    <w:rsid w:val="008D1CD0"/>
    <w:rsid w:val="008D1CDE"/>
    <w:rsid w:val="008D2047"/>
    <w:rsid w:val="008D2152"/>
    <w:rsid w:val="008D230A"/>
    <w:rsid w:val="008D2323"/>
    <w:rsid w:val="008D2350"/>
    <w:rsid w:val="008D2416"/>
    <w:rsid w:val="008D253A"/>
    <w:rsid w:val="008D266C"/>
    <w:rsid w:val="008D2A44"/>
    <w:rsid w:val="008D2BF1"/>
    <w:rsid w:val="008D2C15"/>
    <w:rsid w:val="008D2CBD"/>
    <w:rsid w:val="008D30B5"/>
    <w:rsid w:val="008D3202"/>
    <w:rsid w:val="008D33AA"/>
    <w:rsid w:val="008D37F0"/>
    <w:rsid w:val="008D3986"/>
    <w:rsid w:val="008D3AA5"/>
    <w:rsid w:val="008D3BB6"/>
    <w:rsid w:val="008D3C0B"/>
    <w:rsid w:val="008D3D79"/>
    <w:rsid w:val="008D3D8F"/>
    <w:rsid w:val="008D3DFB"/>
    <w:rsid w:val="008D3EFC"/>
    <w:rsid w:val="008D4052"/>
    <w:rsid w:val="008D414E"/>
    <w:rsid w:val="008D4255"/>
    <w:rsid w:val="008D4412"/>
    <w:rsid w:val="008D44DD"/>
    <w:rsid w:val="008D49C2"/>
    <w:rsid w:val="008D4A66"/>
    <w:rsid w:val="008D4B0B"/>
    <w:rsid w:val="008D4B42"/>
    <w:rsid w:val="008D4C05"/>
    <w:rsid w:val="008D4DCE"/>
    <w:rsid w:val="008D4E06"/>
    <w:rsid w:val="008D50D2"/>
    <w:rsid w:val="008D525E"/>
    <w:rsid w:val="008D52B0"/>
    <w:rsid w:val="008D537C"/>
    <w:rsid w:val="008D539C"/>
    <w:rsid w:val="008D569E"/>
    <w:rsid w:val="008D57BC"/>
    <w:rsid w:val="008D5836"/>
    <w:rsid w:val="008D5A2C"/>
    <w:rsid w:val="008D5B9D"/>
    <w:rsid w:val="008D5BC3"/>
    <w:rsid w:val="008D5BD1"/>
    <w:rsid w:val="008D5D16"/>
    <w:rsid w:val="008D605B"/>
    <w:rsid w:val="008D6116"/>
    <w:rsid w:val="008D6142"/>
    <w:rsid w:val="008D6208"/>
    <w:rsid w:val="008D64F3"/>
    <w:rsid w:val="008D6579"/>
    <w:rsid w:val="008D6E0E"/>
    <w:rsid w:val="008D6EFE"/>
    <w:rsid w:val="008D6FFC"/>
    <w:rsid w:val="008D700C"/>
    <w:rsid w:val="008D711C"/>
    <w:rsid w:val="008D7187"/>
    <w:rsid w:val="008D76A6"/>
    <w:rsid w:val="008D784E"/>
    <w:rsid w:val="008D790F"/>
    <w:rsid w:val="008D79D0"/>
    <w:rsid w:val="008D7EC4"/>
    <w:rsid w:val="008D7F38"/>
    <w:rsid w:val="008E0171"/>
    <w:rsid w:val="008E01B7"/>
    <w:rsid w:val="008E03A6"/>
    <w:rsid w:val="008E07C6"/>
    <w:rsid w:val="008E0A3B"/>
    <w:rsid w:val="008E0A5C"/>
    <w:rsid w:val="008E0B5F"/>
    <w:rsid w:val="008E0C4E"/>
    <w:rsid w:val="008E0E08"/>
    <w:rsid w:val="008E104B"/>
    <w:rsid w:val="008E113E"/>
    <w:rsid w:val="008E1164"/>
    <w:rsid w:val="008E14B0"/>
    <w:rsid w:val="008E14F7"/>
    <w:rsid w:val="008E15F7"/>
    <w:rsid w:val="008E1645"/>
    <w:rsid w:val="008E1AA0"/>
    <w:rsid w:val="008E1B34"/>
    <w:rsid w:val="008E1E60"/>
    <w:rsid w:val="008E1EF3"/>
    <w:rsid w:val="008E1FEA"/>
    <w:rsid w:val="008E2280"/>
    <w:rsid w:val="008E2394"/>
    <w:rsid w:val="008E246B"/>
    <w:rsid w:val="008E24A9"/>
    <w:rsid w:val="008E2578"/>
    <w:rsid w:val="008E2950"/>
    <w:rsid w:val="008E2B7E"/>
    <w:rsid w:val="008E2BD1"/>
    <w:rsid w:val="008E2CE1"/>
    <w:rsid w:val="008E3537"/>
    <w:rsid w:val="008E367A"/>
    <w:rsid w:val="008E3718"/>
    <w:rsid w:val="008E3A1E"/>
    <w:rsid w:val="008E3A75"/>
    <w:rsid w:val="008E3C04"/>
    <w:rsid w:val="008E3C0E"/>
    <w:rsid w:val="008E3C85"/>
    <w:rsid w:val="008E3FD8"/>
    <w:rsid w:val="008E404D"/>
    <w:rsid w:val="008E41CD"/>
    <w:rsid w:val="008E428A"/>
    <w:rsid w:val="008E4449"/>
    <w:rsid w:val="008E45C4"/>
    <w:rsid w:val="008E4916"/>
    <w:rsid w:val="008E4D03"/>
    <w:rsid w:val="008E4DD2"/>
    <w:rsid w:val="008E527C"/>
    <w:rsid w:val="008E54AC"/>
    <w:rsid w:val="008E5640"/>
    <w:rsid w:val="008E56B9"/>
    <w:rsid w:val="008E585A"/>
    <w:rsid w:val="008E59CF"/>
    <w:rsid w:val="008E5AEB"/>
    <w:rsid w:val="008E5B98"/>
    <w:rsid w:val="008E5D19"/>
    <w:rsid w:val="008E5E04"/>
    <w:rsid w:val="008E5FFB"/>
    <w:rsid w:val="008E60D5"/>
    <w:rsid w:val="008E610F"/>
    <w:rsid w:val="008E6457"/>
    <w:rsid w:val="008E649D"/>
    <w:rsid w:val="008E64C4"/>
    <w:rsid w:val="008E64DA"/>
    <w:rsid w:val="008E6589"/>
    <w:rsid w:val="008E6748"/>
    <w:rsid w:val="008E6C42"/>
    <w:rsid w:val="008E6F5F"/>
    <w:rsid w:val="008E7151"/>
    <w:rsid w:val="008E71A8"/>
    <w:rsid w:val="008E71F2"/>
    <w:rsid w:val="008E7327"/>
    <w:rsid w:val="008E7433"/>
    <w:rsid w:val="008E7450"/>
    <w:rsid w:val="008E796A"/>
    <w:rsid w:val="008E7BB3"/>
    <w:rsid w:val="008E7D88"/>
    <w:rsid w:val="008F02BC"/>
    <w:rsid w:val="008F0D85"/>
    <w:rsid w:val="008F0D9E"/>
    <w:rsid w:val="008F0E32"/>
    <w:rsid w:val="008F0E52"/>
    <w:rsid w:val="008F1381"/>
    <w:rsid w:val="008F1614"/>
    <w:rsid w:val="008F1B44"/>
    <w:rsid w:val="008F1B69"/>
    <w:rsid w:val="008F1D58"/>
    <w:rsid w:val="008F1E68"/>
    <w:rsid w:val="008F2017"/>
    <w:rsid w:val="008F202A"/>
    <w:rsid w:val="008F2348"/>
    <w:rsid w:val="008F26AA"/>
    <w:rsid w:val="008F284C"/>
    <w:rsid w:val="008F29D1"/>
    <w:rsid w:val="008F2D76"/>
    <w:rsid w:val="008F2E25"/>
    <w:rsid w:val="008F3011"/>
    <w:rsid w:val="008F313C"/>
    <w:rsid w:val="008F3178"/>
    <w:rsid w:val="008F317E"/>
    <w:rsid w:val="008F3210"/>
    <w:rsid w:val="008F3272"/>
    <w:rsid w:val="008F32C0"/>
    <w:rsid w:val="008F3446"/>
    <w:rsid w:val="008F35E1"/>
    <w:rsid w:val="008F39A1"/>
    <w:rsid w:val="008F3AF6"/>
    <w:rsid w:val="008F3E52"/>
    <w:rsid w:val="008F41FB"/>
    <w:rsid w:val="008F421A"/>
    <w:rsid w:val="008F432A"/>
    <w:rsid w:val="008F438A"/>
    <w:rsid w:val="008F43FB"/>
    <w:rsid w:val="008F4497"/>
    <w:rsid w:val="008F4599"/>
    <w:rsid w:val="008F4713"/>
    <w:rsid w:val="008F4C6D"/>
    <w:rsid w:val="008F4D2B"/>
    <w:rsid w:val="008F51C1"/>
    <w:rsid w:val="008F536E"/>
    <w:rsid w:val="008F53B1"/>
    <w:rsid w:val="008F5750"/>
    <w:rsid w:val="008F5846"/>
    <w:rsid w:val="008F5871"/>
    <w:rsid w:val="008F5980"/>
    <w:rsid w:val="008F5B16"/>
    <w:rsid w:val="008F5B5E"/>
    <w:rsid w:val="008F5CCA"/>
    <w:rsid w:val="008F5E16"/>
    <w:rsid w:val="008F5FB8"/>
    <w:rsid w:val="008F60FD"/>
    <w:rsid w:val="008F617F"/>
    <w:rsid w:val="008F61DB"/>
    <w:rsid w:val="008F6226"/>
    <w:rsid w:val="008F6236"/>
    <w:rsid w:val="008F668A"/>
    <w:rsid w:val="008F66B9"/>
    <w:rsid w:val="008F68CA"/>
    <w:rsid w:val="008F6CC5"/>
    <w:rsid w:val="008F6CE0"/>
    <w:rsid w:val="008F6D9A"/>
    <w:rsid w:val="008F6FEC"/>
    <w:rsid w:val="008F7087"/>
    <w:rsid w:val="008F70CC"/>
    <w:rsid w:val="008F7192"/>
    <w:rsid w:val="008F71B5"/>
    <w:rsid w:val="008F75D7"/>
    <w:rsid w:val="008F76EA"/>
    <w:rsid w:val="008F770E"/>
    <w:rsid w:val="008F7E3D"/>
    <w:rsid w:val="009000BB"/>
    <w:rsid w:val="009000BF"/>
    <w:rsid w:val="00900584"/>
    <w:rsid w:val="0090073A"/>
    <w:rsid w:val="0090080D"/>
    <w:rsid w:val="009009EB"/>
    <w:rsid w:val="00900A3F"/>
    <w:rsid w:val="0090123D"/>
    <w:rsid w:val="009012E2"/>
    <w:rsid w:val="00901856"/>
    <w:rsid w:val="009018F1"/>
    <w:rsid w:val="00901A95"/>
    <w:rsid w:val="00901D3E"/>
    <w:rsid w:val="00902225"/>
    <w:rsid w:val="009022A9"/>
    <w:rsid w:val="00902833"/>
    <w:rsid w:val="00902998"/>
    <w:rsid w:val="009029E0"/>
    <w:rsid w:val="00902A76"/>
    <w:rsid w:val="00902CBD"/>
    <w:rsid w:val="00902DFE"/>
    <w:rsid w:val="009031D1"/>
    <w:rsid w:val="00903343"/>
    <w:rsid w:val="009033EE"/>
    <w:rsid w:val="0090344F"/>
    <w:rsid w:val="0090356F"/>
    <w:rsid w:val="009035B3"/>
    <w:rsid w:val="009036E4"/>
    <w:rsid w:val="009038C8"/>
    <w:rsid w:val="00903B41"/>
    <w:rsid w:val="00903CF7"/>
    <w:rsid w:val="00903D7A"/>
    <w:rsid w:val="0090414C"/>
    <w:rsid w:val="00904505"/>
    <w:rsid w:val="009045DA"/>
    <w:rsid w:val="0090467B"/>
    <w:rsid w:val="009046F0"/>
    <w:rsid w:val="009047A9"/>
    <w:rsid w:val="0090482B"/>
    <w:rsid w:val="009049A1"/>
    <w:rsid w:val="00904B4A"/>
    <w:rsid w:val="00905081"/>
    <w:rsid w:val="00905136"/>
    <w:rsid w:val="00905476"/>
    <w:rsid w:val="0090566C"/>
    <w:rsid w:val="0090586F"/>
    <w:rsid w:val="009058AD"/>
    <w:rsid w:val="00905EC0"/>
    <w:rsid w:val="0090611C"/>
    <w:rsid w:val="00906402"/>
    <w:rsid w:val="00906486"/>
    <w:rsid w:val="00906936"/>
    <w:rsid w:val="00906BB5"/>
    <w:rsid w:val="00906E37"/>
    <w:rsid w:val="00906EB6"/>
    <w:rsid w:val="009072E0"/>
    <w:rsid w:val="009073D9"/>
    <w:rsid w:val="00907854"/>
    <w:rsid w:val="0090791D"/>
    <w:rsid w:val="00907920"/>
    <w:rsid w:val="00907B8F"/>
    <w:rsid w:val="00907D44"/>
    <w:rsid w:val="00907DFE"/>
    <w:rsid w:val="00907EEC"/>
    <w:rsid w:val="009106F3"/>
    <w:rsid w:val="00910777"/>
    <w:rsid w:val="009109E7"/>
    <w:rsid w:val="00910B2E"/>
    <w:rsid w:val="00910B8E"/>
    <w:rsid w:val="00910CE0"/>
    <w:rsid w:val="00910EB9"/>
    <w:rsid w:val="00911255"/>
    <w:rsid w:val="0091137F"/>
    <w:rsid w:val="009114CD"/>
    <w:rsid w:val="009120C6"/>
    <w:rsid w:val="00912721"/>
    <w:rsid w:val="00912824"/>
    <w:rsid w:val="00912843"/>
    <w:rsid w:val="009129E0"/>
    <w:rsid w:val="009132B5"/>
    <w:rsid w:val="009134C1"/>
    <w:rsid w:val="00913CA9"/>
    <w:rsid w:val="00914444"/>
    <w:rsid w:val="00914564"/>
    <w:rsid w:val="00914734"/>
    <w:rsid w:val="00914A4A"/>
    <w:rsid w:val="00914EB8"/>
    <w:rsid w:val="009150FB"/>
    <w:rsid w:val="00915315"/>
    <w:rsid w:val="0091531A"/>
    <w:rsid w:val="00915481"/>
    <w:rsid w:val="00915707"/>
    <w:rsid w:val="0091583D"/>
    <w:rsid w:val="00915A2C"/>
    <w:rsid w:val="00915A4A"/>
    <w:rsid w:val="00915A9D"/>
    <w:rsid w:val="00915C3D"/>
    <w:rsid w:val="00916236"/>
    <w:rsid w:val="00916388"/>
    <w:rsid w:val="009164DB"/>
    <w:rsid w:val="009165D0"/>
    <w:rsid w:val="009165D1"/>
    <w:rsid w:val="00916771"/>
    <w:rsid w:val="00916950"/>
    <w:rsid w:val="00916BB3"/>
    <w:rsid w:val="00916D7A"/>
    <w:rsid w:val="00917146"/>
    <w:rsid w:val="009171A5"/>
    <w:rsid w:val="009172B6"/>
    <w:rsid w:val="009172EA"/>
    <w:rsid w:val="00917402"/>
    <w:rsid w:val="00917424"/>
    <w:rsid w:val="00917445"/>
    <w:rsid w:val="00917538"/>
    <w:rsid w:val="009176F7"/>
    <w:rsid w:val="00917762"/>
    <w:rsid w:val="009178D5"/>
    <w:rsid w:val="00917B30"/>
    <w:rsid w:val="00917F00"/>
    <w:rsid w:val="00920924"/>
    <w:rsid w:val="00920973"/>
    <w:rsid w:val="00920D4B"/>
    <w:rsid w:val="00920F58"/>
    <w:rsid w:val="00920F6B"/>
    <w:rsid w:val="009215D6"/>
    <w:rsid w:val="00921856"/>
    <w:rsid w:val="0092185B"/>
    <w:rsid w:val="009218C3"/>
    <w:rsid w:val="00921E4F"/>
    <w:rsid w:val="00921F8C"/>
    <w:rsid w:val="00921FBD"/>
    <w:rsid w:val="0092204D"/>
    <w:rsid w:val="009220A7"/>
    <w:rsid w:val="00922356"/>
    <w:rsid w:val="0092257B"/>
    <w:rsid w:val="00922596"/>
    <w:rsid w:val="0092265F"/>
    <w:rsid w:val="00922899"/>
    <w:rsid w:val="00922C7D"/>
    <w:rsid w:val="00922CA5"/>
    <w:rsid w:val="00922E3B"/>
    <w:rsid w:val="00922EA9"/>
    <w:rsid w:val="00922F9C"/>
    <w:rsid w:val="00923293"/>
    <w:rsid w:val="00923779"/>
    <w:rsid w:val="009238DB"/>
    <w:rsid w:val="00923C54"/>
    <w:rsid w:val="00923CCC"/>
    <w:rsid w:val="00923CD6"/>
    <w:rsid w:val="009241BE"/>
    <w:rsid w:val="009243A7"/>
    <w:rsid w:val="00924575"/>
    <w:rsid w:val="0092469C"/>
    <w:rsid w:val="00924785"/>
    <w:rsid w:val="0092478E"/>
    <w:rsid w:val="009248CC"/>
    <w:rsid w:val="009249C3"/>
    <w:rsid w:val="00924B8E"/>
    <w:rsid w:val="00924BBA"/>
    <w:rsid w:val="00924D38"/>
    <w:rsid w:val="00924E42"/>
    <w:rsid w:val="00924F58"/>
    <w:rsid w:val="009252B8"/>
    <w:rsid w:val="009255BF"/>
    <w:rsid w:val="009257E3"/>
    <w:rsid w:val="00925855"/>
    <w:rsid w:val="009259BD"/>
    <w:rsid w:val="00925BB0"/>
    <w:rsid w:val="00925D36"/>
    <w:rsid w:val="00925DD9"/>
    <w:rsid w:val="00925DE4"/>
    <w:rsid w:val="00925F33"/>
    <w:rsid w:val="00926021"/>
    <w:rsid w:val="00926180"/>
    <w:rsid w:val="00926214"/>
    <w:rsid w:val="009264AC"/>
    <w:rsid w:val="00926531"/>
    <w:rsid w:val="00926599"/>
    <w:rsid w:val="00926760"/>
    <w:rsid w:val="0092680B"/>
    <w:rsid w:val="00926828"/>
    <w:rsid w:val="00926A92"/>
    <w:rsid w:val="00926B0C"/>
    <w:rsid w:val="00926B3D"/>
    <w:rsid w:val="00926D81"/>
    <w:rsid w:val="00926E2A"/>
    <w:rsid w:val="00926E4A"/>
    <w:rsid w:val="00926F42"/>
    <w:rsid w:val="009271B0"/>
    <w:rsid w:val="00927283"/>
    <w:rsid w:val="009273F2"/>
    <w:rsid w:val="009274BA"/>
    <w:rsid w:val="00927575"/>
    <w:rsid w:val="009276C0"/>
    <w:rsid w:val="00927716"/>
    <w:rsid w:val="0092778D"/>
    <w:rsid w:val="00927831"/>
    <w:rsid w:val="009278A9"/>
    <w:rsid w:val="00927990"/>
    <w:rsid w:val="00927A38"/>
    <w:rsid w:val="00927E1E"/>
    <w:rsid w:val="00927F60"/>
    <w:rsid w:val="00930156"/>
    <w:rsid w:val="00930188"/>
    <w:rsid w:val="009301F7"/>
    <w:rsid w:val="00930298"/>
    <w:rsid w:val="009302DC"/>
    <w:rsid w:val="00930623"/>
    <w:rsid w:val="0093063E"/>
    <w:rsid w:val="009306AC"/>
    <w:rsid w:val="00930A0C"/>
    <w:rsid w:val="00930C51"/>
    <w:rsid w:val="00930C64"/>
    <w:rsid w:val="00930CC3"/>
    <w:rsid w:val="00930D4D"/>
    <w:rsid w:val="00930DE0"/>
    <w:rsid w:val="00930FAD"/>
    <w:rsid w:val="009311C6"/>
    <w:rsid w:val="0093122C"/>
    <w:rsid w:val="00931304"/>
    <w:rsid w:val="00931670"/>
    <w:rsid w:val="00931689"/>
    <w:rsid w:val="009317DD"/>
    <w:rsid w:val="00931A6F"/>
    <w:rsid w:val="00931B3D"/>
    <w:rsid w:val="00931C6C"/>
    <w:rsid w:val="00931CA5"/>
    <w:rsid w:val="00931DB2"/>
    <w:rsid w:val="00931ECE"/>
    <w:rsid w:val="009325D0"/>
    <w:rsid w:val="0093275A"/>
    <w:rsid w:val="0093289D"/>
    <w:rsid w:val="009328D7"/>
    <w:rsid w:val="0093299C"/>
    <w:rsid w:val="00932B8D"/>
    <w:rsid w:val="00932FD5"/>
    <w:rsid w:val="00933431"/>
    <w:rsid w:val="00933501"/>
    <w:rsid w:val="00933595"/>
    <w:rsid w:val="009335C6"/>
    <w:rsid w:val="009339D5"/>
    <w:rsid w:val="00933BEA"/>
    <w:rsid w:val="00933C1F"/>
    <w:rsid w:val="00933C9F"/>
    <w:rsid w:val="00933E26"/>
    <w:rsid w:val="00933EFD"/>
    <w:rsid w:val="00934096"/>
    <w:rsid w:val="009340FD"/>
    <w:rsid w:val="00934115"/>
    <w:rsid w:val="009341C7"/>
    <w:rsid w:val="009341EE"/>
    <w:rsid w:val="00934206"/>
    <w:rsid w:val="00934828"/>
    <w:rsid w:val="00934B3B"/>
    <w:rsid w:val="00934F2C"/>
    <w:rsid w:val="00934F7C"/>
    <w:rsid w:val="00934F93"/>
    <w:rsid w:val="009350A4"/>
    <w:rsid w:val="0093538A"/>
    <w:rsid w:val="009357E9"/>
    <w:rsid w:val="009358FA"/>
    <w:rsid w:val="00935936"/>
    <w:rsid w:val="00935EC2"/>
    <w:rsid w:val="00935FA0"/>
    <w:rsid w:val="00935FD2"/>
    <w:rsid w:val="00936045"/>
    <w:rsid w:val="009361BC"/>
    <w:rsid w:val="009361C1"/>
    <w:rsid w:val="009366AA"/>
    <w:rsid w:val="0093681C"/>
    <w:rsid w:val="009369CC"/>
    <w:rsid w:val="00936AD0"/>
    <w:rsid w:val="00936B40"/>
    <w:rsid w:val="00936BE7"/>
    <w:rsid w:val="00936C07"/>
    <w:rsid w:val="00936C6C"/>
    <w:rsid w:val="00936D5E"/>
    <w:rsid w:val="00937084"/>
    <w:rsid w:val="009370BA"/>
    <w:rsid w:val="009370CA"/>
    <w:rsid w:val="009370CF"/>
    <w:rsid w:val="0093719D"/>
    <w:rsid w:val="00937326"/>
    <w:rsid w:val="0093759D"/>
    <w:rsid w:val="00937641"/>
    <w:rsid w:val="00937A42"/>
    <w:rsid w:val="00937B2B"/>
    <w:rsid w:val="00937B67"/>
    <w:rsid w:val="00937C4C"/>
    <w:rsid w:val="00937E43"/>
    <w:rsid w:val="00937ED8"/>
    <w:rsid w:val="00940361"/>
    <w:rsid w:val="0094063A"/>
    <w:rsid w:val="009406E9"/>
    <w:rsid w:val="00940730"/>
    <w:rsid w:val="0094097D"/>
    <w:rsid w:val="00940AA0"/>
    <w:rsid w:val="00940C30"/>
    <w:rsid w:val="00940C3B"/>
    <w:rsid w:val="00940D51"/>
    <w:rsid w:val="00940DD2"/>
    <w:rsid w:val="009410AF"/>
    <w:rsid w:val="009411F8"/>
    <w:rsid w:val="009413B2"/>
    <w:rsid w:val="0094143E"/>
    <w:rsid w:val="009415B2"/>
    <w:rsid w:val="009416D5"/>
    <w:rsid w:val="00941956"/>
    <w:rsid w:val="00941CAD"/>
    <w:rsid w:val="0094223D"/>
    <w:rsid w:val="009422FA"/>
    <w:rsid w:val="00942548"/>
    <w:rsid w:val="00942A10"/>
    <w:rsid w:val="00942DB3"/>
    <w:rsid w:val="00943009"/>
    <w:rsid w:val="0094322D"/>
    <w:rsid w:val="009436FA"/>
    <w:rsid w:val="00943775"/>
    <w:rsid w:val="00943937"/>
    <w:rsid w:val="00943D2F"/>
    <w:rsid w:val="00943EF8"/>
    <w:rsid w:val="00943F9C"/>
    <w:rsid w:val="009440D3"/>
    <w:rsid w:val="00944257"/>
    <w:rsid w:val="0094425B"/>
    <w:rsid w:val="009443A7"/>
    <w:rsid w:val="00944446"/>
    <w:rsid w:val="009448E9"/>
    <w:rsid w:val="00944921"/>
    <w:rsid w:val="0094495F"/>
    <w:rsid w:val="00944A9F"/>
    <w:rsid w:val="00944EC2"/>
    <w:rsid w:val="00945953"/>
    <w:rsid w:val="00945C51"/>
    <w:rsid w:val="00945C57"/>
    <w:rsid w:val="00945C7A"/>
    <w:rsid w:val="00945D4B"/>
    <w:rsid w:val="00945DA3"/>
    <w:rsid w:val="00945E98"/>
    <w:rsid w:val="0094600E"/>
    <w:rsid w:val="009461CB"/>
    <w:rsid w:val="00946374"/>
    <w:rsid w:val="0094657E"/>
    <w:rsid w:val="009467EC"/>
    <w:rsid w:val="00946848"/>
    <w:rsid w:val="00946977"/>
    <w:rsid w:val="009469B7"/>
    <w:rsid w:val="00946C6A"/>
    <w:rsid w:val="00946CA7"/>
    <w:rsid w:val="00946CAE"/>
    <w:rsid w:val="00946D60"/>
    <w:rsid w:val="009472EA"/>
    <w:rsid w:val="009474FA"/>
    <w:rsid w:val="009475A1"/>
    <w:rsid w:val="00947807"/>
    <w:rsid w:val="00947957"/>
    <w:rsid w:val="009479B2"/>
    <w:rsid w:val="00947B01"/>
    <w:rsid w:val="00947B94"/>
    <w:rsid w:val="00947CCD"/>
    <w:rsid w:val="00947D08"/>
    <w:rsid w:val="00947DDA"/>
    <w:rsid w:val="00947F4B"/>
    <w:rsid w:val="00950132"/>
    <w:rsid w:val="009501A0"/>
    <w:rsid w:val="00950379"/>
    <w:rsid w:val="00950623"/>
    <w:rsid w:val="009507A7"/>
    <w:rsid w:val="009507CF"/>
    <w:rsid w:val="00950B44"/>
    <w:rsid w:val="00950B4F"/>
    <w:rsid w:val="00950CDE"/>
    <w:rsid w:val="00950D52"/>
    <w:rsid w:val="00950F00"/>
    <w:rsid w:val="00950F5F"/>
    <w:rsid w:val="009514DA"/>
    <w:rsid w:val="009514F8"/>
    <w:rsid w:val="009515B1"/>
    <w:rsid w:val="00951625"/>
    <w:rsid w:val="009517AD"/>
    <w:rsid w:val="00951B83"/>
    <w:rsid w:val="00951CC3"/>
    <w:rsid w:val="00951E7D"/>
    <w:rsid w:val="0095208E"/>
    <w:rsid w:val="00952123"/>
    <w:rsid w:val="009521CC"/>
    <w:rsid w:val="009521FE"/>
    <w:rsid w:val="0095223D"/>
    <w:rsid w:val="00952324"/>
    <w:rsid w:val="009523E4"/>
    <w:rsid w:val="009524ED"/>
    <w:rsid w:val="009524EE"/>
    <w:rsid w:val="009527F0"/>
    <w:rsid w:val="0095293D"/>
    <w:rsid w:val="00952AB6"/>
    <w:rsid w:val="00952B37"/>
    <w:rsid w:val="00952BD5"/>
    <w:rsid w:val="00952C29"/>
    <w:rsid w:val="00952CE0"/>
    <w:rsid w:val="00952D3B"/>
    <w:rsid w:val="00952D6B"/>
    <w:rsid w:val="00952DDB"/>
    <w:rsid w:val="00952E1C"/>
    <w:rsid w:val="009530AE"/>
    <w:rsid w:val="0095358B"/>
    <w:rsid w:val="009535B6"/>
    <w:rsid w:val="009535B7"/>
    <w:rsid w:val="00953725"/>
    <w:rsid w:val="00953767"/>
    <w:rsid w:val="00953861"/>
    <w:rsid w:val="00953A79"/>
    <w:rsid w:val="00953AF6"/>
    <w:rsid w:val="00953C36"/>
    <w:rsid w:val="00953DE0"/>
    <w:rsid w:val="00953F4E"/>
    <w:rsid w:val="00953F92"/>
    <w:rsid w:val="00954072"/>
    <w:rsid w:val="00954281"/>
    <w:rsid w:val="009547E8"/>
    <w:rsid w:val="00954B7B"/>
    <w:rsid w:val="00954CC8"/>
    <w:rsid w:val="00954EB3"/>
    <w:rsid w:val="00955070"/>
    <w:rsid w:val="009551B2"/>
    <w:rsid w:val="0095577B"/>
    <w:rsid w:val="00955A6E"/>
    <w:rsid w:val="00955BBC"/>
    <w:rsid w:val="00955E07"/>
    <w:rsid w:val="00955E91"/>
    <w:rsid w:val="00955ED1"/>
    <w:rsid w:val="00955F9B"/>
    <w:rsid w:val="00955FFB"/>
    <w:rsid w:val="0095611E"/>
    <w:rsid w:val="00956386"/>
    <w:rsid w:val="009563CF"/>
    <w:rsid w:val="0095644E"/>
    <w:rsid w:val="00956655"/>
    <w:rsid w:val="0095670D"/>
    <w:rsid w:val="0095688C"/>
    <w:rsid w:val="009568AE"/>
    <w:rsid w:val="00956968"/>
    <w:rsid w:val="00956A2B"/>
    <w:rsid w:val="00956C2C"/>
    <w:rsid w:val="00956CE7"/>
    <w:rsid w:val="00956D96"/>
    <w:rsid w:val="0095741A"/>
    <w:rsid w:val="00957513"/>
    <w:rsid w:val="0095772C"/>
    <w:rsid w:val="00957B1B"/>
    <w:rsid w:val="00957CFA"/>
    <w:rsid w:val="00960268"/>
    <w:rsid w:val="009605B1"/>
    <w:rsid w:val="00960603"/>
    <w:rsid w:val="0096067B"/>
    <w:rsid w:val="009607D5"/>
    <w:rsid w:val="00960872"/>
    <w:rsid w:val="00960A1C"/>
    <w:rsid w:val="00960AD4"/>
    <w:rsid w:val="00960D5F"/>
    <w:rsid w:val="00960E80"/>
    <w:rsid w:val="00960F2E"/>
    <w:rsid w:val="00961277"/>
    <w:rsid w:val="009615FB"/>
    <w:rsid w:val="00961A85"/>
    <w:rsid w:val="00961C3B"/>
    <w:rsid w:val="00961C6E"/>
    <w:rsid w:val="00961DC5"/>
    <w:rsid w:val="00961ED8"/>
    <w:rsid w:val="00961F5C"/>
    <w:rsid w:val="0096224F"/>
    <w:rsid w:val="0096249F"/>
    <w:rsid w:val="009625B2"/>
    <w:rsid w:val="0096279B"/>
    <w:rsid w:val="009627B6"/>
    <w:rsid w:val="00962819"/>
    <w:rsid w:val="00962971"/>
    <w:rsid w:val="00962B55"/>
    <w:rsid w:val="00962FFC"/>
    <w:rsid w:val="00963022"/>
    <w:rsid w:val="009632AF"/>
    <w:rsid w:val="009632F4"/>
    <w:rsid w:val="009635C4"/>
    <w:rsid w:val="00963804"/>
    <w:rsid w:val="0096396B"/>
    <w:rsid w:val="00963EAD"/>
    <w:rsid w:val="00963F2B"/>
    <w:rsid w:val="00964689"/>
    <w:rsid w:val="00964801"/>
    <w:rsid w:val="00964C1B"/>
    <w:rsid w:val="00964C26"/>
    <w:rsid w:val="00964F68"/>
    <w:rsid w:val="0096506F"/>
    <w:rsid w:val="0096517B"/>
    <w:rsid w:val="0096524F"/>
    <w:rsid w:val="0096529D"/>
    <w:rsid w:val="009652B8"/>
    <w:rsid w:val="009652FC"/>
    <w:rsid w:val="009653A9"/>
    <w:rsid w:val="00965A25"/>
    <w:rsid w:val="00965B61"/>
    <w:rsid w:val="00965B67"/>
    <w:rsid w:val="00965B8D"/>
    <w:rsid w:val="00965FAA"/>
    <w:rsid w:val="009660A1"/>
    <w:rsid w:val="009660D6"/>
    <w:rsid w:val="009661AD"/>
    <w:rsid w:val="009661FF"/>
    <w:rsid w:val="0096649F"/>
    <w:rsid w:val="0096683D"/>
    <w:rsid w:val="0096690D"/>
    <w:rsid w:val="00966A17"/>
    <w:rsid w:val="00966AE0"/>
    <w:rsid w:val="009670DF"/>
    <w:rsid w:val="00967157"/>
    <w:rsid w:val="009674AB"/>
    <w:rsid w:val="009675FB"/>
    <w:rsid w:val="0096775F"/>
    <w:rsid w:val="00967B53"/>
    <w:rsid w:val="00967BE2"/>
    <w:rsid w:val="00967DD1"/>
    <w:rsid w:val="00967E05"/>
    <w:rsid w:val="009706E2"/>
    <w:rsid w:val="00970763"/>
    <w:rsid w:val="00970A14"/>
    <w:rsid w:val="00970D74"/>
    <w:rsid w:val="009713F3"/>
    <w:rsid w:val="00971412"/>
    <w:rsid w:val="0097149C"/>
    <w:rsid w:val="009714B3"/>
    <w:rsid w:val="009716CD"/>
    <w:rsid w:val="009716E9"/>
    <w:rsid w:val="009719FF"/>
    <w:rsid w:val="00971AAD"/>
    <w:rsid w:val="00971BEE"/>
    <w:rsid w:val="00971CA6"/>
    <w:rsid w:val="00971DC0"/>
    <w:rsid w:val="00971E2E"/>
    <w:rsid w:val="00972116"/>
    <w:rsid w:val="0097215A"/>
    <w:rsid w:val="009724A4"/>
    <w:rsid w:val="009725AF"/>
    <w:rsid w:val="009726ED"/>
    <w:rsid w:val="00972709"/>
    <w:rsid w:val="00972AC4"/>
    <w:rsid w:val="00972AFB"/>
    <w:rsid w:val="00972BA5"/>
    <w:rsid w:val="00972DE0"/>
    <w:rsid w:val="009733B1"/>
    <w:rsid w:val="009734C9"/>
    <w:rsid w:val="0097355C"/>
    <w:rsid w:val="0097356A"/>
    <w:rsid w:val="0097397C"/>
    <w:rsid w:val="00973B14"/>
    <w:rsid w:val="00973E24"/>
    <w:rsid w:val="00973F50"/>
    <w:rsid w:val="0097419D"/>
    <w:rsid w:val="009741E2"/>
    <w:rsid w:val="00974397"/>
    <w:rsid w:val="009744F5"/>
    <w:rsid w:val="009747BA"/>
    <w:rsid w:val="00974ABA"/>
    <w:rsid w:val="00974B04"/>
    <w:rsid w:val="00974B41"/>
    <w:rsid w:val="00974BAF"/>
    <w:rsid w:val="00974BC6"/>
    <w:rsid w:val="00974FA0"/>
    <w:rsid w:val="0097505A"/>
    <w:rsid w:val="00975261"/>
    <w:rsid w:val="00975365"/>
    <w:rsid w:val="00975507"/>
    <w:rsid w:val="009756F8"/>
    <w:rsid w:val="00975801"/>
    <w:rsid w:val="00975A61"/>
    <w:rsid w:val="00975BE0"/>
    <w:rsid w:val="00975D22"/>
    <w:rsid w:val="00975FB3"/>
    <w:rsid w:val="0097622C"/>
    <w:rsid w:val="009763AC"/>
    <w:rsid w:val="0097680F"/>
    <w:rsid w:val="00976854"/>
    <w:rsid w:val="00976948"/>
    <w:rsid w:val="00976995"/>
    <w:rsid w:val="00976BEA"/>
    <w:rsid w:val="00976EC5"/>
    <w:rsid w:val="00976F8F"/>
    <w:rsid w:val="00976FB8"/>
    <w:rsid w:val="0097700C"/>
    <w:rsid w:val="0097712C"/>
    <w:rsid w:val="009774C5"/>
    <w:rsid w:val="00977612"/>
    <w:rsid w:val="00977785"/>
    <w:rsid w:val="009777B9"/>
    <w:rsid w:val="009779B6"/>
    <w:rsid w:val="009779CB"/>
    <w:rsid w:val="00977B0F"/>
    <w:rsid w:val="00977C3E"/>
    <w:rsid w:val="00977DA0"/>
    <w:rsid w:val="00977F71"/>
    <w:rsid w:val="00977FED"/>
    <w:rsid w:val="00980050"/>
    <w:rsid w:val="00980095"/>
    <w:rsid w:val="00980145"/>
    <w:rsid w:val="0098031D"/>
    <w:rsid w:val="009803FB"/>
    <w:rsid w:val="009804D4"/>
    <w:rsid w:val="00980632"/>
    <w:rsid w:val="00980680"/>
    <w:rsid w:val="00980748"/>
    <w:rsid w:val="009807CE"/>
    <w:rsid w:val="00980800"/>
    <w:rsid w:val="00980886"/>
    <w:rsid w:val="00980892"/>
    <w:rsid w:val="00980907"/>
    <w:rsid w:val="00980B31"/>
    <w:rsid w:val="0098125B"/>
    <w:rsid w:val="0098151A"/>
    <w:rsid w:val="009815C0"/>
    <w:rsid w:val="009818C8"/>
    <w:rsid w:val="009819B9"/>
    <w:rsid w:val="009820C8"/>
    <w:rsid w:val="00982105"/>
    <w:rsid w:val="00982144"/>
    <w:rsid w:val="009823BE"/>
    <w:rsid w:val="009826AD"/>
    <w:rsid w:val="009827A7"/>
    <w:rsid w:val="00982870"/>
    <w:rsid w:val="00982A08"/>
    <w:rsid w:val="00982A8E"/>
    <w:rsid w:val="00982CB3"/>
    <w:rsid w:val="00982CCD"/>
    <w:rsid w:val="00982E89"/>
    <w:rsid w:val="00982F32"/>
    <w:rsid w:val="00982FFC"/>
    <w:rsid w:val="009830B7"/>
    <w:rsid w:val="009831D6"/>
    <w:rsid w:val="00983543"/>
    <w:rsid w:val="009836F1"/>
    <w:rsid w:val="0098387B"/>
    <w:rsid w:val="00983890"/>
    <w:rsid w:val="0098392A"/>
    <w:rsid w:val="00983A7E"/>
    <w:rsid w:val="00983B61"/>
    <w:rsid w:val="00983D68"/>
    <w:rsid w:val="00983E2F"/>
    <w:rsid w:val="00983EA0"/>
    <w:rsid w:val="00983F5D"/>
    <w:rsid w:val="00983F80"/>
    <w:rsid w:val="0098400A"/>
    <w:rsid w:val="0098409C"/>
    <w:rsid w:val="009842D4"/>
    <w:rsid w:val="009845E6"/>
    <w:rsid w:val="00984822"/>
    <w:rsid w:val="00984F90"/>
    <w:rsid w:val="00985167"/>
    <w:rsid w:val="00985594"/>
    <w:rsid w:val="009858D2"/>
    <w:rsid w:val="00985B34"/>
    <w:rsid w:val="00985D08"/>
    <w:rsid w:val="00985D6B"/>
    <w:rsid w:val="00985D7A"/>
    <w:rsid w:val="00986232"/>
    <w:rsid w:val="00986482"/>
    <w:rsid w:val="009866E6"/>
    <w:rsid w:val="00986701"/>
    <w:rsid w:val="00986C42"/>
    <w:rsid w:val="00986C5C"/>
    <w:rsid w:val="0098700F"/>
    <w:rsid w:val="009871A2"/>
    <w:rsid w:val="0098722D"/>
    <w:rsid w:val="0098736E"/>
    <w:rsid w:val="009873A1"/>
    <w:rsid w:val="0098752B"/>
    <w:rsid w:val="00987CAC"/>
    <w:rsid w:val="00987CF4"/>
    <w:rsid w:val="00990049"/>
    <w:rsid w:val="00990147"/>
    <w:rsid w:val="0099023A"/>
    <w:rsid w:val="00990319"/>
    <w:rsid w:val="00990329"/>
    <w:rsid w:val="00990581"/>
    <w:rsid w:val="009906FB"/>
    <w:rsid w:val="00990726"/>
    <w:rsid w:val="009907F7"/>
    <w:rsid w:val="00990982"/>
    <w:rsid w:val="00990B16"/>
    <w:rsid w:val="00990DA8"/>
    <w:rsid w:val="00990DEB"/>
    <w:rsid w:val="00990E8E"/>
    <w:rsid w:val="00990F18"/>
    <w:rsid w:val="00990FEA"/>
    <w:rsid w:val="009914F3"/>
    <w:rsid w:val="0099163C"/>
    <w:rsid w:val="00991866"/>
    <w:rsid w:val="00991ABB"/>
    <w:rsid w:val="00991AEA"/>
    <w:rsid w:val="00991BA8"/>
    <w:rsid w:val="00991C35"/>
    <w:rsid w:val="00991DB3"/>
    <w:rsid w:val="00991E2D"/>
    <w:rsid w:val="009920A9"/>
    <w:rsid w:val="00992553"/>
    <w:rsid w:val="009927F8"/>
    <w:rsid w:val="0099287D"/>
    <w:rsid w:val="009928D3"/>
    <w:rsid w:val="00992901"/>
    <w:rsid w:val="00992907"/>
    <w:rsid w:val="0099290D"/>
    <w:rsid w:val="00992E50"/>
    <w:rsid w:val="0099315B"/>
    <w:rsid w:val="0099339C"/>
    <w:rsid w:val="009933CC"/>
    <w:rsid w:val="00993447"/>
    <w:rsid w:val="00993628"/>
    <w:rsid w:val="009936C8"/>
    <w:rsid w:val="0099373B"/>
    <w:rsid w:val="00993777"/>
    <w:rsid w:val="009937E2"/>
    <w:rsid w:val="00993CEA"/>
    <w:rsid w:val="00993E11"/>
    <w:rsid w:val="0099400D"/>
    <w:rsid w:val="009940F2"/>
    <w:rsid w:val="009941DE"/>
    <w:rsid w:val="0099432A"/>
    <w:rsid w:val="0099445D"/>
    <w:rsid w:val="00994490"/>
    <w:rsid w:val="00994499"/>
    <w:rsid w:val="009944D5"/>
    <w:rsid w:val="009945B1"/>
    <w:rsid w:val="009946A4"/>
    <w:rsid w:val="0099474F"/>
    <w:rsid w:val="0099478F"/>
    <w:rsid w:val="00994811"/>
    <w:rsid w:val="009948A9"/>
    <w:rsid w:val="009948D5"/>
    <w:rsid w:val="00994A6E"/>
    <w:rsid w:val="00994AA7"/>
    <w:rsid w:val="00994E0A"/>
    <w:rsid w:val="00994E71"/>
    <w:rsid w:val="00994EFD"/>
    <w:rsid w:val="00995132"/>
    <w:rsid w:val="009951CB"/>
    <w:rsid w:val="009951CF"/>
    <w:rsid w:val="00995231"/>
    <w:rsid w:val="00995236"/>
    <w:rsid w:val="0099523D"/>
    <w:rsid w:val="009952DC"/>
    <w:rsid w:val="00995477"/>
    <w:rsid w:val="00995625"/>
    <w:rsid w:val="0099573C"/>
    <w:rsid w:val="009957F5"/>
    <w:rsid w:val="00995878"/>
    <w:rsid w:val="009958A0"/>
    <w:rsid w:val="00995E61"/>
    <w:rsid w:val="00995EDB"/>
    <w:rsid w:val="0099619A"/>
    <w:rsid w:val="0099619D"/>
    <w:rsid w:val="0099634B"/>
    <w:rsid w:val="009963B5"/>
    <w:rsid w:val="009968C4"/>
    <w:rsid w:val="009969DE"/>
    <w:rsid w:val="00996B45"/>
    <w:rsid w:val="00996DC0"/>
    <w:rsid w:val="00996E57"/>
    <w:rsid w:val="00997068"/>
    <w:rsid w:val="00997165"/>
    <w:rsid w:val="009971E8"/>
    <w:rsid w:val="00997520"/>
    <w:rsid w:val="00997742"/>
    <w:rsid w:val="0099785C"/>
    <w:rsid w:val="00997863"/>
    <w:rsid w:val="00997905"/>
    <w:rsid w:val="00997A3E"/>
    <w:rsid w:val="00997C20"/>
    <w:rsid w:val="00997D04"/>
    <w:rsid w:val="00997E22"/>
    <w:rsid w:val="00997EDF"/>
    <w:rsid w:val="009A0120"/>
    <w:rsid w:val="009A032E"/>
    <w:rsid w:val="009A03F3"/>
    <w:rsid w:val="009A0478"/>
    <w:rsid w:val="009A056E"/>
    <w:rsid w:val="009A05EE"/>
    <w:rsid w:val="009A0716"/>
    <w:rsid w:val="009A0762"/>
    <w:rsid w:val="009A0771"/>
    <w:rsid w:val="009A078A"/>
    <w:rsid w:val="009A0C0D"/>
    <w:rsid w:val="009A0CE3"/>
    <w:rsid w:val="009A0ED3"/>
    <w:rsid w:val="009A0EEE"/>
    <w:rsid w:val="009A0F56"/>
    <w:rsid w:val="009A12DB"/>
    <w:rsid w:val="009A1590"/>
    <w:rsid w:val="009A1968"/>
    <w:rsid w:val="009A1B6D"/>
    <w:rsid w:val="009A1C03"/>
    <w:rsid w:val="009A1E99"/>
    <w:rsid w:val="009A1FFD"/>
    <w:rsid w:val="009A2058"/>
    <w:rsid w:val="009A249B"/>
    <w:rsid w:val="009A25C7"/>
    <w:rsid w:val="009A26CE"/>
    <w:rsid w:val="009A26EF"/>
    <w:rsid w:val="009A27E4"/>
    <w:rsid w:val="009A2918"/>
    <w:rsid w:val="009A2E84"/>
    <w:rsid w:val="009A2E9D"/>
    <w:rsid w:val="009A30C9"/>
    <w:rsid w:val="009A3183"/>
    <w:rsid w:val="009A339D"/>
    <w:rsid w:val="009A358E"/>
    <w:rsid w:val="009A3686"/>
    <w:rsid w:val="009A37FB"/>
    <w:rsid w:val="009A3AF9"/>
    <w:rsid w:val="009A3BD6"/>
    <w:rsid w:val="009A3D2C"/>
    <w:rsid w:val="009A405C"/>
    <w:rsid w:val="009A40D1"/>
    <w:rsid w:val="009A4190"/>
    <w:rsid w:val="009A4991"/>
    <w:rsid w:val="009A4C91"/>
    <w:rsid w:val="009A4CCA"/>
    <w:rsid w:val="009A4D72"/>
    <w:rsid w:val="009A5111"/>
    <w:rsid w:val="009A5129"/>
    <w:rsid w:val="009A51AE"/>
    <w:rsid w:val="009A5378"/>
    <w:rsid w:val="009A57E7"/>
    <w:rsid w:val="009A5915"/>
    <w:rsid w:val="009A5935"/>
    <w:rsid w:val="009A5AE2"/>
    <w:rsid w:val="009A5CAC"/>
    <w:rsid w:val="009A5CDB"/>
    <w:rsid w:val="009A5DC2"/>
    <w:rsid w:val="009A5E16"/>
    <w:rsid w:val="009A5F19"/>
    <w:rsid w:val="009A6296"/>
    <w:rsid w:val="009A6636"/>
    <w:rsid w:val="009A68D8"/>
    <w:rsid w:val="009A6A10"/>
    <w:rsid w:val="009A6A15"/>
    <w:rsid w:val="009A6D7F"/>
    <w:rsid w:val="009A7023"/>
    <w:rsid w:val="009A7615"/>
    <w:rsid w:val="009A7E46"/>
    <w:rsid w:val="009B0147"/>
    <w:rsid w:val="009B02DA"/>
    <w:rsid w:val="009B039E"/>
    <w:rsid w:val="009B03A5"/>
    <w:rsid w:val="009B03FB"/>
    <w:rsid w:val="009B0675"/>
    <w:rsid w:val="009B06F8"/>
    <w:rsid w:val="009B07EE"/>
    <w:rsid w:val="009B0872"/>
    <w:rsid w:val="009B0C99"/>
    <w:rsid w:val="009B12E7"/>
    <w:rsid w:val="009B1351"/>
    <w:rsid w:val="009B1353"/>
    <w:rsid w:val="009B1470"/>
    <w:rsid w:val="009B14A5"/>
    <w:rsid w:val="009B1BC8"/>
    <w:rsid w:val="009B1C76"/>
    <w:rsid w:val="009B1D42"/>
    <w:rsid w:val="009B1E39"/>
    <w:rsid w:val="009B1E82"/>
    <w:rsid w:val="009B1F1F"/>
    <w:rsid w:val="009B1F4B"/>
    <w:rsid w:val="009B2147"/>
    <w:rsid w:val="009B242C"/>
    <w:rsid w:val="009B2460"/>
    <w:rsid w:val="009B27D8"/>
    <w:rsid w:val="009B2835"/>
    <w:rsid w:val="009B2B61"/>
    <w:rsid w:val="009B2BCB"/>
    <w:rsid w:val="009B2D6D"/>
    <w:rsid w:val="009B314F"/>
    <w:rsid w:val="009B316B"/>
    <w:rsid w:val="009B3212"/>
    <w:rsid w:val="009B3277"/>
    <w:rsid w:val="009B347E"/>
    <w:rsid w:val="009B36A1"/>
    <w:rsid w:val="009B38B3"/>
    <w:rsid w:val="009B3A7A"/>
    <w:rsid w:val="009B40F6"/>
    <w:rsid w:val="009B412A"/>
    <w:rsid w:val="009B46C7"/>
    <w:rsid w:val="009B4954"/>
    <w:rsid w:val="009B4B0B"/>
    <w:rsid w:val="009B4B49"/>
    <w:rsid w:val="009B4C62"/>
    <w:rsid w:val="009B4D41"/>
    <w:rsid w:val="009B4DD6"/>
    <w:rsid w:val="009B5147"/>
    <w:rsid w:val="009B5170"/>
    <w:rsid w:val="009B5370"/>
    <w:rsid w:val="009B582E"/>
    <w:rsid w:val="009B5BB9"/>
    <w:rsid w:val="009B5F8C"/>
    <w:rsid w:val="009B61BA"/>
    <w:rsid w:val="009B64BC"/>
    <w:rsid w:val="009B651A"/>
    <w:rsid w:val="009B6619"/>
    <w:rsid w:val="009B67E8"/>
    <w:rsid w:val="009B6AE3"/>
    <w:rsid w:val="009B6AF9"/>
    <w:rsid w:val="009B6BAF"/>
    <w:rsid w:val="009B6C5B"/>
    <w:rsid w:val="009B7131"/>
    <w:rsid w:val="009B7441"/>
    <w:rsid w:val="009B74A4"/>
    <w:rsid w:val="009B74C3"/>
    <w:rsid w:val="009B786A"/>
    <w:rsid w:val="009B7B65"/>
    <w:rsid w:val="009B7D83"/>
    <w:rsid w:val="009B7E7A"/>
    <w:rsid w:val="009B7FF2"/>
    <w:rsid w:val="009C00E0"/>
    <w:rsid w:val="009C0472"/>
    <w:rsid w:val="009C055A"/>
    <w:rsid w:val="009C057F"/>
    <w:rsid w:val="009C06C7"/>
    <w:rsid w:val="009C076D"/>
    <w:rsid w:val="009C07F5"/>
    <w:rsid w:val="009C09C3"/>
    <w:rsid w:val="009C0AE9"/>
    <w:rsid w:val="009C0EED"/>
    <w:rsid w:val="009C1031"/>
    <w:rsid w:val="009C137B"/>
    <w:rsid w:val="009C1408"/>
    <w:rsid w:val="009C158E"/>
    <w:rsid w:val="009C1597"/>
    <w:rsid w:val="009C15CD"/>
    <w:rsid w:val="009C22CD"/>
    <w:rsid w:val="009C2A01"/>
    <w:rsid w:val="009C2A06"/>
    <w:rsid w:val="009C2A44"/>
    <w:rsid w:val="009C2B06"/>
    <w:rsid w:val="009C2C1D"/>
    <w:rsid w:val="009C2E0A"/>
    <w:rsid w:val="009C30E3"/>
    <w:rsid w:val="009C34E9"/>
    <w:rsid w:val="009C34F1"/>
    <w:rsid w:val="009C36AD"/>
    <w:rsid w:val="009C36BD"/>
    <w:rsid w:val="009C3890"/>
    <w:rsid w:val="009C3A3A"/>
    <w:rsid w:val="009C3AA2"/>
    <w:rsid w:val="009C3B19"/>
    <w:rsid w:val="009C3CB0"/>
    <w:rsid w:val="009C3CBB"/>
    <w:rsid w:val="009C407A"/>
    <w:rsid w:val="009C4206"/>
    <w:rsid w:val="009C4357"/>
    <w:rsid w:val="009C484C"/>
    <w:rsid w:val="009C4A4A"/>
    <w:rsid w:val="009C4ABA"/>
    <w:rsid w:val="009C4B94"/>
    <w:rsid w:val="009C4FA3"/>
    <w:rsid w:val="009C4FD9"/>
    <w:rsid w:val="009C4FEA"/>
    <w:rsid w:val="009C50CC"/>
    <w:rsid w:val="009C5454"/>
    <w:rsid w:val="009C580E"/>
    <w:rsid w:val="009C5992"/>
    <w:rsid w:val="009C5C33"/>
    <w:rsid w:val="009C5DDE"/>
    <w:rsid w:val="009C5F58"/>
    <w:rsid w:val="009C5FD4"/>
    <w:rsid w:val="009C6106"/>
    <w:rsid w:val="009C61BF"/>
    <w:rsid w:val="009C639E"/>
    <w:rsid w:val="009C644B"/>
    <w:rsid w:val="009C646D"/>
    <w:rsid w:val="009C65D8"/>
    <w:rsid w:val="009C65E1"/>
    <w:rsid w:val="009C66D3"/>
    <w:rsid w:val="009C67E0"/>
    <w:rsid w:val="009C681C"/>
    <w:rsid w:val="009C6914"/>
    <w:rsid w:val="009C69A0"/>
    <w:rsid w:val="009C6C88"/>
    <w:rsid w:val="009C6ECB"/>
    <w:rsid w:val="009C7464"/>
    <w:rsid w:val="009C7538"/>
    <w:rsid w:val="009C798A"/>
    <w:rsid w:val="009C79A6"/>
    <w:rsid w:val="009C79C3"/>
    <w:rsid w:val="009C7A54"/>
    <w:rsid w:val="009C7BA6"/>
    <w:rsid w:val="009C7C3F"/>
    <w:rsid w:val="009C7D78"/>
    <w:rsid w:val="009C7EAE"/>
    <w:rsid w:val="009D006C"/>
    <w:rsid w:val="009D010A"/>
    <w:rsid w:val="009D0404"/>
    <w:rsid w:val="009D0466"/>
    <w:rsid w:val="009D0697"/>
    <w:rsid w:val="009D0965"/>
    <w:rsid w:val="009D0A44"/>
    <w:rsid w:val="009D0A6A"/>
    <w:rsid w:val="009D0CA4"/>
    <w:rsid w:val="009D0CDA"/>
    <w:rsid w:val="009D0EA0"/>
    <w:rsid w:val="009D0EA8"/>
    <w:rsid w:val="009D0F00"/>
    <w:rsid w:val="009D1141"/>
    <w:rsid w:val="009D1295"/>
    <w:rsid w:val="009D1860"/>
    <w:rsid w:val="009D18C2"/>
    <w:rsid w:val="009D1AE0"/>
    <w:rsid w:val="009D1BD5"/>
    <w:rsid w:val="009D251D"/>
    <w:rsid w:val="009D2799"/>
    <w:rsid w:val="009D28F7"/>
    <w:rsid w:val="009D2B19"/>
    <w:rsid w:val="009D2BFA"/>
    <w:rsid w:val="009D2D8D"/>
    <w:rsid w:val="009D2DF0"/>
    <w:rsid w:val="009D2F86"/>
    <w:rsid w:val="009D3047"/>
    <w:rsid w:val="009D3552"/>
    <w:rsid w:val="009D3629"/>
    <w:rsid w:val="009D3676"/>
    <w:rsid w:val="009D37E1"/>
    <w:rsid w:val="009D3855"/>
    <w:rsid w:val="009D3AAB"/>
    <w:rsid w:val="009D3FE9"/>
    <w:rsid w:val="009D4018"/>
    <w:rsid w:val="009D4020"/>
    <w:rsid w:val="009D4497"/>
    <w:rsid w:val="009D451E"/>
    <w:rsid w:val="009D4589"/>
    <w:rsid w:val="009D4700"/>
    <w:rsid w:val="009D4906"/>
    <w:rsid w:val="009D4B05"/>
    <w:rsid w:val="009D4B4B"/>
    <w:rsid w:val="009D4D8C"/>
    <w:rsid w:val="009D4DC6"/>
    <w:rsid w:val="009D4E6D"/>
    <w:rsid w:val="009D4F9A"/>
    <w:rsid w:val="009D505D"/>
    <w:rsid w:val="009D50E5"/>
    <w:rsid w:val="009D5224"/>
    <w:rsid w:val="009D523E"/>
    <w:rsid w:val="009D5572"/>
    <w:rsid w:val="009D582A"/>
    <w:rsid w:val="009D5948"/>
    <w:rsid w:val="009D59D2"/>
    <w:rsid w:val="009D5E99"/>
    <w:rsid w:val="009D6114"/>
    <w:rsid w:val="009D611E"/>
    <w:rsid w:val="009D64FB"/>
    <w:rsid w:val="009D6535"/>
    <w:rsid w:val="009D66F4"/>
    <w:rsid w:val="009D6720"/>
    <w:rsid w:val="009D68D4"/>
    <w:rsid w:val="009D68F8"/>
    <w:rsid w:val="009D6AEE"/>
    <w:rsid w:val="009D6B23"/>
    <w:rsid w:val="009D6D02"/>
    <w:rsid w:val="009D6D77"/>
    <w:rsid w:val="009D70B9"/>
    <w:rsid w:val="009D70EA"/>
    <w:rsid w:val="009D70EF"/>
    <w:rsid w:val="009D77E1"/>
    <w:rsid w:val="009D7BF9"/>
    <w:rsid w:val="009D7D4C"/>
    <w:rsid w:val="009E0222"/>
    <w:rsid w:val="009E0320"/>
    <w:rsid w:val="009E03CE"/>
    <w:rsid w:val="009E0428"/>
    <w:rsid w:val="009E07C3"/>
    <w:rsid w:val="009E09A4"/>
    <w:rsid w:val="009E09AF"/>
    <w:rsid w:val="009E09B4"/>
    <w:rsid w:val="009E0C5E"/>
    <w:rsid w:val="009E0CBB"/>
    <w:rsid w:val="009E0E54"/>
    <w:rsid w:val="009E1127"/>
    <w:rsid w:val="009E1621"/>
    <w:rsid w:val="009E1627"/>
    <w:rsid w:val="009E16C0"/>
    <w:rsid w:val="009E1828"/>
    <w:rsid w:val="009E1849"/>
    <w:rsid w:val="009E1C3E"/>
    <w:rsid w:val="009E1EB6"/>
    <w:rsid w:val="009E1ED5"/>
    <w:rsid w:val="009E1FB2"/>
    <w:rsid w:val="009E28D9"/>
    <w:rsid w:val="009E294B"/>
    <w:rsid w:val="009E308C"/>
    <w:rsid w:val="009E30BC"/>
    <w:rsid w:val="009E3144"/>
    <w:rsid w:val="009E3597"/>
    <w:rsid w:val="009E3723"/>
    <w:rsid w:val="009E3738"/>
    <w:rsid w:val="009E378E"/>
    <w:rsid w:val="009E37AE"/>
    <w:rsid w:val="009E38B2"/>
    <w:rsid w:val="009E3909"/>
    <w:rsid w:val="009E39E7"/>
    <w:rsid w:val="009E3D78"/>
    <w:rsid w:val="009E3E4A"/>
    <w:rsid w:val="009E4058"/>
    <w:rsid w:val="009E4286"/>
    <w:rsid w:val="009E4319"/>
    <w:rsid w:val="009E43D3"/>
    <w:rsid w:val="009E44B8"/>
    <w:rsid w:val="009E4577"/>
    <w:rsid w:val="009E46C1"/>
    <w:rsid w:val="009E47BB"/>
    <w:rsid w:val="009E47FC"/>
    <w:rsid w:val="009E4D16"/>
    <w:rsid w:val="009E4E93"/>
    <w:rsid w:val="009E4F2B"/>
    <w:rsid w:val="009E5301"/>
    <w:rsid w:val="009E5428"/>
    <w:rsid w:val="009E5519"/>
    <w:rsid w:val="009E55EC"/>
    <w:rsid w:val="009E577C"/>
    <w:rsid w:val="009E5A04"/>
    <w:rsid w:val="009E5AA6"/>
    <w:rsid w:val="009E5EDC"/>
    <w:rsid w:val="009E5FD0"/>
    <w:rsid w:val="009E623E"/>
    <w:rsid w:val="009E6255"/>
    <w:rsid w:val="009E62A6"/>
    <w:rsid w:val="009E65EB"/>
    <w:rsid w:val="009E67B6"/>
    <w:rsid w:val="009E6928"/>
    <w:rsid w:val="009E699E"/>
    <w:rsid w:val="009E6B01"/>
    <w:rsid w:val="009E6B11"/>
    <w:rsid w:val="009E6B24"/>
    <w:rsid w:val="009E6C1B"/>
    <w:rsid w:val="009E6D31"/>
    <w:rsid w:val="009E6E0A"/>
    <w:rsid w:val="009E6EC2"/>
    <w:rsid w:val="009E6F9C"/>
    <w:rsid w:val="009E70B9"/>
    <w:rsid w:val="009E70E0"/>
    <w:rsid w:val="009E75FC"/>
    <w:rsid w:val="009E7635"/>
    <w:rsid w:val="009E76B5"/>
    <w:rsid w:val="009E76E4"/>
    <w:rsid w:val="009E78AE"/>
    <w:rsid w:val="009E7A72"/>
    <w:rsid w:val="009E7B6C"/>
    <w:rsid w:val="009E7D63"/>
    <w:rsid w:val="009E7D8C"/>
    <w:rsid w:val="009F018E"/>
    <w:rsid w:val="009F0286"/>
    <w:rsid w:val="009F03BF"/>
    <w:rsid w:val="009F03E1"/>
    <w:rsid w:val="009F0944"/>
    <w:rsid w:val="009F0A7F"/>
    <w:rsid w:val="009F0BC3"/>
    <w:rsid w:val="009F0C15"/>
    <w:rsid w:val="009F0EB2"/>
    <w:rsid w:val="009F10E1"/>
    <w:rsid w:val="009F11CC"/>
    <w:rsid w:val="009F14DB"/>
    <w:rsid w:val="009F1792"/>
    <w:rsid w:val="009F18FA"/>
    <w:rsid w:val="009F191E"/>
    <w:rsid w:val="009F1A07"/>
    <w:rsid w:val="009F1B16"/>
    <w:rsid w:val="009F1CCC"/>
    <w:rsid w:val="009F1E3E"/>
    <w:rsid w:val="009F1E77"/>
    <w:rsid w:val="009F1EBC"/>
    <w:rsid w:val="009F1FF5"/>
    <w:rsid w:val="009F2069"/>
    <w:rsid w:val="009F20A2"/>
    <w:rsid w:val="009F213C"/>
    <w:rsid w:val="009F2226"/>
    <w:rsid w:val="009F22D3"/>
    <w:rsid w:val="009F2356"/>
    <w:rsid w:val="009F24A7"/>
    <w:rsid w:val="009F2881"/>
    <w:rsid w:val="009F28A7"/>
    <w:rsid w:val="009F2929"/>
    <w:rsid w:val="009F29E9"/>
    <w:rsid w:val="009F29FE"/>
    <w:rsid w:val="009F2A00"/>
    <w:rsid w:val="009F2DA0"/>
    <w:rsid w:val="009F2F6D"/>
    <w:rsid w:val="009F31E8"/>
    <w:rsid w:val="009F3308"/>
    <w:rsid w:val="009F36F3"/>
    <w:rsid w:val="009F37F4"/>
    <w:rsid w:val="009F3B86"/>
    <w:rsid w:val="009F3C3B"/>
    <w:rsid w:val="009F3C68"/>
    <w:rsid w:val="009F3D18"/>
    <w:rsid w:val="009F3FE5"/>
    <w:rsid w:val="009F406A"/>
    <w:rsid w:val="009F4232"/>
    <w:rsid w:val="009F4272"/>
    <w:rsid w:val="009F4291"/>
    <w:rsid w:val="009F42D3"/>
    <w:rsid w:val="009F43AF"/>
    <w:rsid w:val="009F443B"/>
    <w:rsid w:val="009F4468"/>
    <w:rsid w:val="009F4472"/>
    <w:rsid w:val="009F4563"/>
    <w:rsid w:val="009F4800"/>
    <w:rsid w:val="009F4B46"/>
    <w:rsid w:val="009F5100"/>
    <w:rsid w:val="009F518E"/>
    <w:rsid w:val="009F519B"/>
    <w:rsid w:val="009F523E"/>
    <w:rsid w:val="009F5370"/>
    <w:rsid w:val="009F5575"/>
    <w:rsid w:val="009F572A"/>
    <w:rsid w:val="009F5A18"/>
    <w:rsid w:val="009F5E78"/>
    <w:rsid w:val="009F5EBE"/>
    <w:rsid w:val="009F6156"/>
    <w:rsid w:val="009F6198"/>
    <w:rsid w:val="009F6329"/>
    <w:rsid w:val="009F636A"/>
    <w:rsid w:val="009F6455"/>
    <w:rsid w:val="009F64F4"/>
    <w:rsid w:val="009F66F7"/>
    <w:rsid w:val="009F6871"/>
    <w:rsid w:val="009F6A27"/>
    <w:rsid w:val="009F6ACD"/>
    <w:rsid w:val="009F6AF0"/>
    <w:rsid w:val="009F6B7A"/>
    <w:rsid w:val="009F71ED"/>
    <w:rsid w:val="009F72DC"/>
    <w:rsid w:val="009F74E6"/>
    <w:rsid w:val="009F768C"/>
    <w:rsid w:val="009F7BA7"/>
    <w:rsid w:val="009F7EE6"/>
    <w:rsid w:val="00A0022E"/>
    <w:rsid w:val="00A002C2"/>
    <w:rsid w:val="00A00461"/>
    <w:rsid w:val="00A0053F"/>
    <w:rsid w:val="00A00621"/>
    <w:rsid w:val="00A00646"/>
    <w:rsid w:val="00A00688"/>
    <w:rsid w:val="00A00782"/>
    <w:rsid w:val="00A0080F"/>
    <w:rsid w:val="00A0094E"/>
    <w:rsid w:val="00A00BFF"/>
    <w:rsid w:val="00A00D13"/>
    <w:rsid w:val="00A00E6D"/>
    <w:rsid w:val="00A01202"/>
    <w:rsid w:val="00A012F7"/>
    <w:rsid w:val="00A017B4"/>
    <w:rsid w:val="00A01A04"/>
    <w:rsid w:val="00A01A5C"/>
    <w:rsid w:val="00A01ACA"/>
    <w:rsid w:val="00A01AE7"/>
    <w:rsid w:val="00A01C34"/>
    <w:rsid w:val="00A01EED"/>
    <w:rsid w:val="00A01F46"/>
    <w:rsid w:val="00A01F80"/>
    <w:rsid w:val="00A021B8"/>
    <w:rsid w:val="00A023DF"/>
    <w:rsid w:val="00A0258C"/>
    <w:rsid w:val="00A02718"/>
    <w:rsid w:val="00A02A83"/>
    <w:rsid w:val="00A02EDA"/>
    <w:rsid w:val="00A03309"/>
    <w:rsid w:val="00A03733"/>
    <w:rsid w:val="00A039A9"/>
    <w:rsid w:val="00A03B81"/>
    <w:rsid w:val="00A03DFF"/>
    <w:rsid w:val="00A03F73"/>
    <w:rsid w:val="00A03F81"/>
    <w:rsid w:val="00A04002"/>
    <w:rsid w:val="00A04118"/>
    <w:rsid w:val="00A0470E"/>
    <w:rsid w:val="00A0483B"/>
    <w:rsid w:val="00A048BF"/>
    <w:rsid w:val="00A049BD"/>
    <w:rsid w:val="00A04CC5"/>
    <w:rsid w:val="00A04E61"/>
    <w:rsid w:val="00A050CD"/>
    <w:rsid w:val="00A05166"/>
    <w:rsid w:val="00A0543A"/>
    <w:rsid w:val="00A05630"/>
    <w:rsid w:val="00A056B8"/>
    <w:rsid w:val="00A05712"/>
    <w:rsid w:val="00A05716"/>
    <w:rsid w:val="00A0598A"/>
    <w:rsid w:val="00A05A9D"/>
    <w:rsid w:val="00A05B75"/>
    <w:rsid w:val="00A05D37"/>
    <w:rsid w:val="00A05D8D"/>
    <w:rsid w:val="00A05E26"/>
    <w:rsid w:val="00A05F3E"/>
    <w:rsid w:val="00A06228"/>
    <w:rsid w:val="00A0678E"/>
    <w:rsid w:val="00A06889"/>
    <w:rsid w:val="00A068D6"/>
    <w:rsid w:val="00A069A9"/>
    <w:rsid w:val="00A06B1E"/>
    <w:rsid w:val="00A06BDA"/>
    <w:rsid w:val="00A06C09"/>
    <w:rsid w:val="00A06DED"/>
    <w:rsid w:val="00A06E04"/>
    <w:rsid w:val="00A06F10"/>
    <w:rsid w:val="00A0701D"/>
    <w:rsid w:val="00A076A6"/>
    <w:rsid w:val="00A077E2"/>
    <w:rsid w:val="00A1002B"/>
    <w:rsid w:val="00A1009F"/>
    <w:rsid w:val="00A100A6"/>
    <w:rsid w:val="00A10437"/>
    <w:rsid w:val="00A10529"/>
    <w:rsid w:val="00A1057B"/>
    <w:rsid w:val="00A107A0"/>
    <w:rsid w:val="00A1082F"/>
    <w:rsid w:val="00A10850"/>
    <w:rsid w:val="00A10929"/>
    <w:rsid w:val="00A109D1"/>
    <w:rsid w:val="00A109E2"/>
    <w:rsid w:val="00A10B77"/>
    <w:rsid w:val="00A1119A"/>
    <w:rsid w:val="00A11461"/>
    <w:rsid w:val="00A11462"/>
    <w:rsid w:val="00A116C7"/>
    <w:rsid w:val="00A11796"/>
    <w:rsid w:val="00A11A70"/>
    <w:rsid w:val="00A11A80"/>
    <w:rsid w:val="00A11C57"/>
    <w:rsid w:val="00A12093"/>
    <w:rsid w:val="00A121F2"/>
    <w:rsid w:val="00A12240"/>
    <w:rsid w:val="00A123F2"/>
    <w:rsid w:val="00A12577"/>
    <w:rsid w:val="00A126BF"/>
    <w:rsid w:val="00A12FB6"/>
    <w:rsid w:val="00A13005"/>
    <w:rsid w:val="00A13113"/>
    <w:rsid w:val="00A13186"/>
    <w:rsid w:val="00A13265"/>
    <w:rsid w:val="00A132BD"/>
    <w:rsid w:val="00A1374E"/>
    <w:rsid w:val="00A139A5"/>
    <w:rsid w:val="00A13D3F"/>
    <w:rsid w:val="00A140C5"/>
    <w:rsid w:val="00A14105"/>
    <w:rsid w:val="00A141EE"/>
    <w:rsid w:val="00A143E1"/>
    <w:rsid w:val="00A1448F"/>
    <w:rsid w:val="00A14552"/>
    <w:rsid w:val="00A1461C"/>
    <w:rsid w:val="00A14803"/>
    <w:rsid w:val="00A14837"/>
    <w:rsid w:val="00A14954"/>
    <w:rsid w:val="00A14AD2"/>
    <w:rsid w:val="00A14C31"/>
    <w:rsid w:val="00A14CEF"/>
    <w:rsid w:val="00A14E06"/>
    <w:rsid w:val="00A1507D"/>
    <w:rsid w:val="00A15122"/>
    <w:rsid w:val="00A15269"/>
    <w:rsid w:val="00A1526B"/>
    <w:rsid w:val="00A15663"/>
    <w:rsid w:val="00A15A35"/>
    <w:rsid w:val="00A16209"/>
    <w:rsid w:val="00A162D6"/>
    <w:rsid w:val="00A16646"/>
    <w:rsid w:val="00A169B6"/>
    <w:rsid w:val="00A16F94"/>
    <w:rsid w:val="00A170D7"/>
    <w:rsid w:val="00A170FA"/>
    <w:rsid w:val="00A1717E"/>
    <w:rsid w:val="00A173AB"/>
    <w:rsid w:val="00A17856"/>
    <w:rsid w:val="00A17E28"/>
    <w:rsid w:val="00A201EC"/>
    <w:rsid w:val="00A202CD"/>
    <w:rsid w:val="00A203A4"/>
    <w:rsid w:val="00A203FE"/>
    <w:rsid w:val="00A20650"/>
    <w:rsid w:val="00A206CD"/>
    <w:rsid w:val="00A20820"/>
    <w:rsid w:val="00A2085C"/>
    <w:rsid w:val="00A20A4E"/>
    <w:rsid w:val="00A20AA9"/>
    <w:rsid w:val="00A20BD1"/>
    <w:rsid w:val="00A20C35"/>
    <w:rsid w:val="00A20C45"/>
    <w:rsid w:val="00A20D62"/>
    <w:rsid w:val="00A20F1F"/>
    <w:rsid w:val="00A20F3F"/>
    <w:rsid w:val="00A20F7B"/>
    <w:rsid w:val="00A20FA2"/>
    <w:rsid w:val="00A210B3"/>
    <w:rsid w:val="00A21264"/>
    <w:rsid w:val="00A212C8"/>
    <w:rsid w:val="00A212F3"/>
    <w:rsid w:val="00A213D1"/>
    <w:rsid w:val="00A21655"/>
    <w:rsid w:val="00A216E6"/>
    <w:rsid w:val="00A217F4"/>
    <w:rsid w:val="00A21AEA"/>
    <w:rsid w:val="00A21AFD"/>
    <w:rsid w:val="00A21E22"/>
    <w:rsid w:val="00A21F2D"/>
    <w:rsid w:val="00A21F91"/>
    <w:rsid w:val="00A22041"/>
    <w:rsid w:val="00A22188"/>
    <w:rsid w:val="00A2229E"/>
    <w:rsid w:val="00A2243E"/>
    <w:rsid w:val="00A224B6"/>
    <w:rsid w:val="00A225AD"/>
    <w:rsid w:val="00A226CC"/>
    <w:rsid w:val="00A22886"/>
    <w:rsid w:val="00A229A6"/>
    <w:rsid w:val="00A229C4"/>
    <w:rsid w:val="00A22B92"/>
    <w:rsid w:val="00A22C0F"/>
    <w:rsid w:val="00A22DDE"/>
    <w:rsid w:val="00A22EF0"/>
    <w:rsid w:val="00A230BA"/>
    <w:rsid w:val="00A234E4"/>
    <w:rsid w:val="00A23848"/>
    <w:rsid w:val="00A23E54"/>
    <w:rsid w:val="00A23FA8"/>
    <w:rsid w:val="00A24451"/>
    <w:rsid w:val="00A244C1"/>
    <w:rsid w:val="00A244E8"/>
    <w:rsid w:val="00A24BBC"/>
    <w:rsid w:val="00A24CC7"/>
    <w:rsid w:val="00A24F2A"/>
    <w:rsid w:val="00A25013"/>
    <w:rsid w:val="00A25053"/>
    <w:rsid w:val="00A25084"/>
    <w:rsid w:val="00A256A9"/>
    <w:rsid w:val="00A25920"/>
    <w:rsid w:val="00A259FB"/>
    <w:rsid w:val="00A25A92"/>
    <w:rsid w:val="00A25C4B"/>
    <w:rsid w:val="00A25DBE"/>
    <w:rsid w:val="00A25F52"/>
    <w:rsid w:val="00A25FBE"/>
    <w:rsid w:val="00A26018"/>
    <w:rsid w:val="00A262EC"/>
    <w:rsid w:val="00A26674"/>
    <w:rsid w:val="00A267A6"/>
    <w:rsid w:val="00A267AB"/>
    <w:rsid w:val="00A269A2"/>
    <w:rsid w:val="00A26A6D"/>
    <w:rsid w:val="00A26AB1"/>
    <w:rsid w:val="00A26CE9"/>
    <w:rsid w:val="00A26D39"/>
    <w:rsid w:val="00A26D6C"/>
    <w:rsid w:val="00A26DDC"/>
    <w:rsid w:val="00A26E3B"/>
    <w:rsid w:val="00A26F2F"/>
    <w:rsid w:val="00A271B5"/>
    <w:rsid w:val="00A271F9"/>
    <w:rsid w:val="00A27442"/>
    <w:rsid w:val="00A276FB"/>
    <w:rsid w:val="00A277DA"/>
    <w:rsid w:val="00A278A7"/>
    <w:rsid w:val="00A278FD"/>
    <w:rsid w:val="00A279D5"/>
    <w:rsid w:val="00A27B64"/>
    <w:rsid w:val="00A27CAF"/>
    <w:rsid w:val="00A27E70"/>
    <w:rsid w:val="00A27FBA"/>
    <w:rsid w:val="00A30011"/>
    <w:rsid w:val="00A301AF"/>
    <w:rsid w:val="00A302D7"/>
    <w:rsid w:val="00A30419"/>
    <w:rsid w:val="00A304F3"/>
    <w:rsid w:val="00A304FC"/>
    <w:rsid w:val="00A30506"/>
    <w:rsid w:val="00A307FC"/>
    <w:rsid w:val="00A30854"/>
    <w:rsid w:val="00A30991"/>
    <w:rsid w:val="00A30A5B"/>
    <w:rsid w:val="00A30AFE"/>
    <w:rsid w:val="00A30B02"/>
    <w:rsid w:val="00A30BBF"/>
    <w:rsid w:val="00A30BC0"/>
    <w:rsid w:val="00A30BFA"/>
    <w:rsid w:val="00A30E4B"/>
    <w:rsid w:val="00A31732"/>
    <w:rsid w:val="00A31ADA"/>
    <w:rsid w:val="00A31BD0"/>
    <w:rsid w:val="00A31C08"/>
    <w:rsid w:val="00A31FD7"/>
    <w:rsid w:val="00A32227"/>
    <w:rsid w:val="00A323A3"/>
    <w:rsid w:val="00A32B6C"/>
    <w:rsid w:val="00A32D52"/>
    <w:rsid w:val="00A32F51"/>
    <w:rsid w:val="00A3303D"/>
    <w:rsid w:val="00A3319D"/>
    <w:rsid w:val="00A331C2"/>
    <w:rsid w:val="00A33210"/>
    <w:rsid w:val="00A337A1"/>
    <w:rsid w:val="00A33871"/>
    <w:rsid w:val="00A338B0"/>
    <w:rsid w:val="00A338E9"/>
    <w:rsid w:val="00A33C2B"/>
    <w:rsid w:val="00A33EED"/>
    <w:rsid w:val="00A33F09"/>
    <w:rsid w:val="00A343B9"/>
    <w:rsid w:val="00A3448D"/>
    <w:rsid w:val="00A3455A"/>
    <w:rsid w:val="00A345CE"/>
    <w:rsid w:val="00A34727"/>
    <w:rsid w:val="00A34742"/>
    <w:rsid w:val="00A347CD"/>
    <w:rsid w:val="00A347FC"/>
    <w:rsid w:val="00A349A3"/>
    <w:rsid w:val="00A34D9A"/>
    <w:rsid w:val="00A35038"/>
    <w:rsid w:val="00A351A6"/>
    <w:rsid w:val="00A35577"/>
    <w:rsid w:val="00A3559A"/>
    <w:rsid w:val="00A3559D"/>
    <w:rsid w:val="00A3563B"/>
    <w:rsid w:val="00A357AB"/>
    <w:rsid w:val="00A35D0A"/>
    <w:rsid w:val="00A36101"/>
    <w:rsid w:val="00A36152"/>
    <w:rsid w:val="00A361CC"/>
    <w:rsid w:val="00A362EB"/>
    <w:rsid w:val="00A36823"/>
    <w:rsid w:val="00A36C1E"/>
    <w:rsid w:val="00A36E5B"/>
    <w:rsid w:val="00A370E6"/>
    <w:rsid w:val="00A371C5"/>
    <w:rsid w:val="00A3729E"/>
    <w:rsid w:val="00A373D5"/>
    <w:rsid w:val="00A373FC"/>
    <w:rsid w:val="00A37442"/>
    <w:rsid w:val="00A37679"/>
    <w:rsid w:val="00A3785A"/>
    <w:rsid w:val="00A37A97"/>
    <w:rsid w:val="00A37AB6"/>
    <w:rsid w:val="00A37B39"/>
    <w:rsid w:val="00A37C2A"/>
    <w:rsid w:val="00A37CFA"/>
    <w:rsid w:val="00A37D19"/>
    <w:rsid w:val="00A37EC3"/>
    <w:rsid w:val="00A37FF6"/>
    <w:rsid w:val="00A40067"/>
    <w:rsid w:val="00A40068"/>
    <w:rsid w:val="00A40266"/>
    <w:rsid w:val="00A405AC"/>
    <w:rsid w:val="00A40863"/>
    <w:rsid w:val="00A40A28"/>
    <w:rsid w:val="00A40A95"/>
    <w:rsid w:val="00A40B92"/>
    <w:rsid w:val="00A40C4B"/>
    <w:rsid w:val="00A40C73"/>
    <w:rsid w:val="00A40E46"/>
    <w:rsid w:val="00A40F3C"/>
    <w:rsid w:val="00A40FA3"/>
    <w:rsid w:val="00A41134"/>
    <w:rsid w:val="00A411CE"/>
    <w:rsid w:val="00A41205"/>
    <w:rsid w:val="00A41271"/>
    <w:rsid w:val="00A41272"/>
    <w:rsid w:val="00A4144F"/>
    <w:rsid w:val="00A414A5"/>
    <w:rsid w:val="00A41754"/>
    <w:rsid w:val="00A4239E"/>
    <w:rsid w:val="00A42657"/>
    <w:rsid w:val="00A427D2"/>
    <w:rsid w:val="00A4289A"/>
    <w:rsid w:val="00A42ACE"/>
    <w:rsid w:val="00A42CF5"/>
    <w:rsid w:val="00A43006"/>
    <w:rsid w:val="00A43013"/>
    <w:rsid w:val="00A43422"/>
    <w:rsid w:val="00A434C6"/>
    <w:rsid w:val="00A43832"/>
    <w:rsid w:val="00A43B68"/>
    <w:rsid w:val="00A43F0E"/>
    <w:rsid w:val="00A44358"/>
    <w:rsid w:val="00A44799"/>
    <w:rsid w:val="00A44C2B"/>
    <w:rsid w:val="00A44C7A"/>
    <w:rsid w:val="00A44D96"/>
    <w:rsid w:val="00A44E66"/>
    <w:rsid w:val="00A44EC5"/>
    <w:rsid w:val="00A44EF7"/>
    <w:rsid w:val="00A45035"/>
    <w:rsid w:val="00A4566F"/>
    <w:rsid w:val="00A456F8"/>
    <w:rsid w:val="00A45A08"/>
    <w:rsid w:val="00A45E4D"/>
    <w:rsid w:val="00A45FA3"/>
    <w:rsid w:val="00A4601D"/>
    <w:rsid w:val="00A46545"/>
    <w:rsid w:val="00A4658E"/>
    <w:rsid w:val="00A46ABD"/>
    <w:rsid w:val="00A46CE7"/>
    <w:rsid w:val="00A46D80"/>
    <w:rsid w:val="00A474EE"/>
    <w:rsid w:val="00A47576"/>
    <w:rsid w:val="00A4780E"/>
    <w:rsid w:val="00A478C6"/>
    <w:rsid w:val="00A50226"/>
    <w:rsid w:val="00A503CE"/>
    <w:rsid w:val="00A50402"/>
    <w:rsid w:val="00A504AD"/>
    <w:rsid w:val="00A50614"/>
    <w:rsid w:val="00A508E6"/>
    <w:rsid w:val="00A50A13"/>
    <w:rsid w:val="00A50EA9"/>
    <w:rsid w:val="00A50EB0"/>
    <w:rsid w:val="00A510BB"/>
    <w:rsid w:val="00A513DF"/>
    <w:rsid w:val="00A514A1"/>
    <w:rsid w:val="00A51727"/>
    <w:rsid w:val="00A518BD"/>
    <w:rsid w:val="00A519B0"/>
    <w:rsid w:val="00A519DE"/>
    <w:rsid w:val="00A51F87"/>
    <w:rsid w:val="00A522D6"/>
    <w:rsid w:val="00A522DB"/>
    <w:rsid w:val="00A52408"/>
    <w:rsid w:val="00A5247B"/>
    <w:rsid w:val="00A5263B"/>
    <w:rsid w:val="00A52808"/>
    <w:rsid w:val="00A528E0"/>
    <w:rsid w:val="00A52D80"/>
    <w:rsid w:val="00A53294"/>
    <w:rsid w:val="00A532E7"/>
    <w:rsid w:val="00A53318"/>
    <w:rsid w:val="00A534DD"/>
    <w:rsid w:val="00A53744"/>
    <w:rsid w:val="00A537F1"/>
    <w:rsid w:val="00A5389C"/>
    <w:rsid w:val="00A53B52"/>
    <w:rsid w:val="00A53DF7"/>
    <w:rsid w:val="00A540D0"/>
    <w:rsid w:val="00A542A6"/>
    <w:rsid w:val="00A543A8"/>
    <w:rsid w:val="00A543CF"/>
    <w:rsid w:val="00A54C0E"/>
    <w:rsid w:val="00A54CD7"/>
    <w:rsid w:val="00A55083"/>
    <w:rsid w:val="00A55246"/>
    <w:rsid w:val="00A554AE"/>
    <w:rsid w:val="00A5560F"/>
    <w:rsid w:val="00A55714"/>
    <w:rsid w:val="00A55979"/>
    <w:rsid w:val="00A55A6D"/>
    <w:rsid w:val="00A55EA6"/>
    <w:rsid w:val="00A562C2"/>
    <w:rsid w:val="00A563C9"/>
    <w:rsid w:val="00A56764"/>
    <w:rsid w:val="00A56774"/>
    <w:rsid w:val="00A5679A"/>
    <w:rsid w:val="00A5690E"/>
    <w:rsid w:val="00A5693F"/>
    <w:rsid w:val="00A56BE4"/>
    <w:rsid w:val="00A56D2F"/>
    <w:rsid w:val="00A56FA0"/>
    <w:rsid w:val="00A56FF4"/>
    <w:rsid w:val="00A5722B"/>
    <w:rsid w:val="00A573E6"/>
    <w:rsid w:val="00A574BB"/>
    <w:rsid w:val="00A57F37"/>
    <w:rsid w:val="00A60084"/>
    <w:rsid w:val="00A6017A"/>
    <w:rsid w:val="00A6032B"/>
    <w:rsid w:val="00A60603"/>
    <w:rsid w:val="00A608AF"/>
    <w:rsid w:val="00A60A31"/>
    <w:rsid w:val="00A60D4E"/>
    <w:rsid w:val="00A60DD1"/>
    <w:rsid w:val="00A60EB2"/>
    <w:rsid w:val="00A612E9"/>
    <w:rsid w:val="00A613B9"/>
    <w:rsid w:val="00A61429"/>
    <w:rsid w:val="00A6145C"/>
    <w:rsid w:val="00A614B8"/>
    <w:rsid w:val="00A61517"/>
    <w:rsid w:val="00A61836"/>
    <w:rsid w:val="00A61CCA"/>
    <w:rsid w:val="00A61D91"/>
    <w:rsid w:val="00A620B4"/>
    <w:rsid w:val="00A62276"/>
    <w:rsid w:val="00A62364"/>
    <w:rsid w:val="00A62542"/>
    <w:rsid w:val="00A628C5"/>
    <w:rsid w:val="00A6294B"/>
    <w:rsid w:val="00A62B52"/>
    <w:rsid w:val="00A62B77"/>
    <w:rsid w:val="00A62B90"/>
    <w:rsid w:val="00A62C8A"/>
    <w:rsid w:val="00A62D75"/>
    <w:rsid w:val="00A6307F"/>
    <w:rsid w:val="00A630BE"/>
    <w:rsid w:val="00A631D5"/>
    <w:rsid w:val="00A633F1"/>
    <w:rsid w:val="00A63895"/>
    <w:rsid w:val="00A6395B"/>
    <w:rsid w:val="00A639C6"/>
    <w:rsid w:val="00A63D02"/>
    <w:rsid w:val="00A63D2E"/>
    <w:rsid w:val="00A640BD"/>
    <w:rsid w:val="00A647AE"/>
    <w:rsid w:val="00A647F9"/>
    <w:rsid w:val="00A64853"/>
    <w:rsid w:val="00A64A5A"/>
    <w:rsid w:val="00A64BD5"/>
    <w:rsid w:val="00A64CD0"/>
    <w:rsid w:val="00A64D5E"/>
    <w:rsid w:val="00A64E97"/>
    <w:rsid w:val="00A65008"/>
    <w:rsid w:val="00A6502A"/>
    <w:rsid w:val="00A652B8"/>
    <w:rsid w:val="00A652E0"/>
    <w:rsid w:val="00A65588"/>
    <w:rsid w:val="00A65608"/>
    <w:rsid w:val="00A6592B"/>
    <w:rsid w:val="00A659B7"/>
    <w:rsid w:val="00A659D1"/>
    <w:rsid w:val="00A65CD8"/>
    <w:rsid w:val="00A65D8E"/>
    <w:rsid w:val="00A65E49"/>
    <w:rsid w:val="00A66077"/>
    <w:rsid w:val="00A66288"/>
    <w:rsid w:val="00A662FF"/>
    <w:rsid w:val="00A6645A"/>
    <w:rsid w:val="00A665D7"/>
    <w:rsid w:val="00A666B8"/>
    <w:rsid w:val="00A666FD"/>
    <w:rsid w:val="00A66947"/>
    <w:rsid w:val="00A66A24"/>
    <w:rsid w:val="00A66B24"/>
    <w:rsid w:val="00A66F01"/>
    <w:rsid w:val="00A66FC6"/>
    <w:rsid w:val="00A67073"/>
    <w:rsid w:val="00A6725E"/>
    <w:rsid w:val="00A67576"/>
    <w:rsid w:val="00A6766B"/>
    <w:rsid w:val="00A67674"/>
    <w:rsid w:val="00A67804"/>
    <w:rsid w:val="00A679A4"/>
    <w:rsid w:val="00A67DE1"/>
    <w:rsid w:val="00A67E5B"/>
    <w:rsid w:val="00A67E97"/>
    <w:rsid w:val="00A7032A"/>
    <w:rsid w:val="00A70357"/>
    <w:rsid w:val="00A70A53"/>
    <w:rsid w:val="00A70B1F"/>
    <w:rsid w:val="00A70C2F"/>
    <w:rsid w:val="00A70F65"/>
    <w:rsid w:val="00A71461"/>
    <w:rsid w:val="00A718E8"/>
    <w:rsid w:val="00A71B2E"/>
    <w:rsid w:val="00A71BB3"/>
    <w:rsid w:val="00A71C95"/>
    <w:rsid w:val="00A71DBA"/>
    <w:rsid w:val="00A7202D"/>
    <w:rsid w:val="00A72125"/>
    <w:rsid w:val="00A72511"/>
    <w:rsid w:val="00A725C5"/>
    <w:rsid w:val="00A726AC"/>
    <w:rsid w:val="00A7282B"/>
    <w:rsid w:val="00A72D06"/>
    <w:rsid w:val="00A72D66"/>
    <w:rsid w:val="00A72EB3"/>
    <w:rsid w:val="00A73230"/>
    <w:rsid w:val="00A73475"/>
    <w:rsid w:val="00A737F4"/>
    <w:rsid w:val="00A73943"/>
    <w:rsid w:val="00A73A15"/>
    <w:rsid w:val="00A73A20"/>
    <w:rsid w:val="00A73D68"/>
    <w:rsid w:val="00A73DB9"/>
    <w:rsid w:val="00A73EED"/>
    <w:rsid w:val="00A73F38"/>
    <w:rsid w:val="00A74180"/>
    <w:rsid w:val="00A743E3"/>
    <w:rsid w:val="00A74597"/>
    <w:rsid w:val="00A748A2"/>
    <w:rsid w:val="00A748C8"/>
    <w:rsid w:val="00A74A54"/>
    <w:rsid w:val="00A74CB6"/>
    <w:rsid w:val="00A74DDE"/>
    <w:rsid w:val="00A74E17"/>
    <w:rsid w:val="00A752AC"/>
    <w:rsid w:val="00A75305"/>
    <w:rsid w:val="00A75402"/>
    <w:rsid w:val="00A754E8"/>
    <w:rsid w:val="00A75507"/>
    <w:rsid w:val="00A756C3"/>
    <w:rsid w:val="00A75ABF"/>
    <w:rsid w:val="00A75C0D"/>
    <w:rsid w:val="00A75CD9"/>
    <w:rsid w:val="00A75D05"/>
    <w:rsid w:val="00A76218"/>
    <w:rsid w:val="00A762A3"/>
    <w:rsid w:val="00A7645F"/>
    <w:rsid w:val="00A76585"/>
    <w:rsid w:val="00A765D0"/>
    <w:rsid w:val="00A76649"/>
    <w:rsid w:val="00A766A1"/>
    <w:rsid w:val="00A766D9"/>
    <w:rsid w:val="00A76940"/>
    <w:rsid w:val="00A76A1D"/>
    <w:rsid w:val="00A76ACE"/>
    <w:rsid w:val="00A76BD4"/>
    <w:rsid w:val="00A76D56"/>
    <w:rsid w:val="00A76E6A"/>
    <w:rsid w:val="00A76EF2"/>
    <w:rsid w:val="00A7701C"/>
    <w:rsid w:val="00A77114"/>
    <w:rsid w:val="00A7722A"/>
    <w:rsid w:val="00A77439"/>
    <w:rsid w:val="00A7743E"/>
    <w:rsid w:val="00A77441"/>
    <w:rsid w:val="00A7751D"/>
    <w:rsid w:val="00A775C8"/>
    <w:rsid w:val="00A7762B"/>
    <w:rsid w:val="00A776C5"/>
    <w:rsid w:val="00A77980"/>
    <w:rsid w:val="00A80230"/>
    <w:rsid w:val="00A80243"/>
    <w:rsid w:val="00A802CD"/>
    <w:rsid w:val="00A80441"/>
    <w:rsid w:val="00A80488"/>
    <w:rsid w:val="00A80516"/>
    <w:rsid w:val="00A8051C"/>
    <w:rsid w:val="00A805D8"/>
    <w:rsid w:val="00A806D6"/>
    <w:rsid w:val="00A80778"/>
    <w:rsid w:val="00A807A4"/>
    <w:rsid w:val="00A80A4E"/>
    <w:rsid w:val="00A80DBC"/>
    <w:rsid w:val="00A80EA2"/>
    <w:rsid w:val="00A81549"/>
    <w:rsid w:val="00A816E0"/>
    <w:rsid w:val="00A817A5"/>
    <w:rsid w:val="00A818F8"/>
    <w:rsid w:val="00A81B2F"/>
    <w:rsid w:val="00A81B53"/>
    <w:rsid w:val="00A81D8A"/>
    <w:rsid w:val="00A81DD2"/>
    <w:rsid w:val="00A8218C"/>
    <w:rsid w:val="00A821EB"/>
    <w:rsid w:val="00A82222"/>
    <w:rsid w:val="00A8235D"/>
    <w:rsid w:val="00A823EB"/>
    <w:rsid w:val="00A824B6"/>
    <w:rsid w:val="00A82740"/>
    <w:rsid w:val="00A828B9"/>
    <w:rsid w:val="00A8295E"/>
    <w:rsid w:val="00A82EC5"/>
    <w:rsid w:val="00A83166"/>
    <w:rsid w:val="00A83294"/>
    <w:rsid w:val="00A83348"/>
    <w:rsid w:val="00A833BC"/>
    <w:rsid w:val="00A836AA"/>
    <w:rsid w:val="00A83BC0"/>
    <w:rsid w:val="00A83D9F"/>
    <w:rsid w:val="00A83FE9"/>
    <w:rsid w:val="00A83FF4"/>
    <w:rsid w:val="00A84034"/>
    <w:rsid w:val="00A841B0"/>
    <w:rsid w:val="00A84311"/>
    <w:rsid w:val="00A84319"/>
    <w:rsid w:val="00A84BBD"/>
    <w:rsid w:val="00A84DA9"/>
    <w:rsid w:val="00A85363"/>
    <w:rsid w:val="00A853A0"/>
    <w:rsid w:val="00A853C3"/>
    <w:rsid w:val="00A8542F"/>
    <w:rsid w:val="00A856EF"/>
    <w:rsid w:val="00A85726"/>
    <w:rsid w:val="00A85791"/>
    <w:rsid w:val="00A85827"/>
    <w:rsid w:val="00A8589A"/>
    <w:rsid w:val="00A85A7B"/>
    <w:rsid w:val="00A85AAD"/>
    <w:rsid w:val="00A85D65"/>
    <w:rsid w:val="00A861DB"/>
    <w:rsid w:val="00A8625E"/>
    <w:rsid w:val="00A863F8"/>
    <w:rsid w:val="00A86452"/>
    <w:rsid w:val="00A86645"/>
    <w:rsid w:val="00A86740"/>
    <w:rsid w:val="00A86954"/>
    <w:rsid w:val="00A86955"/>
    <w:rsid w:val="00A86A05"/>
    <w:rsid w:val="00A86F69"/>
    <w:rsid w:val="00A87152"/>
    <w:rsid w:val="00A874A4"/>
    <w:rsid w:val="00A87547"/>
    <w:rsid w:val="00A87875"/>
    <w:rsid w:val="00A878F0"/>
    <w:rsid w:val="00A879D1"/>
    <w:rsid w:val="00A87AC3"/>
    <w:rsid w:val="00A87B71"/>
    <w:rsid w:val="00A87D20"/>
    <w:rsid w:val="00A9015F"/>
    <w:rsid w:val="00A901DC"/>
    <w:rsid w:val="00A90303"/>
    <w:rsid w:val="00A90490"/>
    <w:rsid w:val="00A9056A"/>
    <w:rsid w:val="00A906FF"/>
    <w:rsid w:val="00A910B0"/>
    <w:rsid w:val="00A912FB"/>
    <w:rsid w:val="00A91549"/>
    <w:rsid w:val="00A915DF"/>
    <w:rsid w:val="00A91752"/>
    <w:rsid w:val="00A917BE"/>
    <w:rsid w:val="00A918F5"/>
    <w:rsid w:val="00A91D36"/>
    <w:rsid w:val="00A91F1C"/>
    <w:rsid w:val="00A91F50"/>
    <w:rsid w:val="00A9200F"/>
    <w:rsid w:val="00A92B00"/>
    <w:rsid w:val="00A92C18"/>
    <w:rsid w:val="00A92C64"/>
    <w:rsid w:val="00A92DD9"/>
    <w:rsid w:val="00A92DEC"/>
    <w:rsid w:val="00A92F4F"/>
    <w:rsid w:val="00A92F75"/>
    <w:rsid w:val="00A92FCC"/>
    <w:rsid w:val="00A9339D"/>
    <w:rsid w:val="00A933BE"/>
    <w:rsid w:val="00A935E9"/>
    <w:rsid w:val="00A93945"/>
    <w:rsid w:val="00A93B9B"/>
    <w:rsid w:val="00A93C2D"/>
    <w:rsid w:val="00A93D7C"/>
    <w:rsid w:val="00A93E3C"/>
    <w:rsid w:val="00A93E9A"/>
    <w:rsid w:val="00A93EB3"/>
    <w:rsid w:val="00A94485"/>
    <w:rsid w:val="00A946DE"/>
    <w:rsid w:val="00A94A28"/>
    <w:rsid w:val="00A94DEC"/>
    <w:rsid w:val="00A95122"/>
    <w:rsid w:val="00A9514C"/>
    <w:rsid w:val="00A952C4"/>
    <w:rsid w:val="00A95349"/>
    <w:rsid w:val="00A954D1"/>
    <w:rsid w:val="00A9552B"/>
    <w:rsid w:val="00A95823"/>
    <w:rsid w:val="00A95941"/>
    <w:rsid w:val="00A95A94"/>
    <w:rsid w:val="00A95BA6"/>
    <w:rsid w:val="00A95BD5"/>
    <w:rsid w:val="00A95F82"/>
    <w:rsid w:val="00A96382"/>
    <w:rsid w:val="00A963B2"/>
    <w:rsid w:val="00A9650B"/>
    <w:rsid w:val="00A968BF"/>
    <w:rsid w:val="00A96C18"/>
    <w:rsid w:val="00A96C4B"/>
    <w:rsid w:val="00A96E25"/>
    <w:rsid w:val="00A9701F"/>
    <w:rsid w:val="00A9733E"/>
    <w:rsid w:val="00A9750E"/>
    <w:rsid w:val="00A975F0"/>
    <w:rsid w:val="00A978FE"/>
    <w:rsid w:val="00A97A26"/>
    <w:rsid w:val="00A97ABC"/>
    <w:rsid w:val="00A97BC3"/>
    <w:rsid w:val="00A97C16"/>
    <w:rsid w:val="00A97DE0"/>
    <w:rsid w:val="00A97DEA"/>
    <w:rsid w:val="00A97EE9"/>
    <w:rsid w:val="00A97FB5"/>
    <w:rsid w:val="00AA031D"/>
    <w:rsid w:val="00AA0827"/>
    <w:rsid w:val="00AA1237"/>
    <w:rsid w:val="00AA1383"/>
    <w:rsid w:val="00AA1430"/>
    <w:rsid w:val="00AA1484"/>
    <w:rsid w:val="00AA1653"/>
    <w:rsid w:val="00AA172B"/>
    <w:rsid w:val="00AA18EA"/>
    <w:rsid w:val="00AA1D55"/>
    <w:rsid w:val="00AA1D9B"/>
    <w:rsid w:val="00AA204F"/>
    <w:rsid w:val="00AA2086"/>
    <w:rsid w:val="00AA20CB"/>
    <w:rsid w:val="00AA218A"/>
    <w:rsid w:val="00AA2783"/>
    <w:rsid w:val="00AA28BF"/>
    <w:rsid w:val="00AA2A73"/>
    <w:rsid w:val="00AA2A8C"/>
    <w:rsid w:val="00AA2C1D"/>
    <w:rsid w:val="00AA2D9C"/>
    <w:rsid w:val="00AA2DF3"/>
    <w:rsid w:val="00AA2E73"/>
    <w:rsid w:val="00AA2E86"/>
    <w:rsid w:val="00AA30F7"/>
    <w:rsid w:val="00AA31CE"/>
    <w:rsid w:val="00AA3246"/>
    <w:rsid w:val="00AA3276"/>
    <w:rsid w:val="00AA335B"/>
    <w:rsid w:val="00AA3733"/>
    <w:rsid w:val="00AA39DA"/>
    <w:rsid w:val="00AA3B96"/>
    <w:rsid w:val="00AA3E03"/>
    <w:rsid w:val="00AA3EEB"/>
    <w:rsid w:val="00AA3FE8"/>
    <w:rsid w:val="00AA4023"/>
    <w:rsid w:val="00AA41AD"/>
    <w:rsid w:val="00AA4492"/>
    <w:rsid w:val="00AA451C"/>
    <w:rsid w:val="00AA451E"/>
    <w:rsid w:val="00AA477D"/>
    <w:rsid w:val="00AA49DD"/>
    <w:rsid w:val="00AA4D86"/>
    <w:rsid w:val="00AA5232"/>
    <w:rsid w:val="00AA56E3"/>
    <w:rsid w:val="00AA5879"/>
    <w:rsid w:val="00AA5935"/>
    <w:rsid w:val="00AA5B65"/>
    <w:rsid w:val="00AA5B72"/>
    <w:rsid w:val="00AA5C28"/>
    <w:rsid w:val="00AA5EB3"/>
    <w:rsid w:val="00AA5F56"/>
    <w:rsid w:val="00AA60AB"/>
    <w:rsid w:val="00AA6265"/>
    <w:rsid w:val="00AA6340"/>
    <w:rsid w:val="00AA636F"/>
    <w:rsid w:val="00AA66F6"/>
    <w:rsid w:val="00AA6840"/>
    <w:rsid w:val="00AA6ACB"/>
    <w:rsid w:val="00AA6EDE"/>
    <w:rsid w:val="00AA6EEC"/>
    <w:rsid w:val="00AA71BA"/>
    <w:rsid w:val="00AA724C"/>
    <w:rsid w:val="00AA7434"/>
    <w:rsid w:val="00AA746D"/>
    <w:rsid w:val="00AA756E"/>
    <w:rsid w:val="00AA759F"/>
    <w:rsid w:val="00AA7615"/>
    <w:rsid w:val="00AA78FD"/>
    <w:rsid w:val="00AA79A0"/>
    <w:rsid w:val="00AA7A47"/>
    <w:rsid w:val="00AA7A90"/>
    <w:rsid w:val="00AB014C"/>
    <w:rsid w:val="00AB023D"/>
    <w:rsid w:val="00AB03E0"/>
    <w:rsid w:val="00AB0508"/>
    <w:rsid w:val="00AB066E"/>
    <w:rsid w:val="00AB07D8"/>
    <w:rsid w:val="00AB0885"/>
    <w:rsid w:val="00AB08E6"/>
    <w:rsid w:val="00AB0D48"/>
    <w:rsid w:val="00AB0E81"/>
    <w:rsid w:val="00AB11F4"/>
    <w:rsid w:val="00AB13B6"/>
    <w:rsid w:val="00AB14C0"/>
    <w:rsid w:val="00AB14CA"/>
    <w:rsid w:val="00AB15BA"/>
    <w:rsid w:val="00AB15CB"/>
    <w:rsid w:val="00AB1999"/>
    <w:rsid w:val="00AB1A7B"/>
    <w:rsid w:val="00AB1B45"/>
    <w:rsid w:val="00AB1DEA"/>
    <w:rsid w:val="00AB2001"/>
    <w:rsid w:val="00AB20DB"/>
    <w:rsid w:val="00AB254F"/>
    <w:rsid w:val="00AB29F7"/>
    <w:rsid w:val="00AB2A33"/>
    <w:rsid w:val="00AB2D31"/>
    <w:rsid w:val="00AB2E99"/>
    <w:rsid w:val="00AB2F95"/>
    <w:rsid w:val="00AB2FD3"/>
    <w:rsid w:val="00AB3052"/>
    <w:rsid w:val="00AB33BB"/>
    <w:rsid w:val="00AB3443"/>
    <w:rsid w:val="00AB3508"/>
    <w:rsid w:val="00AB365D"/>
    <w:rsid w:val="00AB3DE7"/>
    <w:rsid w:val="00AB3E18"/>
    <w:rsid w:val="00AB3FA0"/>
    <w:rsid w:val="00AB42F1"/>
    <w:rsid w:val="00AB431A"/>
    <w:rsid w:val="00AB4393"/>
    <w:rsid w:val="00AB43CB"/>
    <w:rsid w:val="00AB45C3"/>
    <w:rsid w:val="00AB475E"/>
    <w:rsid w:val="00AB477E"/>
    <w:rsid w:val="00AB48C5"/>
    <w:rsid w:val="00AB48DC"/>
    <w:rsid w:val="00AB490A"/>
    <w:rsid w:val="00AB4C26"/>
    <w:rsid w:val="00AB4E54"/>
    <w:rsid w:val="00AB51CE"/>
    <w:rsid w:val="00AB52BD"/>
    <w:rsid w:val="00AB535C"/>
    <w:rsid w:val="00AB5518"/>
    <w:rsid w:val="00AB586E"/>
    <w:rsid w:val="00AB5880"/>
    <w:rsid w:val="00AB59E1"/>
    <w:rsid w:val="00AB5A22"/>
    <w:rsid w:val="00AB5BD8"/>
    <w:rsid w:val="00AB5BE7"/>
    <w:rsid w:val="00AB5D1A"/>
    <w:rsid w:val="00AB5F6B"/>
    <w:rsid w:val="00AB60C1"/>
    <w:rsid w:val="00AB634A"/>
    <w:rsid w:val="00AB63CE"/>
    <w:rsid w:val="00AB6CA3"/>
    <w:rsid w:val="00AB6EC1"/>
    <w:rsid w:val="00AB6ECE"/>
    <w:rsid w:val="00AB6F17"/>
    <w:rsid w:val="00AB6F74"/>
    <w:rsid w:val="00AB6FC7"/>
    <w:rsid w:val="00AB707B"/>
    <w:rsid w:val="00AB70EC"/>
    <w:rsid w:val="00AB7961"/>
    <w:rsid w:val="00AB7DA1"/>
    <w:rsid w:val="00AB7DF0"/>
    <w:rsid w:val="00AB7F22"/>
    <w:rsid w:val="00AB7F6F"/>
    <w:rsid w:val="00AC034B"/>
    <w:rsid w:val="00AC0378"/>
    <w:rsid w:val="00AC0617"/>
    <w:rsid w:val="00AC06DB"/>
    <w:rsid w:val="00AC0950"/>
    <w:rsid w:val="00AC0CD7"/>
    <w:rsid w:val="00AC0EB3"/>
    <w:rsid w:val="00AC11D4"/>
    <w:rsid w:val="00AC11D7"/>
    <w:rsid w:val="00AC14CE"/>
    <w:rsid w:val="00AC1562"/>
    <w:rsid w:val="00AC156D"/>
    <w:rsid w:val="00AC1B7F"/>
    <w:rsid w:val="00AC1C7C"/>
    <w:rsid w:val="00AC1CB4"/>
    <w:rsid w:val="00AC1CF9"/>
    <w:rsid w:val="00AC1E69"/>
    <w:rsid w:val="00AC1F4D"/>
    <w:rsid w:val="00AC225C"/>
    <w:rsid w:val="00AC24A0"/>
    <w:rsid w:val="00AC24C8"/>
    <w:rsid w:val="00AC2504"/>
    <w:rsid w:val="00AC2609"/>
    <w:rsid w:val="00AC27F7"/>
    <w:rsid w:val="00AC290D"/>
    <w:rsid w:val="00AC2B58"/>
    <w:rsid w:val="00AC2B8A"/>
    <w:rsid w:val="00AC2CAF"/>
    <w:rsid w:val="00AC2E1D"/>
    <w:rsid w:val="00AC3120"/>
    <w:rsid w:val="00AC31DA"/>
    <w:rsid w:val="00AC32BD"/>
    <w:rsid w:val="00AC3380"/>
    <w:rsid w:val="00AC361A"/>
    <w:rsid w:val="00AC3689"/>
    <w:rsid w:val="00AC3923"/>
    <w:rsid w:val="00AC3B5E"/>
    <w:rsid w:val="00AC3FB0"/>
    <w:rsid w:val="00AC400A"/>
    <w:rsid w:val="00AC40FA"/>
    <w:rsid w:val="00AC48D9"/>
    <w:rsid w:val="00AC4917"/>
    <w:rsid w:val="00AC4B2C"/>
    <w:rsid w:val="00AC4BE9"/>
    <w:rsid w:val="00AC4C64"/>
    <w:rsid w:val="00AC5059"/>
    <w:rsid w:val="00AC5346"/>
    <w:rsid w:val="00AC56FF"/>
    <w:rsid w:val="00AC57C7"/>
    <w:rsid w:val="00AC5A92"/>
    <w:rsid w:val="00AC5B2A"/>
    <w:rsid w:val="00AC5EC4"/>
    <w:rsid w:val="00AC5FD7"/>
    <w:rsid w:val="00AC62C9"/>
    <w:rsid w:val="00AC638F"/>
    <w:rsid w:val="00AC6969"/>
    <w:rsid w:val="00AC6BB4"/>
    <w:rsid w:val="00AC6C13"/>
    <w:rsid w:val="00AC6CA3"/>
    <w:rsid w:val="00AC6CD3"/>
    <w:rsid w:val="00AC7471"/>
    <w:rsid w:val="00AC75C5"/>
    <w:rsid w:val="00AC7890"/>
    <w:rsid w:val="00AC7B73"/>
    <w:rsid w:val="00AC7DD8"/>
    <w:rsid w:val="00AC7E72"/>
    <w:rsid w:val="00AD00A6"/>
    <w:rsid w:val="00AD0287"/>
    <w:rsid w:val="00AD0563"/>
    <w:rsid w:val="00AD05CC"/>
    <w:rsid w:val="00AD0600"/>
    <w:rsid w:val="00AD068C"/>
    <w:rsid w:val="00AD0878"/>
    <w:rsid w:val="00AD0AC4"/>
    <w:rsid w:val="00AD0AD1"/>
    <w:rsid w:val="00AD0AF9"/>
    <w:rsid w:val="00AD0C5F"/>
    <w:rsid w:val="00AD0CD5"/>
    <w:rsid w:val="00AD0D6E"/>
    <w:rsid w:val="00AD0F26"/>
    <w:rsid w:val="00AD14ED"/>
    <w:rsid w:val="00AD1580"/>
    <w:rsid w:val="00AD165E"/>
    <w:rsid w:val="00AD1705"/>
    <w:rsid w:val="00AD19B6"/>
    <w:rsid w:val="00AD1C68"/>
    <w:rsid w:val="00AD21D4"/>
    <w:rsid w:val="00AD220F"/>
    <w:rsid w:val="00AD23BD"/>
    <w:rsid w:val="00AD256D"/>
    <w:rsid w:val="00AD2630"/>
    <w:rsid w:val="00AD2A22"/>
    <w:rsid w:val="00AD2B83"/>
    <w:rsid w:val="00AD2C3D"/>
    <w:rsid w:val="00AD2F69"/>
    <w:rsid w:val="00AD2FA8"/>
    <w:rsid w:val="00AD2FE1"/>
    <w:rsid w:val="00AD30C0"/>
    <w:rsid w:val="00AD3211"/>
    <w:rsid w:val="00AD33FA"/>
    <w:rsid w:val="00AD34D6"/>
    <w:rsid w:val="00AD3539"/>
    <w:rsid w:val="00AD3563"/>
    <w:rsid w:val="00AD3697"/>
    <w:rsid w:val="00AD36B2"/>
    <w:rsid w:val="00AD3973"/>
    <w:rsid w:val="00AD3A27"/>
    <w:rsid w:val="00AD3C14"/>
    <w:rsid w:val="00AD3C32"/>
    <w:rsid w:val="00AD402E"/>
    <w:rsid w:val="00AD407A"/>
    <w:rsid w:val="00AD4206"/>
    <w:rsid w:val="00AD42A0"/>
    <w:rsid w:val="00AD4399"/>
    <w:rsid w:val="00AD43EF"/>
    <w:rsid w:val="00AD447F"/>
    <w:rsid w:val="00AD44F2"/>
    <w:rsid w:val="00AD475E"/>
    <w:rsid w:val="00AD511A"/>
    <w:rsid w:val="00AD51F5"/>
    <w:rsid w:val="00AD5366"/>
    <w:rsid w:val="00AD57B7"/>
    <w:rsid w:val="00AD59A6"/>
    <w:rsid w:val="00AD5B78"/>
    <w:rsid w:val="00AD5BE8"/>
    <w:rsid w:val="00AD5DBC"/>
    <w:rsid w:val="00AD5E13"/>
    <w:rsid w:val="00AD6184"/>
    <w:rsid w:val="00AD6390"/>
    <w:rsid w:val="00AD647A"/>
    <w:rsid w:val="00AD6860"/>
    <w:rsid w:val="00AD6B0E"/>
    <w:rsid w:val="00AD6DDF"/>
    <w:rsid w:val="00AD6F19"/>
    <w:rsid w:val="00AD6F93"/>
    <w:rsid w:val="00AD7167"/>
    <w:rsid w:val="00AD7370"/>
    <w:rsid w:val="00AD73E8"/>
    <w:rsid w:val="00AD76FE"/>
    <w:rsid w:val="00AD782E"/>
    <w:rsid w:val="00AD7AC1"/>
    <w:rsid w:val="00AD7D3F"/>
    <w:rsid w:val="00AD7D46"/>
    <w:rsid w:val="00AD7DF5"/>
    <w:rsid w:val="00AE06B0"/>
    <w:rsid w:val="00AE0744"/>
    <w:rsid w:val="00AE088A"/>
    <w:rsid w:val="00AE093B"/>
    <w:rsid w:val="00AE0A91"/>
    <w:rsid w:val="00AE1375"/>
    <w:rsid w:val="00AE15F1"/>
    <w:rsid w:val="00AE16CA"/>
    <w:rsid w:val="00AE172D"/>
    <w:rsid w:val="00AE1736"/>
    <w:rsid w:val="00AE18E5"/>
    <w:rsid w:val="00AE198A"/>
    <w:rsid w:val="00AE1CA0"/>
    <w:rsid w:val="00AE1D22"/>
    <w:rsid w:val="00AE209B"/>
    <w:rsid w:val="00AE21F8"/>
    <w:rsid w:val="00AE25DC"/>
    <w:rsid w:val="00AE27BA"/>
    <w:rsid w:val="00AE2977"/>
    <w:rsid w:val="00AE2E15"/>
    <w:rsid w:val="00AE30E7"/>
    <w:rsid w:val="00AE32D7"/>
    <w:rsid w:val="00AE3626"/>
    <w:rsid w:val="00AE37D5"/>
    <w:rsid w:val="00AE3C9F"/>
    <w:rsid w:val="00AE3E08"/>
    <w:rsid w:val="00AE3F74"/>
    <w:rsid w:val="00AE41A8"/>
    <w:rsid w:val="00AE41E7"/>
    <w:rsid w:val="00AE42CB"/>
    <w:rsid w:val="00AE4574"/>
    <w:rsid w:val="00AE45C2"/>
    <w:rsid w:val="00AE47BA"/>
    <w:rsid w:val="00AE4967"/>
    <w:rsid w:val="00AE49EB"/>
    <w:rsid w:val="00AE49EE"/>
    <w:rsid w:val="00AE4AFA"/>
    <w:rsid w:val="00AE4B55"/>
    <w:rsid w:val="00AE4ECC"/>
    <w:rsid w:val="00AE4FC0"/>
    <w:rsid w:val="00AE529D"/>
    <w:rsid w:val="00AE5433"/>
    <w:rsid w:val="00AE5533"/>
    <w:rsid w:val="00AE556E"/>
    <w:rsid w:val="00AE55B1"/>
    <w:rsid w:val="00AE575D"/>
    <w:rsid w:val="00AE58B0"/>
    <w:rsid w:val="00AE5932"/>
    <w:rsid w:val="00AE5A6A"/>
    <w:rsid w:val="00AE5DEF"/>
    <w:rsid w:val="00AE5F96"/>
    <w:rsid w:val="00AE6021"/>
    <w:rsid w:val="00AE6094"/>
    <w:rsid w:val="00AE61DA"/>
    <w:rsid w:val="00AE68DE"/>
    <w:rsid w:val="00AE6F3D"/>
    <w:rsid w:val="00AE73C5"/>
    <w:rsid w:val="00AE75F3"/>
    <w:rsid w:val="00AE7611"/>
    <w:rsid w:val="00AE762D"/>
    <w:rsid w:val="00AE767A"/>
    <w:rsid w:val="00AE7921"/>
    <w:rsid w:val="00AE795C"/>
    <w:rsid w:val="00AE7A7E"/>
    <w:rsid w:val="00AE7A8C"/>
    <w:rsid w:val="00AE7BF5"/>
    <w:rsid w:val="00AF0048"/>
    <w:rsid w:val="00AF010F"/>
    <w:rsid w:val="00AF0117"/>
    <w:rsid w:val="00AF011C"/>
    <w:rsid w:val="00AF0324"/>
    <w:rsid w:val="00AF03A5"/>
    <w:rsid w:val="00AF06E4"/>
    <w:rsid w:val="00AF099C"/>
    <w:rsid w:val="00AF09AC"/>
    <w:rsid w:val="00AF0C1E"/>
    <w:rsid w:val="00AF0C95"/>
    <w:rsid w:val="00AF0CE1"/>
    <w:rsid w:val="00AF0F53"/>
    <w:rsid w:val="00AF0FE7"/>
    <w:rsid w:val="00AF1034"/>
    <w:rsid w:val="00AF114F"/>
    <w:rsid w:val="00AF11C7"/>
    <w:rsid w:val="00AF1263"/>
    <w:rsid w:val="00AF1377"/>
    <w:rsid w:val="00AF14D7"/>
    <w:rsid w:val="00AF1655"/>
    <w:rsid w:val="00AF1679"/>
    <w:rsid w:val="00AF169F"/>
    <w:rsid w:val="00AF16BC"/>
    <w:rsid w:val="00AF179A"/>
    <w:rsid w:val="00AF18C3"/>
    <w:rsid w:val="00AF1D5E"/>
    <w:rsid w:val="00AF1FD1"/>
    <w:rsid w:val="00AF20ED"/>
    <w:rsid w:val="00AF220E"/>
    <w:rsid w:val="00AF2779"/>
    <w:rsid w:val="00AF2896"/>
    <w:rsid w:val="00AF2988"/>
    <w:rsid w:val="00AF29A8"/>
    <w:rsid w:val="00AF2A7C"/>
    <w:rsid w:val="00AF2AB2"/>
    <w:rsid w:val="00AF2AED"/>
    <w:rsid w:val="00AF2BEA"/>
    <w:rsid w:val="00AF2D29"/>
    <w:rsid w:val="00AF2E1B"/>
    <w:rsid w:val="00AF2F8C"/>
    <w:rsid w:val="00AF339B"/>
    <w:rsid w:val="00AF3482"/>
    <w:rsid w:val="00AF350D"/>
    <w:rsid w:val="00AF388C"/>
    <w:rsid w:val="00AF38BA"/>
    <w:rsid w:val="00AF390C"/>
    <w:rsid w:val="00AF3913"/>
    <w:rsid w:val="00AF3A7C"/>
    <w:rsid w:val="00AF3D8E"/>
    <w:rsid w:val="00AF3DB8"/>
    <w:rsid w:val="00AF3E09"/>
    <w:rsid w:val="00AF4037"/>
    <w:rsid w:val="00AF40B2"/>
    <w:rsid w:val="00AF45FB"/>
    <w:rsid w:val="00AF461E"/>
    <w:rsid w:val="00AF4644"/>
    <w:rsid w:val="00AF4831"/>
    <w:rsid w:val="00AF48D5"/>
    <w:rsid w:val="00AF4943"/>
    <w:rsid w:val="00AF4967"/>
    <w:rsid w:val="00AF4B4C"/>
    <w:rsid w:val="00AF4D09"/>
    <w:rsid w:val="00AF4D7B"/>
    <w:rsid w:val="00AF4EA1"/>
    <w:rsid w:val="00AF4FE1"/>
    <w:rsid w:val="00AF51B7"/>
    <w:rsid w:val="00AF51B9"/>
    <w:rsid w:val="00AF51FB"/>
    <w:rsid w:val="00AF53C6"/>
    <w:rsid w:val="00AF5A37"/>
    <w:rsid w:val="00AF5C9E"/>
    <w:rsid w:val="00AF5E1C"/>
    <w:rsid w:val="00AF5F63"/>
    <w:rsid w:val="00AF6219"/>
    <w:rsid w:val="00AF635E"/>
    <w:rsid w:val="00AF637D"/>
    <w:rsid w:val="00AF63B0"/>
    <w:rsid w:val="00AF640A"/>
    <w:rsid w:val="00AF670F"/>
    <w:rsid w:val="00AF68BF"/>
    <w:rsid w:val="00AF69A2"/>
    <w:rsid w:val="00AF6AA3"/>
    <w:rsid w:val="00AF6B23"/>
    <w:rsid w:val="00AF6BB1"/>
    <w:rsid w:val="00AF6BED"/>
    <w:rsid w:val="00AF6C22"/>
    <w:rsid w:val="00AF6DDB"/>
    <w:rsid w:val="00AF6ED7"/>
    <w:rsid w:val="00AF6EFB"/>
    <w:rsid w:val="00AF6EFE"/>
    <w:rsid w:val="00AF7223"/>
    <w:rsid w:val="00AF75BE"/>
    <w:rsid w:val="00AF79E5"/>
    <w:rsid w:val="00AF7F35"/>
    <w:rsid w:val="00B001C0"/>
    <w:rsid w:val="00B00401"/>
    <w:rsid w:val="00B00505"/>
    <w:rsid w:val="00B0095C"/>
    <w:rsid w:val="00B00DA0"/>
    <w:rsid w:val="00B00DAF"/>
    <w:rsid w:val="00B00E42"/>
    <w:rsid w:val="00B012E9"/>
    <w:rsid w:val="00B015E5"/>
    <w:rsid w:val="00B016C5"/>
    <w:rsid w:val="00B017C3"/>
    <w:rsid w:val="00B018FB"/>
    <w:rsid w:val="00B01A0C"/>
    <w:rsid w:val="00B01B1A"/>
    <w:rsid w:val="00B01E29"/>
    <w:rsid w:val="00B02273"/>
    <w:rsid w:val="00B023EE"/>
    <w:rsid w:val="00B024EB"/>
    <w:rsid w:val="00B0281D"/>
    <w:rsid w:val="00B02837"/>
    <w:rsid w:val="00B029F6"/>
    <w:rsid w:val="00B02AAD"/>
    <w:rsid w:val="00B02C9E"/>
    <w:rsid w:val="00B02CAB"/>
    <w:rsid w:val="00B02D21"/>
    <w:rsid w:val="00B02D58"/>
    <w:rsid w:val="00B02F39"/>
    <w:rsid w:val="00B02FB0"/>
    <w:rsid w:val="00B03026"/>
    <w:rsid w:val="00B036A6"/>
    <w:rsid w:val="00B036CD"/>
    <w:rsid w:val="00B036D1"/>
    <w:rsid w:val="00B037B3"/>
    <w:rsid w:val="00B03855"/>
    <w:rsid w:val="00B03A20"/>
    <w:rsid w:val="00B03AC6"/>
    <w:rsid w:val="00B03BBC"/>
    <w:rsid w:val="00B03C7C"/>
    <w:rsid w:val="00B03D8B"/>
    <w:rsid w:val="00B04025"/>
    <w:rsid w:val="00B043DE"/>
    <w:rsid w:val="00B04939"/>
    <w:rsid w:val="00B04BD0"/>
    <w:rsid w:val="00B04E5A"/>
    <w:rsid w:val="00B04F67"/>
    <w:rsid w:val="00B04F90"/>
    <w:rsid w:val="00B05252"/>
    <w:rsid w:val="00B053C6"/>
    <w:rsid w:val="00B05491"/>
    <w:rsid w:val="00B05670"/>
    <w:rsid w:val="00B056B0"/>
    <w:rsid w:val="00B057FF"/>
    <w:rsid w:val="00B05950"/>
    <w:rsid w:val="00B05D89"/>
    <w:rsid w:val="00B05F8D"/>
    <w:rsid w:val="00B0608B"/>
    <w:rsid w:val="00B06216"/>
    <w:rsid w:val="00B06385"/>
    <w:rsid w:val="00B06470"/>
    <w:rsid w:val="00B064FD"/>
    <w:rsid w:val="00B067AF"/>
    <w:rsid w:val="00B068BE"/>
    <w:rsid w:val="00B06EE0"/>
    <w:rsid w:val="00B071D3"/>
    <w:rsid w:val="00B0721B"/>
    <w:rsid w:val="00B0731D"/>
    <w:rsid w:val="00B07357"/>
    <w:rsid w:val="00B07497"/>
    <w:rsid w:val="00B07668"/>
    <w:rsid w:val="00B0767A"/>
    <w:rsid w:val="00B0772A"/>
    <w:rsid w:val="00B07756"/>
    <w:rsid w:val="00B078A8"/>
    <w:rsid w:val="00B078DE"/>
    <w:rsid w:val="00B07A0F"/>
    <w:rsid w:val="00B07D50"/>
    <w:rsid w:val="00B07F56"/>
    <w:rsid w:val="00B10121"/>
    <w:rsid w:val="00B101A7"/>
    <w:rsid w:val="00B10456"/>
    <w:rsid w:val="00B10564"/>
    <w:rsid w:val="00B10C68"/>
    <w:rsid w:val="00B10CAC"/>
    <w:rsid w:val="00B10DEA"/>
    <w:rsid w:val="00B10EA5"/>
    <w:rsid w:val="00B10EE9"/>
    <w:rsid w:val="00B10FEF"/>
    <w:rsid w:val="00B1104E"/>
    <w:rsid w:val="00B11298"/>
    <w:rsid w:val="00B112BD"/>
    <w:rsid w:val="00B113ED"/>
    <w:rsid w:val="00B11415"/>
    <w:rsid w:val="00B114F1"/>
    <w:rsid w:val="00B11511"/>
    <w:rsid w:val="00B11514"/>
    <w:rsid w:val="00B117AB"/>
    <w:rsid w:val="00B11823"/>
    <w:rsid w:val="00B118F5"/>
    <w:rsid w:val="00B119CB"/>
    <w:rsid w:val="00B11AB0"/>
    <w:rsid w:val="00B11AC0"/>
    <w:rsid w:val="00B11B17"/>
    <w:rsid w:val="00B11E66"/>
    <w:rsid w:val="00B11F1D"/>
    <w:rsid w:val="00B124CE"/>
    <w:rsid w:val="00B1255D"/>
    <w:rsid w:val="00B12646"/>
    <w:rsid w:val="00B127CB"/>
    <w:rsid w:val="00B12C07"/>
    <w:rsid w:val="00B12DEB"/>
    <w:rsid w:val="00B13126"/>
    <w:rsid w:val="00B13175"/>
    <w:rsid w:val="00B13242"/>
    <w:rsid w:val="00B1335E"/>
    <w:rsid w:val="00B135A5"/>
    <w:rsid w:val="00B1365B"/>
    <w:rsid w:val="00B136FB"/>
    <w:rsid w:val="00B13711"/>
    <w:rsid w:val="00B13841"/>
    <w:rsid w:val="00B1401D"/>
    <w:rsid w:val="00B141A7"/>
    <w:rsid w:val="00B14381"/>
    <w:rsid w:val="00B143B4"/>
    <w:rsid w:val="00B144B0"/>
    <w:rsid w:val="00B14570"/>
    <w:rsid w:val="00B1465F"/>
    <w:rsid w:val="00B146A1"/>
    <w:rsid w:val="00B14717"/>
    <w:rsid w:val="00B1489D"/>
    <w:rsid w:val="00B148C7"/>
    <w:rsid w:val="00B14953"/>
    <w:rsid w:val="00B14AD1"/>
    <w:rsid w:val="00B14E2A"/>
    <w:rsid w:val="00B14EC4"/>
    <w:rsid w:val="00B15237"/>
    <w:rsid w:val="00B152A3"/>
    <w:rsid w:val="00B1547E"/>
    <w:rsid w:val="00B155EB"/>
    <w:rsid w:val="00B1587A"/>
    <w:rsid w:val="00B15BBF"/>
    <w:rsid w:val="00B15DA8"/>
    <w:rsid w:val="00B15E24"/>
    <w:rsid w:val="00B15E85"/>
    <w:rsid w:val="00B15F29"/>
    <w:rsid w:val="00B1604F"/>
    <w:rsid w:val="00B160BE"/>
    <w:rsid w:val="00B1634E"/>
    <w:rsid w:val="00B1648B"/>
    <w:rsid w:val="00B16506"/>
    <w:rsid w:val="00B1650F"/>
    <w:rsid w:val="00B16742"/>
    <w:rsid w:val="00B16784"/>
    <w:rsid w:val="00B16960"/>
    <w:rsid w:val="00B169A7"/>
    <w:rsid w:val="00B16A1F"/>
    <w:rsid w:val="00B16A93"/>
    <w:rsid w:val="00B16B26"/>
    <w:rsid w:val="00B16C9E"/>
    <w:rsid w:val="00B16D27"/>
    <w:rsid w:val="00B16D79"/>
    <w:rsid w:val="00B16D7F"/>
    <w:rsid w:val="00B16D9F"/>
    <w:rsid w:val="00B16DDE"/>
    <w:rsid w:val="00B16F68"/>
    <w:rsid w:val="00B17034"/>
    <w:rsid w:val="00B17288"/>
    <w:rsid w:val="00B1728D"/>
    <w:rsid w:val="00B172F2"/>
    <w:rsid w:val="00B1736D"/>
    <w:rsid w:val="00B17485"/>
    <w:rsid w:val="00B1749E"/>
    <w:rsid w:val="00B174D0"/>
    <w:rsid w:val="00B1757B"/>
    <w:rsid w:val="00B177AB"/>
    <w:rsid w:val="00B17A54"/>
    <w:rsid w:val="00B17AFA"/>
    <w:rsid w:val="00B17CB9"/>
    <w:rsid w:val="00B17EA9"/>
    <w:rsid w:val="00B17F80"/>
    <w:rsid w:val="00B20509"/>
    <w:rsid w:val="00B20675"/>
    <w:rsid w:val="00B20700"/>
    <w:rsid w:val="00B207D1"/>
    <w:rsid w:val="00B2089E"/>
    <w:rsid w:val="00B20AA5"/>
    <w:rsid w:val="00B20ABB"/>
    <w:rsid w:val="00B20AE0"/>
    <w:rsid w:val="00B20CFB"/>
    <w:rsid w:val="00B20D65"/>
    <w:rsid w:val="00B20E3A"/>
    <w:rsid w:val="00B20FAE"/>
    <w:rsid w:val="00B2101B"/>
    <w:rsid w:val="00B211CB"/>
    <w:rsid w:val="00B211D7"/>
    <w:rsid w:val="00B2167F"/>
    <w:rsid w:val="00B218C8"/>
    <w:rsid w:val="00B218CE"/>
    <w:rsid w:val="00B21924"/>
    <w:rsid w:val="00B21A9A"/>
    <w:rsid w:val="00B21D89"/>
    <w:rsid w:val="00B21E93"/>
    <w:rsid w:val="00B21F3C"/>
    <w:rsid w:val="00B21FC6"/>
    <w:rsid w:val="00B22104"/>
    <w:rsid w:val="00B22234"/>
    <w:rsid w:val="00B22385"/>
    <w:rsid w:val="00B2244E"/>
    <w:rsid w:val="00B224C5"/>
    <w:rsid w:val="00B22590"/>
    <w:rsid w:val="00B2285A"/>
    <w:rsid w:val="00B22A04"/>
    <w:rsid w:val="00B22AC5"/>
    <w:rsid w:val="00B22F5A"/>
    <w:rsid w:val="00B23045"/>
    <w:rsid w:val="00B230FD"/>
    <w:rsid w:val="00B23319"/>
    <w:rsid w:val="00B2338A"/>
    <w:rsid w:val="00B23539"/>
    <w:rsid w:val="00B2359C"/>
    <w:rsid w:val="00B23711"/>
    <w:rsid w:val="00B23891"/>
    <w:rsid w:val="00B23D1D"/>
    <w:rsid w:val="00B23FBC"/>
    <w:rsid w:val="00B2401F"/>
    <w:rsid w:val="00B24427"/>
    <w:rsid w:val="00B244A7"/>
    <w:rsid w:val="00B244EF"/>
    <w:rsid w:val="00B246FA"/>
    <w:rsid w:val="00B2471D"/>
    <w:rsid w:val="00B249DA"/>
    <w:rsid w:val="00B24A44"/>
    <w:rsid w:val="00B24B7F"/>
    <w:rsid w:val="00B24D66"/>
    <w:rsid w:val="00B24EB5"/>
    <w:rsid w:val="00B253B7"/>
    <w:rsid w:val="00B25402"/>
    <w:rsid w:val="00B25508"/>
    <w:rsid w:val="00B25A65"/>
    <w:rsid w:val="00B25AEC"/>
    <w:rsid w:val="00B25D17"/>
    <w:rsid w:val="00B25D9D"/>
    <w:rsid w:val="00B25EF7"/>
    <w:rsid w:val="00B26141"/>
    <w:rsid w:val="00B2617E"/>
    <w:rsid w:val="00B266FD"/>
    <w:rsid w:val="00B269AC"/>
    <w:rsid w:val="00B26A0B"/>
    <w:rsid w:val="00B26D70"/>
    <w:rsid w:val="00B271D8"/>
    <w:rsid w:val="00B2734D"/>
    <w:rsid w:val="00B27389"/>
    <w:rsid w:val="00B277F3"/>
    <w:rsid w:val="00B278A0"/>
    <w:rsid w:val="00B27CA6"/>
    <w:rsid w:val="00B27FD3"/>
    <w:rsid w:val="00B3004E"/>
    <w:rsid w:val="00B301CE"/>
    <w:rsid w:val="00B3027F"/>
    <w:rsid w:val="00B306EA"/>
    <w:rsid w:val="00B306EE"/>
    <w:rsid w:val="00B3089E"/>
    <w:rsid w:val="00B30999"/>
    <w:rsid w:val="00B30A0E"/>
    <w:rsid w:val="00B30A8F"/>
    <w:rsid w:val="00B30E41"/>
    <w:rsid w:val="00B3106B"/>
    <w:rsid w:val="00B311B2"/>
    <w:rsid w:val="00B312B9"/>
    <w:rsid w:val="00B31406"/>
    <w:rsid w:val="00B314D0"/>
    <w:rsid w:val="00B315AB"/>
    <w:rsid w:val="00B316F2"/>
    <w:rsid w:val="00B31A66"/>
    <w:rsid w:val="00B31AE9"/>
    <w:rsid w:val="00B31D7F"/>
    <w:rsid w:val="00B31E09"/>
    <w:rsid w:val="00B31E70"/>
    <w:rsid w:val="00B31FBB"/>
    <w:rsid w:val="00B320D9"/>
    <w:rsid w:val="00B32181"/>
    <w:rsid w:val="00B32352"/>
    <w:rsid w:val="00B323B0"/>
    <w:rsid w:val="00B32589"/>
    <w:rsid w:val="00B32647"/>
    <w:rsid w:val="00B32A11"/>
    <w:rsid w:val="00B32A9A"/>
    <w:rsid w:val="00B32BE7"/>
    <w:rsid w:val="00B32E35"/>
    <w:rsid w:val="00B32E3B"/>
    <w:rsid w:val="00B332AC"/>
    <w:rsid w:val="00B33344"/>
    <w:rsid w:val="00B336A3"/>
    <w:rsid w:val="00B33800"/>
    <w:rsid w:val="00B33B81"/>
    <w:rsid w:val="00B33CFD"/>
    <w:rsid w:val="00B33D19"/>
    <w:rsid w:val="00B33D91"/>
    <w:rsid w:val="00B33DDB"/>
    <w:rsid w:val="00B33FA4"/>
    <w:rsid w:val="00B34120"/>
    <w:rsid w:val="00B34177"/>
    <w:rsid w:val="00B34203"/>
    <w:rsid w:val="00B343AA"/>
    <w:rsid w:val="00B34459"/>
    <w:rsid w:val="00B34492"/>
    <w:rsid w:val="00B344A5"/>
    <w:rsid w:val="00B344BD"/>
    <w:rsid w:val="00B34566"/>
    <w:rsid w:val="00B3460E"/>
    <w:rsid w:val="00B34613"/>
    <w:rsid w:val="00B3467C"/>
    <w:rsid w:val="00B34723"/>
    <w:rsid w:val="00B3484F"/>
    <w:rsid w:val="00B34B1C"/>
    <w:rsid w:val="00B34B72"/>
    <w:rsid w:val="00B34BB6"/>
    <w:rsid w:val="00B350EB"/>
    <w:rsid w:val="00B352FB"/>
    <w:rsid w:val="00B3575E"/>
    <w:rsid w:val="00B358AD"/>
    <w:rsid w:val="00B35C9D"/>
    <w:rsid w:val="00B35E0D"/>
    <w:rsid w:val="00B35E7E"/>
    <w:rsid w:val="00B35ED9"/>
    <w:rsid w:val="00B36085"/>
    <w:rsid w:val="00B36133"/>
    <w:rsid w:val="00B3655C"/>
    <w:rsid w:val="00B367EA"/>
    <w:rsid w:val="00B3694C"/>
    <w:rsid w:val="00B36D36"/>
    <w:rsid w:val="00B36D67"/>
    <w:rsid w:val="00B36E43"/>
    <w:rsid w:val="00B373BE"/>
    <w:rsid w:val="00B37434"/>
    <w:rsid w:val="00B378CF"/>
    <w:rsid w:val="00B379B0"/>
    <w:rsid w:val="00B37AEC"/>
    <w:rsid w:val="00B37B75"/>
    <w:rsid w:val="00B37E10"/>
    <w:rsid w:val="00B37FA2"/>
    <w:rsid w:val="00B40313"/>
    <w:rsid w:val="00B4032F"/>
    <w:rsid w:val="00B407B1"/>
    <w:rsid w:val="00B40857"/>
    <w:rsid w:val="00B4091C"/>
    <w:rsid w:val="00B40A92"/>
    <w:rsid w:val="00B40AF8"/>
    <w:rsid w:val="00B40CBB"/>
    <w:rsid w:val="00B40D8B"/>
    <w:rsid w:val="00B40FE6"/>
    <w:rsid w:val="00B410D2"/>
    <w:rsid w:val="00B410FB"/>
    <w:rsid w:val="00B411C9"/>
    <w:rsid w:val="00B41388"/>
    <w:rsid w:val="00B41459"/>
    <w:rsid w:val="00B41615"/>
    <w:rsid w:val="00B417A8"/>
    <w:rsid w:val="00B41995"/>
    <w:rsid w:val="00B419DE"/>
    <w:rsid w:val="00B41BF3"/>
    <w:rsid w:val="00B41C36"/>
    <w:rsid w:val="00B421B2"/>
    <w:rsid w:val="00B421DE"/>
    <w:rsid w:val="00B4222A"/>
    <w:rsid w:val="00B425D9"/>
    <w:rsid w:val="00B4293F"/>
    <w:rsid w:val="00B42EC9"/>
    <w:rsid w:val="00B430CD"/>
    <w:rsid w:val="00B4354B"/>
    <w:rsid w:val="00B4363C"/>
    <w:rsid w:val="00B438FF"/>
    <w:rsid w:val="00B439E2"/>
    <w:rsid w:val="00B43AC3"/>
    <w:rsid w:val="00B43B5D"/>
    <w:rsid w:val="00B43C6C"/>
    <w:rsid w:val="00B43EFE"/>
    <w:rsid w:val="00B443A2"/>
    <w:rsid w:val="00B44499"/>
    <w:rsid w:val="00B44694"/>
    <w:rsid w:val="00B448D8"/>
    <w:rsid w:val="00B448E6"/>
    <w:rsid w:val="00B44911"/>
    <w:rsid w:val="00B44A7D"/>
    <w:rsid w:val="00B44CAC"/>
    <w:rsid w:val="00B44D9B"/>
    <w:rsid w:val="00B44E75"/>
    <w:rsid w:val="00B44E9F"/>
    <w:rsid w:val="00B4513B"/>
    <w:rsid w:val="00B454A2"/>
    <w:rsid w:val="00B45582"/>
    <w:rsid w:val="00B45669"/>
    <w:rsid w:val="00B45819"/>
    <w:rsid w:val="00B4596D"/>
    <w:rsid w:val="00B45A57"/>
    <w:rsid w:val="00B45AC8"/>
    <w:rsid w:val="00B45E2D"/>
    <w:rsid w:val="00B45F31"/>
    <w:rsid w:val="00B4603B"/>
    <w:rsid w:val="00B460E6"/>
    <w:rsid w:val="00B461EA"/>
    <w:rsid w:val="00B466E7"/>
    <w:rsid w:val="00B46824"/>
    <w:rsid w:val="00B46872"/>
    <w:rsid w:val="00B468C2"/>
    <w:rsid w:val="00B46A2C"/>
    <w:rsid w:val="00B46AC0"/>
    <w:rsid w:val="00B46B67"/>
    <w:rsid w:val="00B46C6D"/>
    <w:rsid w:val="00B46D3D"/>
    <w:rsid w:val="00B46F93"/>
    <w:rsid w:val="00B474A2"/>
    <w:rsid w:val="00B4755F"/>
    <w:rsid w:val="00B47A50"/>
    <w:rsid w:val="00B47B13"/>
    <w:rsid w:val="00B47B35"/>
    <w:rsid w:val="00B47C05"/>
    <w:rsid w:val="00B50179"/>
    <w:rsid w:val="00B502B3"/>
    <w:rsid w:val="00B5031F"/>
    <w:rsid w:val="00B503BD"/>
    <w:rsid w:val="00B50625"/>
    <w:rsid w:val="00B50655"/>
    <w:rsid w:val="00B5065D"/>
    <w:rsid w:val="00B506E1"/>
    <w:rsid w:val="00B5088A"/>
    <w:rsid w:val="00B50EF1"/>
    <w:rsid w:val="00B510D8"/>
    <w:rsid w:val="00B511F3"/>
    <w:rsid w:val="00B513FE"/>
    <w:rsid w:val="00B51424"/>
    <w:rsid w:val="00B518A7"/>
    <w:rsid w:val="00B518A8"/>
    <w:rsid w:val="00B5197C"/>
    <w:rsid w:val="00B51A93"/>
    <w:rsid w:val="00B51B2D"/>
    <w:rsid w:val="00B51C21"/>
    <w:rsid w:val="00B527D6"/>
    <w:rsid w:val="00B52ACB"/>
    <w:rsid w:val="00B52DC6"/>
    <w:rsid w:val="00B52F27"/>
    <w:rsid w:val="00B5312B"/>
    <w:rsid w:val="00B53139"/>
    <w:rsid w:val="00B5313C"/>
    <w:rsid w:val="00B53688"/>
    <w:rsid w:val="00B5370C"/>
    <w:rsid w:val="00B53E29"/>
    <w:rsid w:val="00B53F26"/>
    <w:rsid w:val="00B54098"/>
    <w:rsid w:val="00B54628"/>
    <w:rsid w:val="00B54774"/>
    <w:rsid w:val="00B548B5"/>
    <w:rsid w:val="00B54A1B"/>
    <w:rsid w:val="00B54A3A"/>
    <w:rsid w:val="00B54C3C"/>
    <w:rsid w:val="00B54C6D"/>
    <w:rsid w:val="00B54FBD"/>
    <w:rsid w:val="00B55238"/>
    <w:rsid w:val="00B55378"/>
    <w:rsid w:val="00B555C9"/>
    <w:rsid w:val="00B555CF"/>
    <w:rsid w:val="00B55668"/>
    <w:rsid w:val="00B5581D"/>
    <w:rsid w:val="00B55860"/>
    <w:rsid w:val="00B558EE"/>
    <w:rsid w:val="00B55A3A"/>
    <w:rsid w:val="00B55D6A"/>
    <w:rsid w:val="00B55E1C"/>
    <w:rsid w:val="00B568F0"/>
    <w:rsid w:val="00B568F5"/>
    <w:rsid w:val="00B56916"/>
    <w:rsid w:val="00B56A4E"/>
    <w:rsid w:val="00B56A5D"/>
    <w:rsid w:val="00B56BFA"/>
    <w:rsid w:val="00B56D59"/>
    <w:rsid w:val="00B56F60"/>
    <w:rsid w:val="00B5736F"/>
    <w:rsid w:val="00B575D5"/>
    <w:rsid w:val="00B57C28"/>
    <w:rsid w:val="00B60056"/>
    <w:rsid w:val="00B6024D"/>
    <w:rsid w:val="00B603C7"/>
    <w:rsid w:val="00B60892"/>
    <w:rsid w:val="00B60A53"/>
    <w:rsid w:val="00B60A85"/>
    <w:rsid w:val="00B60AA3"/>
    <w:rsid w:val="00B60BA4"/>
    <w:rsid w:val="00B60C25"/>
    <w:rsid w:val="00B60C6F"/>
    <w:rsid w:val="00B612D5"/>
    <w:rsid w:val="00B6130B"/>
    <w:rsid w:val="00B61460"/>
    <w:rsid w:val="00B6173E"/>
    <w:rsid w:val="00B61951"/>
    <w:rsid w:val="00B6197A"/>
    <w:rsid w:val="00B61AAE"/>
    <w:rsid w:val="00B61AB2"/>
    <w:rsid w:val="00B61AE8"/>
    <w:rsid w:val="00B61E3F"/>
    <w:rsid w:val="00B61FE6"/>
    <w:rsid w:val="00B62596"/>
    <w:rsid w:val="00B62878"/>
    <w:rsid w:val="00B62AC8"/>
    <w:rsid w:val="00B63033"/>
    <w:rsid w:val="00B63627"/>
    <w:rsid w:val="00B63C68"/>
    <w:rsid w:val="00B63DC0"/>
    <w:rsid w:val="00B63EDD"/>
    <w:rsid w:val="00B63F90"/>
    <w:rsid w:val="00B63FE8"/>
    <w:rsid w:val="00B643CC"/>
    <w:rsid w:val="00B64AC2"/>
    <w:rsid w:val="00B64C65"/>
    <w:rsid w:val="00B64C99"/>
    <w:rsid w:val="00B64EF2"/>
    <w:rsid w:val="00B650AD"/>
    <w:rsid w:val="00B6574D"/>
    <w:rsid w:val="00B6580E"/>
    <w:rsid w:val="00B659CD"/>
    <w:rsid w:val="00B65C01"/>
    <w:rsid w:val="00B65C52"/>
    <w:rsid w:val="00B65DE6"/>
    <w:rsid w:val="00B66C0D"/>
    <w:rsid w:val="00B6702F"/>
    <w:rsid w:val="00B67181"/>
    <w:rsid w:val="00B67384"/>
    <w:rsid w:val="00B67395"/>
    <w:rsid w:val="00B6765D"/>
    <w:rsid w:val="00B67B2F"/>
    <w:rsid w:val="00B67BF7"/>
    <w:rsid w:val="00B67E02"/>
    <w:rsid w:val="00B7000E"/>
    <w:rsid w:val="00B7009B"/>
    <w:rsid w:val="00B7023B"/>
    <w:rsid w:val="00B70329"/>
    <w:rsid w:val="00B70416"/>
    <w:rsid w:val="00B704C8"/>
    <w:rsid w:val="00B708E9"/>
    <w:rsid w:val="00B7095C"/>
    <w:rsid w:val="00B70A02"/>
    <w:rsid w:val="00B70B80"/>
    <w:rsid w:val="00B70D0F"/>
    <w:rsid w:val="00B70ECE"/>
    <w:rsid w:val="00B717DD"/>
    <w:rsid w:val="00B7186B"/>
    <w:rsid w:val="00B718AB"/>
    <w:rsid w:val="00B719E5"/>
    <w:rsid w:val="00B71EF1"/>
    <w:rsid w:val="00B72094"/>
    <w:rsid w:val="00B720B3"/>
    <w:rsid w:val="00B720E1"/>
    <w:rsid w:val="00B72191"/>
    <w:rsid w:val="00B7236C"/>
    <w:rsid w:val="00B726D7"/>
    <w:rsid w:val="00B72805"/>
    <w:rsid w:val="00B73660"/>
    <w:rsid w:val="00B738DB"/>
    <w:rsid w:val="00B73A7D"/>
    <w:rsid w:val="00B73B11"/>
    <w:rsid w:val="00B73E8E"/>
    <w:rsid w:val="00B742D8"/>
    <w:rsid w:val="00B74344"/>
    <w:rsid w:val="00B7440D"/>
    <w:rsid w:val="00B74522"/>
    <w:rsid w:val="00B74806"/>
    <w:rsid w:val="00B748BB"/>
    <w:rsid w:val="00B749A1"/>
    <w:rsid w:val="00B74DF5"/>
    <w:rsid w:val="00B74FA6"/>
    <w:rsid w:val="00B751D2"/>
    <w:rsid w:val="00B751E9"/>
    <w:rsid w:val="00B752DC"/>
    <w:rsid w:val="00B753CD"/>
    <w:rsid w:val="00B75694"/>
    <w:rsid w:val="00B756AB"/>
    <w:rsid w:val="00B75A74"/>
    <w:rsid w:val="00B75BE6"/>
    <w:rsid w:val="00B75BEA"/>
    <w:rsid w:val="00B75CE9"/>
    <w:rsid w:val="00B75DE6"/>
    <w:rsid w:val="00B75E4B"/>
    <w:rsid w:val="00B76523"/>
    <w:rsid w:val="00B76538"/>
    <w:rsid w:val="00B765FD"/>
    <w:rsid w:val="00B76757"/>
    <w:rsid w:val="00B76836"/>
    <w:rsid w:val="00B76DDF"/>
    <w:rsid w:val="00B76F25"/>
    <w:rsid w:val="00B76FA1"/>
    <w:rsid w:val="00B778FB"/>
    <w:rsid w:val="00B77FDD"/>
    <w:rsid w:val="00B8029C"/>
    <w:rsid w:val="00B8062A"/>
    <w:rsid w:val="00B806B6"/>
    <w:rsid w:val="00B807B8"/>
    <w:rsid w:val="00B80894"/>
    <w:rsid w:val="00B808EC"/>
    <w:rsid w:val="00B80CB0"/>
    <w:rsid w:val="00B80D01"/>
    <w:rsid w:val="00B80D68"/>
    <w:rsid w:val="00B80E02"/>
    <w:rsid w:val="00B80F58"/>
    <w:rsid w:val="00B81223"/>
    <w:rsid w:val="00B8123E"/>
    <w:rsid w:val="00B8175A"/>
    <w:rsid w:val="00B81907"/>
    <w:rsid w:val="00B81BB0"/>
    <w:rsid w:val="00B81BB4"/>
    <w:rsid w:val="00B81D3F"/>
    <w:rsid w:val="00B8221F"/>
    <w:rsid w:val="00B82298"/>
    <w:rsid w:val="00B82318"/>
    <w:rsid w:val="00B82597"/>
    <w:rsid w:val="00B825DA"/>
    <w:rsid w:val="00B8266F"/>
    <w:rsid w:val="00B82887"/>
    <w:rsid w:val="00B82BED"/>
    <w:rsid w:val="00B82C23"/>
    <w:rsid w:val="00B82CC6"/>
    <w:rsid w:val="00B82D29"/>
    <w:rsid w:val="00B82E22"/>
    <w:rsid w:val="00B82E54"/>
    <w:rsid w:val="00B82E6B"/>
    <w:rsid w:val="00B82E9E"/>
    <w:rsid w:val="00B8309F"/>
    <w:rsid w:val="00B831AD"/>
    <w:rsid w:val="00B8348C"/>
    <w:rsid w:val="00B839A4"/>
    <w:rsid w:val="00B83A71"/>
    <w:rsid w:val="00B83A9B"/>
    <w:rsid w:val="00B83AE9"/>
    <w:rsid w:val="00B83BDD"/>
    <w:rsid w:val="00B83D97"/>
    <w:rsid w:val="00B83F49"/>
    <w:rsid w:val="00B83F51"/>
    <w:rsid w:val="00B841A3"/>
    <w:rsid w:val="00B842FB"/>
    <w:rsid w:val="00B8438C"/>
    <w:rsid w:val="00B8481C"/>
    <w:rsid w:val="00B84930"/>
    <w:rsid w:val="00B84A55"/>
    <w:rsid w:val="00B84BCA"/>
    <w:rsid w:val="00B84BF8"/>
    <w:rsid w:val="00B84D91"/>
    <w:rsid w:val="00B84F35"/>
    <w:rsid w:val="00B85180"/>
    <w:rsid w:val="00B85361"/>
    <w:rsid w:val="00B855D9"/>
    <w:rsid w:val="00B857AB"/>
    <w:rsid w:val="00B857AF"/>
    <w:rsid w:val="00B85CF3"/>
    <w:rsid w:val="00B85E5D"/>
    <w:rsid w:val="00B85F3D"/>
    <w:rsid w:val="00B86149"/>
    <w:rsid w:val="00B862EF"/>
    <w:rsid w:val="00B8643C"/>
    <w:rsid w:val="00B86519"/>
    <w:rsid w:val="00B86944"/>
    <w:rsid w:val="00B869BC"/>
    <w:rsid w:val="00B86BC9"/>
    <w:rsid w:val="00B86DDD"/>
    <w:rsid w:val="00B8707F"/>
    <w:rsid w:val="00B87085"/>
    <w:rsid w:val="00B87152"/>
    <w:rsid w:val="00B8787C"/>
    <w:rsid w:val="00B87A53"/>
    <w:rsid w:val="00B87A72"/>
    <w:rsid w:val="00B87ADD"/>
    <w:rsid w:val="00B87DF6"/>
    <w:rsid w:val="00B90079"/>
    <w:rsid w:val="00B905F0"/>
    <w:rsid w:val="00B906AD"/>
    <w:rsid w:val="00B908CF"/>
    <w:rsid w:val="00B90B72"/>
    <w:rsid w:val="00B90D43"/>
    <w:rsid w:val="00B90EAA"/>
    <w:rsid w:val="00B90F59"/>
    <w:rsid w:val="00B90FE5"/>
    <w:rsid w:val="00B911EC"/>
    <w:rsid w:val="00B9132B"/>
    <w:rsid w:val="00B91444"/>
    <w:rsid w:val="00B91541"/>
    <w:rsid w:val="00B91843"/>
    <w:rsid w:val="00B918C4"/>
    <w:rsid w:val="00B918E7"/>
    <w:rsid w:val="00B918EB"/>
    <w:rsid w:val="00B91B9B"/>
    <w:rsid w:val="00B91B9D"/>
    <w:rsid w:val="00B91CD3"/>
    <w:rsid w:val="00B91CF7"/>
    <w:rsid w:val="00B91D1D"/>
    <w:rsid w:val="00B9217C"/>
    <w:rsid w:val="00B921AC"/>
    <w:rsid w:val="00B922B5"/>
    <w:rsid w:val="00B922EC"/>
    <w:rsid w:val="00B92377"/>
    <w:rsid w:val="00B92500"/>
    <w:rsid w:val="00B92638"/>
    <w:rsid w:val="00B927FE"/>
    <w:rsid w:val="00B9298F"/>
    <w:rsid w:val="00B92B62"/>
    <w:rsid w:val="00B92BDA"/>
    <w:rsid w:val="00B92C26"/>
    <w:rsid w:val="00B92CE6"/>
    <w:rsid w:val="00B92D77"/>
    <w:rsid w:val="00B92DE9"/>
    <w:rsid w:val="00B92F0D"/>
    <w:rsid w:val="00B9319A"/>
    <w:rsid w:val="00B931EA"/>
    <w:rsid w:val="00B9333E"/>
    <w:rsid w:val="00B93B18"/>
    <w:rsid w:val="00B93BF4"/>
    <w:rsid w:val="00B941D2"/>
    <w:rsid w:val="00B941E3"/>
    <w:rsid w:val="00B94216"/>
    <w:rsid w:val="00B94357"/>
    <w:rsid w:val="00B943BB"/>
    <w:rsid w:val="00B94453"/>
    <w:rsid w:val="00B946ED"/>
    <w:rsid w:val="00B94933"/>
    <w:rsid w:val="00B94A77"/>
    <w:rsid w:val="00B94C74"/>
    <w:rsid w:val="00B9556C"/>
    <w:rsid w:val="00B95656"/>
    <w:rsid w:val="00B95966"/>
    <w:rsid w:val="00B959FD"/>
    <w:rsid w:val="00B95A0A"/>
    <w:rsid w:val="00B9617C"/>
    <w:rsid w:val="00B961B2"/>
    <w:rsid w:val="00B96509"/>
    <w:rsid w:val="00B96599"/>
    <w:rsid w:val="00B968BA"/>
    <w:rsid w:val="00B969CE"/>
    <w:rsid w:val="00B96A0D"/>
    <w:rsid w:val="00B96ABA"/>
    <w:rsid w:val="00B97090"/>
    <w:rsid w:val="00B973CC"/>
    <w:rsid w:val="00B97519"/>
    <w:rsid w:val="00B977B7"/>
    <w:rsid w:val="00B9782F"/>
    <w:rsid w:val="00B978D5"/>
    <w:rsid w:val="00BA028D"/>
    <w:rsid w:val="00BA03DB"/>
    <w:rsid w:val="00BA05B1"/>
    <w:rsid w:val="00BA0ACB"/>
    <w:rsid w:val="00BA0D60"/>
    <w:rsid w:val="00BA0FA2"/>
    <w:rsid w:val="00BA116C"/>
    <w:rsid w:val="00BA1196"/>
    <w:rsid w:val="00BA125A"/>
    <w:rsid w:val="00BA12E4"/>
    <w:rsid w:val="00BA13D8"/>
    <w:rsid w:val="00BA15F8"/>
    <w:rsid w:val="00BA162B"/>
    <w:rsid w:val="00BA1796"/>
    <w:rsid w:val="00BA1BA8"/>
    <w:rsid w:val="00BA1C2B"/>
    <w:rsid w:val="00BA1C56"/>
    <w:rsid w:val="00BA201C"/>
    <w:rsid w:val="00BA242B"/>
    <w:rsid w:val="00BA25A9"/>
    <w:rsid w:val="00BA276C"/>
    <w:rsid w:val="00BA28D1"/>
    <w:rsid w:val="00BA28E9"/>
    <w:rsid w:val="00BA29B4"/>
    <w:rsid w:val="00BA2A36"/>
    <w:rsid w:val="00BA2D73"/>
    <w:rsid w:val="00BA2E19"/>
    <w:rsid w:val="00BA3051"/>
    <w:rsid w:val="00BA319D"/>
    <w:rsid w:val="00BA3410"/>
    <w:rsid w:val="00BA3A5F"/>
    <w:rsid w:val="00BA3BF4"/>
    <w:rsid w:val="00BA42B5"/>
    <w:rsid w:val="00BA4459"/>
    <w:rsid w:val="00BA45FC"/>
    <w:rsid w:val="00BA4B18"/>
    <w:rsid w:val="00BA4FC4"/>
    <w:rsid w:val="00BA5134"/>
    <w:rsid w:val="00BA519B"/>
    <w:rsid w:val="00BA54E2"/>
    <w:rsid w:val="00BA5616"/>
    <w:rsid w:val="00BA5664"/>
    <w:rsid w:val="00BA5799"/>
    <w:rsid w:val="00BA5890"/>
    <w:rsid w:val="00BA5CD2"/>
    <w:rsid w:val="00BA5DE2"/>
    <w:rsid w:val="00BA5E47"/>
    <w:rsid w:val="00BA5F00"/>
    <w:rsid w:val="00BA6304"/>
    <w:rsid w:val="00BA6308"/>
    <w:rsid w:val="00BA6439"/>
    <w:rsid w:val="00BA653E"/>
    <w:rsid w:val="00BA657B"/>
    <w:rsid w:val="00BA65CB"/>
    <w:rsid w:val="00BA6B99"/>
    <w:rsid w:val="00BA6CA0"/>
    <w:rsid w:val="00BA6D93"/>
    <w:rsid w:val="00BA6E24"/>
    <w:rsid w:val="00BA7243"/>
    <w:rsid w:val="00BA745C"/>
    <w:rsid w:val="00BA761C"/>
    <w:rsid w:val="00BA7839"/>
    <w:rsid w:val="00BA7859"/>
    <w:rsid w:val="00BA7864"/>
    <w:rsid w:val="00BA78F9"/>
    <w:rsid w:val="00BA7946"/>
    <w:rsid w:val="00BA7A00"/>
    <w:rsid w:val="00BA7B4F"/>
    <w:rsid w:val="00BA7D49"/>
    <w:rsid w:val="00BA7D6E"/>
    <w:rsid w:val="00BA7FED"/>
    <w:rsid w:val="00BB014D"/>
    <w:rsid w:val="00BB021F"/>
    <w:rsid w:val="00BB0478"/>
    <w:rsid w:val="00BB05D0"/>
    <w:rsid w:val="00BB0C25"/>
    <w:rsid w:val="00BB0D5D"/>
    <w:rsid w:val="00BB0ECA"/>
    <w:rsid w:val="00BB11A9"/>
    <w:rsid w:val="00BB1259"/>
    <w:rsid w:val="00BB1457"/>
    <w:rsid w:val="00BB14D2"/>
    <w:rsid w:val="00BB14E9"/>
    <w:rsid w:val="00BB1531"/>
    <w:rsid w:val="00BB15D2"/>
    <w:rsid w:val="00BB1615"/>
    <w:rsid w:val="00BB194E"/>
    <w:rsid w:val="00BB1B43"/>
    <w:rsid w:val="00BB1C7E"/>
    <w:rsid w:val="00BB208F"/>
    <w:rsid w:val="00BB20CE"/>
    <w:rsid w:val="00BB210A"/>
    <w:rsid w:val="00BB2120"/>
    <w:rsid w:val="00BB2207"/>
    <w:rsid w:val="00BB22B4"/>
    <w:rsid w:val="00BB245E"/>
    <w:rsid w:val="00BB260F"/>
    <w:rsid w:val="00BB2631"/>
    <w:rsid w:val="00BB2768"/>
    <w:rsid w:val="00BB2A0F"/>
    <w:rsid w:val="00BB2F2B"/>
    <w:rsid w:val="00BB2F6F"/>
    <w:rsid w:val="00BB317B"/>
    <w:rsid w:val="00BB31F5"/>
    <w:rsid w:val="00BB3299"/>
    <w:rsid w:val="00BB332E"/>
    <w:rsid w:val="00BB34F1"/>
    <w:rsid w:val="00BB36B2"/>
    <w:rsid w:val="00BB36CF"/>
    <w:rsid w:val="00BB374B"/>
    <w:rsid w:val="00BB3B2C"/>
    <w:rsid w:val="00BB3D56"/>
    <w:rsid w:val="00BB3D87"/>
    <w:rsid w:val="00BB3F91"/>
    <w:rsid w:val="00BB40DA"/>
    <w:rsid w:val="00BB414F"/>
    <w:rsid w:val="00BB417B"/>
    <w:rsid w:val="00BB41DC"/>
    <w:rsid w:val="00BB44DF"/>
    <w:rsid w:val="00BB45FC"/>
    <w:rsid w:val="00BB493A"/>
    <w:rsid w:val="00BB4B4B"/>
    <w:rsid w:val="00BB4DFE"/>
    <w:rsid w:val="00BB4F23"/>
    <w:rsid w:val="00BB5127"/>
    <w:rsid w:val="00BB514B"/>
    <w:rsid w:val="00BB51B4"/>
    <w:rsid w:val="00BB52AE"/>
    <w:rsid w:val="00BB545E"/>
    <w:rsid w:val="00BB57B4"/>
    <w:rsid w:val="00BB5846"/>
    <w:rsid w:val="00BB58A2"/>
    <w:rsid w:val="00BB5920"/>
    <w:rsid w:val="00BB5D0C"/>
    <w:rsid w:val="00BB5D59"/>
    <w:rsid w:val="00BB5D7A"/>
    <w:rsid w:val="00BB5FEF"/>
    <w:rsid w:val="00BB6003"/>
    <w:rsid w:val="00BB6113"/>
    <w:rsid w:val="00BB6463"/>
    <w:rsid w:val="00BB64BA"/>
    <w:rsid w:val="00BB6526"/>
    <w:rsid w:val="00BB6595"/>
    <w:rsid w:val="00BB67DF"/>
    <w:rsid w:val="00BB695F"/>
    <w:rsid w:val="00BB6F34"/>
    <w:rsid w:val="00BB7280"/>
    <w:rsid w:val="00BB73F0"/>
    <w:rsid w:val="00BB793F"/>
    <w:rsid w:val="00BB79B8"/>
    <w:rsid w:val="00BB79D7"/>
    <w:rsid w:val="00BB7B1C"/>
    <w:rsid w:val="00BB7E15"/>
    <w:rsid w:val="00BB7F4D"/>
    <w:rsid w:val="00BC001C"/>
    <w:rsid w:val="00BC012A"/>
    <w:rsid w:val="00BC072F"/>
    <w:rsid w:val="00BC0B64"/>
    <w:rsid w:val="00BC0D2C"/>
    <w:rsid w:val="00BC0DDE"/>
    <w:rsid w:val="00BC0DE3"/>
    <w:rsid w:val="00BC0F1D"/>
    <w:rsid w:val="00BC100D"/>
    <w:rsid w:val="00BC1112"/>
    <w:rsid w:val="00BC127F"/>
    <w:rsid w:val="00BC12E2"/>
    <w:rsid w:val="00BC1524"/>
    <w:rsid w:val="00BC1802"/>
    <w:rsid w:val="00BC1C61"/>
    <w:rsid w:val="00BC229F"/>
    <w:rsid w:val="00BC268E"/>
    <w:rsid w:val="00BC2926"/>
    <w:rsid w:val="00BC299B"/>
    <w:rsid w:val="00BC2C0E"/>
    <w:rsid w:val="00BC2CE6"/>
    <w:rsid w:val="00BC2E08"/>
    <w:rsid w:val="00BC3145"/>
    <w:rsid w:val="00BC3267"/>
    <w:rsid w:val="00BC3287"/>
    <w:rsid w:val="00BC3371"/>
    <w:rsid w:val="00BC33E0"/>
    <w:rsid w:val="00BC34D8"/>
    <w:rsid w:val="00BC3784"/>
    <w:rsid w:val="00BC383B"/>
    <w:rsid w:val="00BC3DD8"/>
    <w:rsid w:val="00BC4075"/>
    <w:rsid w:val="00BC44C8"/>
    <w:rsid w:val="00BC45B8"/>
    <w:rsid w:val="00BC4870"/>
    <w:rsid w:val="00BC4B62"/>
    <w:rsid w:val="00BC4C10"/>
    <w:rsid w:val="00BC4C45"/>
    <w:rsid w:val="00BC4E06"/>
    <w:rsid w:val="00BC4E1E"/>
    <w:rsid w:val="00BC4E68"/>
    <w:rsid w:val="00BC4E73"/>
    <w:rsid w:val="00BC5120"/>
    <w:rsid w:val="00BC5244"/>
    <w:rsid w:val="00BC54FB"/>
    <w:rsid w:val="00BC5666"/>
    <w:rsid w:val="00BC5773"/>
    <w:rsid w:val="00BC58C5"/>
    <w:rsid w:val="00BC59A6"/>
    <w:rsid w:val="00BC5A1E"/>
    <w:rsid w:val="00BC5D81"/>
    <w:rsid w:val="00BC5E70"/>
    <w:rsid w:val="00BC60A6"/>
    <w:rsid w:val="00BC622B"/>
    <w:rsid w:val="00BC62AD"/>
    <w:rsid w:val="00BC66AC"/>
    <w:rsid w:val="00BC6832"/>
    <w:rsid w:val="00BC6A5C"/>
    <w:rsid w:val="00BC6ACC"/>
    <w:rsid w:val="00BC6F55"/>
    <w:rsid w:val="00BC6F73"/>
    <w:rsid w:val="00BC6F8B"/>
    <w:rsid w:val="00BC6FF4"/>
    <w:rsid w:val="00BC7011"/>
    <w:rsid w:val="00BC71C6"/>
    <w:rsid w:val="00BC74DB"/>
    <w:rsid w:val="00BC76F9"/>
    <w:rsid w:val="00BC7958"/>
    <w:rsid w:val="00BC7A2D"/>
    <w:rsid w:val="00BC7A59"/>
    <w:rsid w:val="00BC7C56"/>
    <w:rsid w:val="00BC7EC3"/>
    <w:rsid w:val="00BD04FB"/>
    <w:rsid w:val="00BD058D"/>
    <w:rsid w:val="00BD0684"/>
    <w:rsid w:val="00BD06DE"/>
    <w:rsid w:val="00BD083E"/>
    <w:rsid w:val="00BD08F6"/>
    <w:rsid w:val="00BD09A5"/>
    <w:rsid w:val="00BD0A65"/>
    <w:rsid w:val="00BD0CBC"/>
    <w:rsid w:val="00BD0DB6"/>
    <w:rsid w:val="00BD0F16"/>
    <w:rsid w:val="00BD0FE6"/>
    <w:rsid w:val="00BD10DE"/>
    <w:rsid w:val="00BD1161"/>
    <w:rsid w:val="00BD125A"/>
    <w:rsid w:val="00BD1433"/>
    <w:rsid w:val="00BD146D"/>
    <w:rsid w:val="00BD14F5"/>
    <w:rsid w:val="00BD17DD"/>
    <w:rsid w:val="00BD1A05"/>
    <w:rsid w:val="00BD1B06"/>
    <w:rsid w:val="00BD1E85"/>
    <w:rsid w:val="00BD1E86"/>
    <w:rsid w:val="00BD234F"/>
    <w:rsid w:val="00BD24A1"/>
    <w:rsid w:val="00BD257E"/>
    <w:rsid w:val="00BD265F"/>
    <w:rsid w:val="00BD2679"/>
    <w:rsid w:val="00BD2A27"/>
    <w:rsid w:val="00BD2B16"/>
    <w:rsid w:val="00BD2BA1"/>
    <w:rsid w:val="00BD2D33"/>
    <w:rsid w:val="00BD2D8B"/>
    <w:rsid w:val="00BD2E33"/>
    <w:rsid w:val="00BD2E3E"/>
    <w:rsid w:val="00BD2E45"/>
    <w:rsid w:val="00BD2ED7"/>
    <w:rsid w:val="00BD338F"/>
    <w:rsid w:val="00BD33BB"/>
    <w:rsid w:val="00BD3A87"/>
    <w:rsid w:val="00BD3B02"/>
    <w:rsid w:val="00BD3DDB"/>
    <w:rsid w:val="00BD408A"/>
    <w:rsid w:val="00BD40B8"/>
    <w:rsid w:val="00BD40E3"/>
    <w:rsid w:val="00BD44C7"/>
    <w:rsid w:val="00BD44DC"/>
    <w:rsid w:val="00BD473A"/>
    <w:rsid w:val="00BD4841"/>
    <w:rsid w:val="00BD484C"/>
    <w:rsid w:val="00BD4856"/>
    <w:rsid w:val="00BD4A63"/>
    <w:rsid w:val="00BD4A8F"/>
    <w:rsid w:val="00BD4CF6"/>
    <w:rsid w:val="00BD4E3B"/>
    <w:rsid w:val="00BD4F49"/>
    <w:rsid w:val="00BD4F88"/>
    <w:rsid w:val="00BD512D"/>
    <w:rsid w:val="00BD51F1"/>
    <w:rsid w:val="00BD5322"/>
    <w:rsid w:val="00BD57D1"/>
    <w:rsid w:val="00BD58C5"/>
    <w:rsid w:val="00BD596A"/>
    <w:rsid w:val="00BD59D5"/>
    <w:rsid w:val="00BD5A99"/>
    <w:rsid w:val="00BD5E12"/>
    <w:rsid w:val="00BD60B8"/>
    <w:rsid w:val="00BD6423"/>
    <w:rsid w:val="00BD6542"/>
    <w:rsid w:val="00BD66C7"/>
    <w:rsid w:val="00BD683E"/>
    <w:rsid w:val="00BD6897"/>
    <w:rsid w:val="00BD6AF7"/>
    <w:rsid w:val="00BD6B14"/>
    <w:rsid w:val="00BD6C55"/>
    <w:rsid w:val="00BD7120"/>
    <w:rsid w:val="00BD7332"/>
    <w:rsid w:val="00BD734E"/>
    <w:rsid w:val="00BD74DC"/>
    <w:rsid w:val="00BD759C"/>
    <w:rsid w:val="00BD75FA"/>
    <w:rsid w:val="00BD78BB"/>
    <w:rsid w:val="00BD7A0B"/>
    <w:rsid w:val="00BD7A91"/>
    <w:rsid w:val="00BD7D68"/>
    <w:rsid w:val="00BD7DAF"/>
    <w:rsid w:val="00BD7E00"/>
    <w:rsid w:val="00BD7E97"/>
    <w:rsid w:val="00BE02EF"/>
    <w:rsid w:val="00BE02F1"/>
    <w:rsid w:val="00BE0338"/>
    <w:rsid w:val="00BE05FA"/>
    <w:rsid w:val="00BE079C"/>
    <w:rsid w:val="00BE0955"/>
    <w:rsid w:val="00BE096D"/>
    <w:rsid w:val="00BE09B5"/>
    <w:rsid w:val="00BE0F6F"/>
    <w:rsid w:val="00BE1186"/>
    <w:rsid w:val="00BE11B3"/>
    <w:rsid w:val="00BE17E3"/>
    <w:rsid w:val="00BE1AA2"/>
    <w:rsid w:val="00BE1B30"/>
    <w:rsid w:val="00BE1BE7"/>
    <w:rsid w:val="00BE1DA5"/>
    <w:rsid w:val="00BE1EB7"/>
    <w:rsid w:val="00BE2130"/>
    <w:rsid w:val="00BE218A"/>
    <w:rsid w:val="00BE2380"/>
    <w:rsid w:val="00BE2388"/>
    <w:rsid w:val="00BE255E"/>
    <w:rsid w:val="00BE26DF"/>
    <w:rsid w:val="00BE2725"/>
    <w:rsid w:val="00BE273A"/>
    <w:rsid w:val="00BE293A"/>
    <w:rsid w:val="00BE2971"/>
    <w:rsid w:val="00BE2C93"/>
    <w:rsid w:val="00BE2D45"/>
    <w:rsid w:val="00BE2F6D"/>
    <w:rsid w:val="00BE31D6"/>
    <w:rsid w:val="00BE3246"/>
    <w:rsid w:val="00BE32F1"/>
    <w:rsid w:val="00BE353D"/>
    <w:rsid w:val="00BE3554"/>
    <w:rsid w:val="00BE35AB"/>
    <w:rsid w:val="00BE36DD"/>
    <w:rsid w:val="00BE3856"/>
    <w:rsid w:val="00BE3A80"/>
    <w:rsid w:val="00BE3AE2"/>
    <w:rsid w:val="00BE3C3F"/>
    <w:rsid w:val="00BE40AB"/>
    <w:rsid w:val="00BE432C"/>
    <w:rsid w:val="00BE4362"/>
    <w:rsid w:val="00BE449D"/>
    <w:rsid w:val="00BE49FC"/>
    <w:rsid w:val="00BE4A17"/>
    <w:rsid w:val="00BE4B0C"/>
    <w:rsid w:val="00BE4F39"/>
    <w:rsid w:val="00BE5235"/>
    <w:rsid w:val="00BE5290"/>
    <w:rsid w:val="00BE53AC"/>
    <w:rsid w:val="00BE55E6"/>
    <w:rsid w:val="00BE575C"/>
    <w:rsid w:val="00BE59AC"/>
    <w:rsid w:val="00BE5CC2"/>
    <w:rsid w:val="00BE5D25"/>
    <w:rsid w:val="00BE5D42"/>
    <w:rsid w:val="00BE5DD4"/>
    <w:rsid w:val="00BE5E7B"/>
    <w:rsid w:val="00BE5EE9"/>
    <w:rsid w:val="00BE610A"/>
    <w:rsid w:val="00BE646C"/>
    <w:rsid w:val="00BE64D8"/>
    <w:rsid w:val="00BE65D1"/>
    <w:rsid w:val="00BE6648"/>
    <w:rsid w:val="00BE681C"/>
    <w:rsid w:val="00BE6A8C"/>
    <w:rsid w:val="00BE6AE4"/>
    <w:rsid w:val="00BE6BDD"/>
    <w:rsid w:val="00BE6C42"/>
    <w:rsid w:val="00BE6CBC"/>
    <w:rsid w:val="00BE6D49"/>
    <w:rsid w:val="00BE73A3"/>
    <w:rsid w:val="00BE745D"/>
    <w:rsid w:val="00BE75E0"/>
    <w:rsid w:val="00BE77BD"/>
    <w:rsid w:val="00BE7862"/>
    <w:rsid w:val="00BE7B33"/>
    <w:rsid w:val="00BE7CE1"/>
    <w:rsid w:val="00BE7E24"/>
    <w:rsid w:val="00BF016A"/>
    <w:rsid w:val="00BF032D"/>
    <w:rsid w:val="00BF0560"/>
    <w:rsid w:val="00BF095E"/>
    <w:rsid w:val="00BF0D93"/>
    <w:rsid w:val="00BF0DD2"/>
    <w:rsid w:val="00BF0F1C"/>
    <w:rsid w:val="00BF12BE"/>
    <w:rsid w:val="00BF131B"/>
    <w:rsid w:val="00BF1348"/>
    <w:rsid w:val="00BF134A"/>
    <w:rsid w:val="00BF13BA"/>
    <w:rsid w:val="00BF1A6B"/>
    <w:rsid w:val="00BF1C0D"/>
    <w:rsid w:val="00BF1C58"/>
    <w:rsid w:val="00BF1E68"/>
    <w:rsid w:val="00BF21A9"/>
    <w:rsid w:val="00BF24BF"/>
    <w:rsid w:val="00BF28A6"/>
    <w:rsid w:val="00BF29AF"/>
    <w:rsid w:val="00BF2A68"/>
    <w:rsid w:val="00BF2B5F"/>
    <w:rsid w:val="00BF2D36"/>
    <w:rsid w:val="00BF2DEF"/>
    <w:rsid w:val="00BF2E41"/>
    <w:rsid w:val="00BF2FE3"/>
    <w:rsid w:val="00BF30A0"/>
    <w:rsid w:val="00BF31FE"/>
    <w:rsid w:val="00BF35AF"/>
    <w:rsid w:val="00BF35BB"/>
    <w:rsid w:val="00BF35ED"/>
    <w:rsid w:val="00BF3A1C"/>
    <w:rsid w:val="00BF3B00"/>
    <w:rsid w:val="00BF3C0B"/>
    <w:rsid w:val="00BF3CA7"/>
    <w:rsid w:val="00BF3D24"/>
    <w:rsid w:val="00BF3E09"/>
    <w:rsid w:val="00BF3EA2"/>
    <w:rsid w:val="00BF40A5"/>
    <w:rsid w:val="00BF41B1"/>
    <w:rsid w:val="00BF425A"/>
    <w:rsid w:val="00BF4458"/>
    <w:rsid w:val="00BF4519"/>
    <w:rsid w:val="00BF457D"/>
    <w:rsid w:val="00BF4B86"/>
    <w:rsid w:val="00BF4C4F"/>
    <w:rsid w:val="00BF4C7F"/>
    <w:rsid w:val="00BF4CAA"/>
    <w:rsid w:val="00BF4F09"/>
    <w:rsid w:val="00BF511A"/>
    <w:rsid w:val="00BF523D"/>
    <w:rsid w:val="00BF5585"/>
    <w:rsid w:val="00BF5C93"/>
    <w:rsid w:val="00BF5E03"/>
    <w:rsid w:val="00BF5F01"/>
    <w:rsid w:val="00BF5F78"/>
    <w:rsid w:val="00BF62ED"/>
    <w:rsid w:val="00BF631A"/>
    <w:rsid w:val="00BF662B"/>
    <w:rsid w:val="00BF667A"/>
    <w:rsid w:val="00BF6877"/>
    <w:rsid w:val="00BF6878"/>
    <w:rsid w:val="00BF6908"/>
    <w:rsid w:val="00BF69FF"/>
    <w:rsid w:val="00BF6C83"/>
    <w:rsid w:val="00BF6CD4"/>
    <w:rsid w:val="00BF6EB1"/>
    <w:rsid w:val="00BF6F62"/>
    <w:rsid w:val="00BF6FB2"/>
    <w:rsid w:val="00BF73AC"/>
    <w:rsid w:val="00BF76BF"/>
    <w:rsid w:val="00BF76EA"/>
    <w:rsid w:val="00BF7772"/>
    <w:rsid w:val="00BF7788"/>
    <w:rsid w:val="00BF797C"/>
    <w:rsid w:val="00BF7A99"/>
    <w:rsid w:val="00BF7B79"/>
    <w:rsid w:val="00BF7D67"/>
    <w:rsid w:val="00BF7DBB"/>
    <w:rsid w:val="00BF7F10"/>
    <w:rsid w:val="00C0055C"/>
    <w:rsid w:val="00C005BC"/>
    <w:rsid w:val="00C006F8"/>
    <w:rsid w:val="00C00781"/>
    <w:rsid w:val="00C00BE3"/>
    <w:rsid w:val="00C00E8F"/>
    <w:rsid w:val="00C0155E"/>
    <w:rsid w:val="00C01640"/>
    <w:rsid w:val="00C016DB"/>
    <w:rsid w:val="00C01999"/>
    <w:rsid w:val="00C019D9"/>
    <w:rsid w:val="00C01C26"/>
    <w:rsid w:val="00C01E6F"/>
    <w:rsid w:val="00C01EBF"/>
    <w:rsid w:val="00C02273"/>
    <w:rsid w:val="00C023CE"/>
    <w:rsid w:val="00C02681"/>
    <w:rsid w:val="00C026B9"/>
    <w:rsid w:val="00C026D4"/>
    <w:rsid w:val="00C02EE0"/>
    <w:rsid w:val="00C030EB"/>
    <w:rsid w:val="00C039B2"/>
    <w:rsid w:val="00C03CC4"/>
    <w:rsid w:val="00C03E14"/>
    <w:rsid w:val="00C03E3E"/>
    <w:rsid w:val="00C03F61"/>
    <w:rsid w:val="00C043B7"/>
    <w:rsid w:val="00C04464"/>
    <w:rsid w:val="00C04AA0"/>
    <w:rsid w:val="00C04D08"/>
    <w:rsid w:val="00C04DD4"/>
    <w:rsid w:val="00C05082"/>
    <w:rsid w:val="00C050F5"/>
    <w:rsid w:val="00C051F5"/>
    <w:rsid w:val="00C052C3"/>
    <w:rsid w:val="00C05352"/>
    <w:rsid w:val="00C053E1"/>
    <w:rsid w:val="00C05425"/>
    <w:rsid w:val="00C054E6"/>
    <w:rsid w:val="00C056A3"/>
    <w:rsid w:val="00C057F0"/>
    <w:rsid w:val="00C05AA1"/>
    <w:rsid w:val="00C05C48"/>
    <w:rsid w:val="00C05C4F"/>
    <w:rsid w:val="00C05DD8"/>
    <w:rsid w:val="00C05FC0"/>
    <w:rsid w:val="00C06208"/>
    <w:rsid w:val="00C0637C"/>
    <w:rsid w:val="00C06658"/>
    <w:rsid w:val="00C06AD2"/>
    <w:rsid w:val="00C06B7C"/>
    <w:rsid w:val="00C06BDE"/>
    <w:rsid w:val="00C06C37"/>
    <w:rsid w:val="00C06D49"/>
    <w:rsid w:val="00C06E86"/>
    <w:rsid w:val="00C06FC1"/>
    <w:rsid w:val="00C07783"/>
    <w:rsid w:val="00C07BB5"/>
    <w:rsid w:val="00C07C63"/>
    <w:rsid w:val="00C07D29"/>
    <w:rsid w:val="00C07E93"/>
    <w:rsid w:val="00C1018D"/>
    <w:rsid w:val="00C101D6"/>
    <w:rsid w:val="00C10292"/>
    <w:rsid w:val="00C102CD"/>
    <w:rsid w:val="00C1046D"/>
    <w:rsid w:val="00C10787"/>
    <w:rsid w:val="00C10991"/>
    <w:rsid w:val="00C10B9D"/>
    <w:rsid w:val="00C10C6A"/>
    <w:rsid w:val="00C10F78"/>
    <w:rsid w:val="00C10F98"/>
    <w:rsid w:val="00C11038"/>
    <w:rsid w:val="00C1118A"/>
    <w:rsid w:val="00C11690"/>
    <w:rsid w:val="00C11C87"/>
    <w:rsid w:val="00C11CBE"/>
    <w:rsid w:val="00C11E17"/>
    <w:rsid w:val="00C11E8E"/>
    <w:rsid w:val="00C120A8"/>
    <w:rsid w:val="00C1211B"/>
    <w:rsid w:val="00C12216"/>
    <w:rsid w:val="00C12322"/>
    <w:rsid w:val="00C12392"/>
    <w:rsid w:val="00C123B5"/>
    <w:rsid w:val="00C123EB"/>
    <w:rsid w:val="00C12424"/>
    <w:rsid w:val="00C1252B"/>
    <w:rsid w:val="00C126C7"/>
    <w:rsid w:val="00C1291E"/>
    <w:rsid w:val="00C12BB0"/>
    <w:rsid w:val="00C13000"/>
    <w:rsid w:val="00C1308D"/>
    <w:rsid w:val="00C13125"/>
    <w:rsid w:val="00C134C1"/>
    <w:rsid w:val="00C1355F"/>
    <w:rsid w:val="00C135EA"/>
    <w:rsid w:val="00C139E3"/>
    <w:rsid w:val="00C13B0A"/>
    <w:rsid w:val="00C13DF3"/>
    <w:rsid w:val="00C1400B"/>
    <w:rsid w:val="00C1408B"/>
    <w:rsid w:val="00C141D9"/>
    <w:rsid w:val="00C1457A"/>
    <w:rsid w:val="00C14789"/>
    <w:rsid w:val="00C147E4"/>
    <w:rsid w:val="00C148D1"/>
    <w:rsid w:val="00C14953"/>
    <w:rsid w:val="00C149A1"/>
    <w:rsid w:val="00C149B1"/>
    <w:rsid w:val="00C14B76"/>
    <w:rsid w:val="00C14E0A"/>
    <w:rsid w:val="00C14E52"/>
    <w:rsid w:val="00C1514C"/>
    <w:rsid w:val="00C1524F"/>
    <w:rsid w:val="00C152D1"/>
    <w:rsid w:val="00C1570B"/>
    <w:rsid w:val="00C157B2"/>
    <w:rsid w:val="00C159E1"/>
    <w:rsid w:val="00C15B5D"/>
    <w:rsid w:val="00C15BC6"/>
    <w:rsid w:val="00C15C58"/>
    <w:rsid w:val="00C15D1A"/>
    <w:rsid w:val="00C15D77"/>
    <w:rsid w:val="00C15EB0"/>
    <w:rsid w:val="00C15F04"/>
    <w:rsid w:val="00C161B0"/>
    <w:rsid w:val="00C1621F"/>
    <w:rsid w:val="00C1629D"/>
    <w:rsid w:val="00C1637F"/>
    <w:rsid w:val="00C16597"/>
    <w:rsid w:val="00C166F1"/>
    <w:rsid w:val="00C16738"/>
    <w:rsid w:val="00C167B7"/>
    <w:rsid w:val="00C16822"/>
    <w:rsid w:val="00C16B27"/>
    <w:rsid w:val="00C16D1E"/>
    <w:rsid w:val="00C16D35"/>
    <w:rsid w:val="00C16E38"/>
    <w:rsid w:val="00C170FE"/>
    <w:rsid w:val="00C170FF"/>
    <w:rsid w:val="00C17468"/>
    <w:rsid w:val="00C17470"/>
    <w:rsid w:val="00C17789"/>
    <w:rsid w:val="00C17A81"/>
    <w:rsid w:val="00C17A8B"/>
    <w:rsid w:val="00C17AA1"/>
    <w:rsid w:val="00C17D7C"/>
    <w:rsid w:val="00C200BC"/>
    <w:rsid w:val="00C204F4"/>
    <w:rsid w:val="00C20945"/>
    <w:rsid w:val="00C20B2A"/>
    <w:rsid w:val="00C20E81"/>
    <w:rsid w:val="00C2106C"/>
    <w:rsid w:val="00C21334"/>
    <w:rsid w:val="00C2137F"/>
    <w:rsid w:val="00C21447"/>
    <w:rsid w:val="00C215D4"/>
    <w:rsid w:val="00C21679"/>
    <w:rsid w:val="00C217B4"/>
    <w:rsid w:val="00C21C77"/>
    <w:rsid w:val="00C21CF9"/>
    <w:rsid w:val="00C22330"/>
    <w:rsid w:val="00C224DA"/>
    <w:rsid w:val="00C225A2"/>
    <w:rsid w:val="00C22911"/>
    <w:rsid w:val="00C22BC3"/>
    <w:rsid w:val="00C22D23"/>
    <w:rsid w:val="00C22DBF"/>
    <w:rsid w:val="00C230CE"/>
    <w:rsid w:val="00C2313C"/>
    <w:rsid w:val="00C23285"/>
    <w:rsid w:val="00C232BC"/>
    <w:rsid w:val="00C2336A"/>
    <w:rsid w:val="00C236FE"/>
    <w:rsid w:val="00C23873"/>
    <w:rsid w:val="00C238E2"/>
    <w:rsid w:val="00C23C52"/>
    <w:rsid w:val="00C23DD9"/>
    <w:rsid w:val="00C23E14"/>
    <w:rsid w:val="00C23E90"/>
    <w:rsid w:val="00C23FA3"/>
    <w:rsid w:val="00C24169"/>
    <w:rsid w:val="00C24284"/>
    <w:rsid w:val="00C24557"/>
    <w:rsid w:val="00C247D5"/>
    <w:rsid w:val="00C24839"/>
    <w:rsid w:val="00C248BD"/>
    <w:rsid w:val="00C248C1"/>
    <w:rsid w:val="00C248FA"/>
    <w:rsid w:val="00C24A55"/>
    <w:rsid w:val="00C24B20"/>
    <w:rsid w:val="00C24BEF"/>
    <w:rsid w:val="00C24DE0"/>
    <w:rsid w:val="00C250AB"/>
    <w:rsid w:val="00C25206"/>
    <w:rsid w:val="00C25232"/>
    <w:rsid w:val="00C25A5A"/>
    <w:rsid w:val="00C25B64"/>
    <w:rsid w:val="00C25BBF"/>
    <w:rsid w:val="00C25DEE"/>
    <w:rsid w:val="00C25E4D"/>
    <w:rsid w:val="00C25F0A"/>
    <w:rsid w:val="00C2606F"/>
    <w:rsid w:val="00C260AE"/>
    <w:rsid w:val="00C260EB"/>
    <w:rsid w:val="00C261E9"/>
    <w:rsid w:val="00C263BC"/>
    <w:rsid w:val="00C26469"/>
    <w:rsid w:val="00C26585"/>
    <w:rsid w:val="00C26757"/>
    <w:rsid w:val="00C26AD8"/>
    <w:rsid w:val="00C26B45"/>
    <w:rsid w:val="00C27064"/>
    <w:rsid w:val="00C27094"/>
    <w:rsid w:val="00C27519"/>
    <w:rsid w:val="00C275D7"/>
    <w:rsid w:val="00C277DF"/>
    <w:rsid w:val="00C27920"/>
    <w:rsid w:val="00C300B5"/>
    <w:rsid w:val="00C300FC"/>
    <w:rsid w:val="00C30125"/>
    <w:rsid w:val="00C302B2"/>
    <w:rsid w:val="00C302D1"/>
    <w:rsid w:val="00C30479"/>
    <w:rsid w:val="00C3049E"/>
    <w:rsid w:val="00C304F6"/>
    <w:rsid w:val="00C30518"/>
    <w:rsid w:val="00C307F3"/>
    <w:rsid w:val="00C30E55"/>
    <w:rsid w:val="00C30F89"/>
    <w:rsid w:val="00C31548"/>
    <w:rsid w:val="00C315A2"/>
    <w:rsid w:val="00C31B1F"/>
    <w:rsid w:val="00C31B45"/>
    <w:rsid w:val="00C31B4B"/>
    <w:rsid w:val="00C31D1B"/>
    <w:rsid w:val="00C31DE4"/>
    <w:rsid w:val="00C31F02"/>
    <w:rsid w:val="00C32050"/>
    <w:rsid w:val="00C321C4"/>
    <w:rsid w:val="00C321D1"/>
    <w:rsid w:val="00C3234D"/>
    <w:rsid w:val="00C3237C"/>
    <w:rsid w:val="00C32476"/>
    <w:rsid w:val="00C324AC"/>
    <w:rsid w:val="00C324BF"/>
    <w:rsid w:val="00C326FC"/>
    <w:rsid w:val="00C329B1"/>
    <w:rsid w:val="00C32B2B"/>
    <w:rsid w:val="00C32B87"/>
    <w:rsid w:val="00C32E99"/>
    <w:rsid w:val="00C32EB7"/>
    <w:rsid w:val="00C3300D"/>
    <w:rsid w:val="00C3304E"/>
    <w:rsid w:val="00C333BC"/>
    <w:rsid w:val="00C3343B"/>
    <w:rsid w:val="00C33642"/>
    <w:rsid w:val="00C337E3"/>
    <w:rsid w:val="00C33AA7"/>
    <w:rsid w:val="00C33B0E"/>
    <w:rsid w:val="00C33C74"/>
    <w:rsid w:val="00C33DF5"/>
    <w:rsid w:val="00C33EBC"/>
    <w:rsid w:val="00C34022"/>
    <w:rsid w:val="00C342C1"/>
    <w:rsid w:val="00C34308"/>
    <w:rsid w:val="00C34327"/>
    <w:rsid w:val="00C34AB0"/>
    <w:rsid w:val="00C34AFC"/>
    <w:rsid w:val="00C34E48"/>
    <w:rsid w:val="00C35083"/>
    <w:rsid w:val="00C350FF"/>
    <w:rsid w:val="00C351D7"/>
    <w:rsid w:val="00C35265"/>
    <w:rsid w:val="00C35712"/>
    <w:rsid w:val="00C35847"/>
    <w:rsid w:val="00C3597B"/>
    <w:rsid w:val="00C35A0B"/>
    <w:rsid w:val="00C35B4C"/>
    <w:rsid w:val="00C35D7E"/>
    <w:rsid w:val="00C35DCB"/>
    <w:rsid w:val="00C363B2"/>
    <w:rsid w:val="00C367EE"/>
    <w:rsid w:val="00C36A25"/>
    <w:rsid w:val="00C36A97"/>
    <w:rsid w:val="00C36AF8"/>
    <w:rsid w:val="00C37088"/>
    <w:rsid w:val="00C3716F"/>
    <w:rsid w:val="00C371A0"/>
    <w:rsid w:val="00C37245"/>
    <w:rsid w:val="00C3753A"/>
    <w:rsid w:val="00C377FA"/>
    <w:rsid w:val="00C37911"/>
    <w:rsid w:val="00C37C9F"/>
    <w:rsid w:val="00C37D86"/>
    <w:rsid w:val="00C37E3B"/>
    <w:rsid w:val="00C37FF9"/>
    <w:rsid w:val="00C40291"/>
    <w:rsid w:val="00C40738"/>
    <w:rsid w:val="00C40779"/>
    <w:rsid w:val="00C40B73"/>
    <w:rsid w:val="00C40C47"/>
    <w:rsid w:val="00C40D08"/>
    <w:rsid w:val="00C40DA2"/>
    <w:rsid w:val="00C4114E"/>
    <w:rsid w:val="00C41302"/>
    <w:rsid w:val="00C41980"/>
    <w:rsid w:val="00C4199E"/>
    <w:rsid w:val="00C41ADC"/>
    <w:rsid w:val="00C41AFF"/>
    <w:rsid w:val="00C41B50"/>
    <w:rsid w:val="00C41B82"/>
    <w:rsid w:val="00C41ED8"/>
    <w:rsid w:val="00C42000"/>
    <w:rsid w:val="00C42052"/>
    <w:rsid w:val="00C420E0"/>
    <w:rsid w:val="00C4238C"/>
    <w:rsid w:val="00C423A0"/>
    <w:rsid w:val="00C42633"/>
    <w:rsid w:val="00C4272B"/>
    <w:rsid w:val="00C4272D"/>
    <w:rsid w:val="00C4283C"/>
    <w:rsid w:val="00C4303A"/>
    <w:rsid w:val="00C4316C"/>
    <w:rsid w:val="00C43259"/>
    <w:rsid w:val="00C432FB"/>
    <w:rsid w:val="00C43760"/>
    <w:rsid w:val="00C437C1"/>
    <w:rsid w:val="00C43B66"/>
    <w:rsid w:val="00C4412E"/>
    <w:rsid w:val="00C4421E"/>
    <w:rsid w:val="00C44445"/>
    <w:rsid w:val="00C447AF"/>
    <w:rsid w:val="00C44864"/>
    <w:rsid w:val="00C44C3B"/>
    <w:rsid w:val="00C44C7D"/>
    <w:rsid w:val="00C4507F"/>
    <w:rsid w:val="00C4513B"/>
    <w:rsid w:val="00C4523F"/>
    <w:rsid w:val="00C453BF"/>
    <w:rsid w:val="00C4552E"/>
    <w:rsid w:val="00C45789"/>
    <w:rsid w:val="00C45973"/>
    <w:rsid w:val="00C459B4"/>
    <w:rsid w:val="00C459DE"/>
    <w:rsid w:val="00C45D65"/>
    <w:rsid w:val="00C45F06"/>
    <w:rsid w:val="00C461C4"/>
    <w:rsid w:val="00C461F3"/>
    <w:rsid w:val="00C46487"/>
    <w:rsid w:val="00C4650C"/>
    <w:rsid w:val="00C465FE"/>
    <w:rsid w:val="00C467BC"/>
    <w:rsid w:val="00C469BD"/>
    <w:rsid w:val="00C46A4A"/>
    <w:rsid w:val="00C46CFB"/>
    <w:rsid w:val="00C46E8D"/>
    <w:rsid w:val="00C47915"/>
    <w:rsid w:val="00C4792A"/>
    <w:rsid w:val="00C47A6F"/>
    <w:rsid w:val="00C47A98"/>
    <w:rsid w:val="00C47ADA"/>
    <w:rsid w:val="00C47F22"/>
    <w:rsid w:val="00C50391"/>
    <w:rsid w:val="00C507C2"/>
    <w:rsid w:val="00C507D9"/>
    <w:rsid w:val="00C508BB"/>
    <w:rsid w:val="00C509EF"/>
    <w:rsid w:val="00C50A70"/>
    <w:rsid w:val="00C50ADB"/>
    <w:rsid w:val="00C51123"/>
    <w:rsid w:val="00C513ED"/>
    <w:rsid w:val="00C51625"/>
    <w:rsid w:val="00C51BA5"/>
    <w:rsid w:val="00C51CAE"/>
    <w:rsid w:val="00C51DD7"/>
    <w:rsid w:val="00C51E65"/>
    <w:rsid w:val="00C52327"/>
    <w:rsid w:val="00C525FC"/>
    <w:rsid w:val="00C5263F"/>
    <w:rsid w:val="00C5268E"/>
    <w:rsid w:val="00C52769"/>
    <w:rsid w:val="00C52A2C"/>
    <w:rsid w:val="00C52D1E"/>
    <w:rsid w:val="00C52D42"/>
    <w:rsid w:val="00C52F46"/>
    <w:rsid w:val="00C52FF9"/>
    <w:rsid w:val="00C53177"/>
    <w:rsid w:val="00C532F6"/>
    <w:rsid w:val="00C5337E"/>
    <w:rsid w:val="00C53710"/>
    <w:rsid w:val="00C539A5"/>
    <w:rsid w:val="00C539B0"/>
    <w:rsid w:val="00C539B3"/>
    <w:rsid w:val="00C53AE1"/>
    <w:rsid w:val="00C53C85"/>
    <w:rsid w:val="00C53F38"/>
    <w:rsid w:val="00C541ED"/>
    <w:rsid w:val="00C54578"/>
    <w:rsid w:val="00C54579"/>
    <w:rsid w:val="00C54758"/>
    <w:rsid w:val="00C5483F"/>
    <w:rsid w:val="00C54897"/>
    <w:rsid w:val="00C548C0"/>
    <w:rsid w:val="00C54BFB"/>
    <w:rsid w:val="00C54C5F"/>
    <w:rsid w:val="00C54EE1"/>
    <w:rsid w:val="00C54F7F"/>
    <w:rsid w:val="00C551B4"/>
    <w:rsid w:val="00C5537D"/>
    <w:rsid w:val="00C55443"/>
    <w:rsid w:val="00C554C7"/>
    <w:rsid w:val="00C55599"/>
    <w:rsid w:val="00C5570B"/>
    <w:rsid w:val="00C558D7"/>
    <w:rsid w:val="00C55B2D"/>
    <w:rsid w:val="00C55B35"/>
    <w:rsid w:val="00C55D21"/>
    <w:rsid w:val="00C55E88"/>
    <w:rsid w:val="00C5607E"/>
    <w:rsid w:val="00C56088"/>
    <w:rsid w:val="00C562CA"/>
    <w:rsid w:val="00C5639E"/>
    <w:rsid w:val="00C5650B"/>
    <w:rsid w:val="00C56529"/>
    <w:rsid w:val="00C567C9"/>
    <w:rsid w:val="00C56861"/>
    <w:rsid w:val="00C569FC"/>
    <w:rsid w:val="00C56ABC"/>
    <w:rsid w:val="00C56B9E"/>
    <w:rsid w:val="00C56CF1"/>
    <w:rsid w:val="00C56CF5"/>
    <w:rsid w:val="00C56D12"/>
    <w:rsid w:val="00C56D46"/>
    <w:rsid w:val="00C56E69"/>
    <w:rsid w:val="00C56FE4"/>
    <w:rsid w:val="00C571DB"/>
    <w:rsid w:val="00C571F8"/>
    <w:rsid w:val="00C57274"/>
    <w:rsid w:val="00C572B3"/>
    <w:rsid w:val="00C5730A"/>
    <w:rsid w:val="00C573B2"/>
    <w:rsid w:val="00C57523"/>
    <w:rsid w:val="00C57592"/>
    <w:rsid w:val="00C578F4"/>
    <w:rsid w:val="00C5794E"/>
    <w:rsid w:val="00C57C66"/>
    <w:rsid w:val="00C57EE8"/>
    <w:rsid w:val="00C57F5D"/>
    <w:rsid w:val="00C60146"/>
    <w:rsid w:val="00C60193"/>
    <w:rsid w:val="00C60431"/>
    <w:rsid w:val="00C60799"/>
    <w:rsid w:val="00C6082E"/>
    <w:rsid w:val="00C60959"/>
    <w:rsid w:val="00C60BD4"/>
    <w:rsid w:val="00C60C85"/>
    <w:rsid w:val="00C60E11"/>
    <w:rsid w:val="00C60F02"/>
    <w:rsid w:val="00C60FAA"/>
    <w:rsid w:val="00C61049"/>
    <w:rsid w:val="00C6105C"/>
    <w:rsid w:val="00C61060"/>
    <w:rsid w:val="00C61063"/>
    <w:rsid w:val="00C6117C"/>
    <w:rsid w:val="00C611C9"/>
    <w:rsid w:val="00C6123A"/>
    <w:rsid w:val="00C61452"/>
    <w:rsid w:val="00C617A3"/>
    <w:rsid w:val="00C61875"/>
    <w:rsid w:val="00C61945"/>
    <w:rsid w:val="00C619D8"/>
    <w:rsid w:val="00C619DE"/>
    <w:rsid w:val="00C61C34"/>
    <w:rsid w:val="00C61C50"/>
    <w:rsid w:val="00C61D4A"/>
    <w:rsid w:val="00C62082"/>
    <w:rsid w:val="00C6240F"/>
    <w:rsid w:val="00C6256B"/>
    <w:rsid w:val="00C62650"/>
    <w:rsid w:val="00C62705"/>
    <w:rsid w:val="00C62715"/>
    <w:rsid w:val="00C62746"/>
    <w:rsid w:val="00C6278D"/>
    <w:rsid w:val="00C629E1"/>
    <w:rsid w:val="00C62AF8"/>
    <w:rsid w:val="00C62B49"/>
    <w:rsid w:val="00C62EB3"/>
    <w:rsid w:val="00C63129"/>
    <w:rsid w:val="00C63634"/>
    <w:rsid w:val="00C6373A"/>
    <w:rsid w:val="00C6388C"/>
    <w:rsid w:val="00C63B38"/>
    <w:rsid w:val="00C63BA7"/>
    <w:rsid w:val="00C63D4E"/>
    <w:rsid w:val="00C6429C"/>
    <w:rsid w:val="00C642A8"/>
    <w:rsid w:val="00C6449B"/>
    <w:rsid w:val="00C644D0"/>
    <w:rsid w:val="00C64605"/>
    <w:rsid w:val="00C64767"/>
    <w:rsid w:val="00C64782"/>
    <w:rsid w:val="00C648A1"/>
    <w:rsid w:val="00C64946"/>
    <w:rsid w:val="00C64B56"/>
    <w:rsid w:val="00C64C0D"/>
    <w:rsid w:val="00C64CE2"/>
    <w:rsid w:val="00C655CE"/>
    <w:rsid w:val="00C658D6"/>
    <w:rsid w:val="00C658E1"/>
    <w:rsid w:val="00C65A6A"/>
    <w:rsid w:val="00C65AAF"/>
    <w:rsid w:val="00C65E2E"/>
    <w:rsid w:val="00C660D9"/>
    <w:rsid w:val="00C66264"/>
    <w:rsid w:val="00C66559"/>
    <w:rsid w:val="00C66BD5"/>
    <w:rsid w:val="00C66D07"/>
    <w:rsid w:val="00C66DE3"/>
    <w:rsid w:val="00C66F61"/>
    <w:rsid w:val="00C66F99"/>
    <w:rsid w:val="00C66FDF"/>
    <w:rsid w:val="00C671C4"/>
    <w:rsid w:val="00C678A7"/>
    <w:rsid w:val="00C678B4"/>
    <w:rsid w:val="00C67A10"/>
    <w:rsid w:val="00C67B9E"/>
    <w:rsid w:val="00C67CCF"/>
    <w:rsid w:val="00C67FFB"/>
    <w:rsid w:val="00C702F9"/>
    <w:rsid w:val="00C70468"/>
    <w:rsid w:val="00C70492"/>
    <w:rsid w:val="00C7057C"/>
    <w:rsid w:val="00C705AF"/>
    <w:rsid w:val="00C7086B"/>
    <w:rsid w:val="00C70A6C"/>
    <w:rsid w:val="00C70AD6"/>
    <w:rsid w:val="00C70BFC"/>
    <w:rsid w:val="00C716FC"/>
    <w:rsid w:val="00C7178E"/>
    <w:rsid w:val="00C719BF"/>
    <w:rsid w:val="00C719EB"/>
    <w:rsid w:val="00C71ADF"/>
    <w:rsid w:val="00C71B3F"/>
    <w:rsid w:val="00C71E9B"/>
    <w:rsid w:val="00C71F97"/>
    <w:rsid w:val="00C72152"/>
    <w:rsid w:val="00C72268"/>
    <w:rsid w:val="00C72374"/>
    <w:rsid w:val="00C723C3"/>
    <w:rsid w:val="00C7251C"/>
    <w:rsid w:val="00C7257C"/>
    <w:rsid w:val="00C725C4"/>
    <w:rsid w:val="00C72641"/>
    <w:rsid w:val="00C729FD"/>
    <w:rsid w:val="00C72C6F"/>
    <w:rsid w:val="00C72CAB"/>
    <w:rsid w:val="00C72F8F"/>
    <w:rsid w:val="00C73096"/>
    <w:rsid w:val="00C73152"/>
    <w:rsid w:val="00C7320A"/>
    <w:rsid w:val="00C733E0"/>
    <w:rsid w:val="00C73472"/>
    <w:rsid w:val="00C735CA"/>
    <w:rsid w:val="00C73A6A"/>
    <w:rsid w:val="00C73C5A"/>
    <w:rsid w:val="00C73E28"/>
    <w:rsid w:val="00C73EA1"/>
    <w:rsid w:val="00C73F49"/>
    <w:rsid w:val="00C74078"/>
    <w:rsid w:val="00C7422A"/>
    <w:rsid w:val="00C74842"/>
    <w:rsid w:val="00C7487F"/>
    <w:rsid w:val="00C74CEE"/>
    <w:rsid w:val="00C75043"/>
    <w:rsid w:val="00C7537D"/>
    <w:rsid w:val="00C753A4"/>
    <w:rsid w:val="00C7554E"/>
    <w:rsid w:val="00C755B7"/>
    <w:rsid w:val="00C75671"/>
    <w:rsid w:val="00C7573C"/>
    <w:rsid w:val="00C758AB"/>
    <w:rsid w:val="00C75A19"/>
    <w:rsid w:val="00C75E2A"/>
    <w:rsid w:val="00C75FB4"/>
    <w:rsid w:val="00C76020"/>
    <w:rsid w:val="00C76252"/>
    <w:rsid w:val="00C76327"/>
    <w:rsid w:val="00C7634A"/>
    <w:rsid w:val="00C7649B"/>
    <w:rsid w:val="00C76637"/>
    <w:rsid w:val="00C76714"/>
    <w:rsid w:val="00C768E7"/>
    <w:rsid w:val="00C76DDB"/>
    <w:rsid w:val="00C76E6E"/>
    <w:rsid w:val="00C76F75"/>
    <w:rsid w:val="00C77170"/>
    <w:rsid w:val="00C771DE"/>
    <w:rsid w:val="00C7725F"/>
    <w:rsid w:val="00C77453"/>
    <w:rsid w:val="00C7777F"/>
    <w:rsid w:val="00C777AC"/>
    <w:rsid w:val="00C777F4"/>
    <w:rsid w:val="00C7783F"/>
    <w:rsid w:val="00C77B31"/>
    <w:rsid w:val="00C77CB0"/>
    <w:rsid w:val="00C77CD7"/>
    <w:rsid w:val="00C77F65"/>
    <w:rsid w:val="00C80465"/>
    <w:rsid w:val="00C80621"/>
    <w:rsid w:val="00C80648"/>
    <w:rsid w:val="00C806CB"/>
    <w:rsid w:val="00C80792"/>
    <w:rsid w:val="00C80937"/>
    <w:rsid w:val="00C8095A"/>
    <w:rsid w:val="00C80AD8"/>
    <w:rsid w:val="00C80B90"/>
    <w:rsid w:val="00C80C2C"/>
    <w:rsid w:val="00C80E03"/>
    <w:rsid w:val="00C81021"/>
    <w:rsid w:val="00C81116"/>
    <w:rsid w:val="00C81308"/>
    <w:rsid w:val="00C8141C"/>
    <w:rsid w:val="00C816CD"/>
    <w:rsid w:val="00C8183F"/>
    <w:rsid w:val="00C818DC"/>
    <w:rsid w:val="00C81909"/>
    <w:rsid w:val="00C8191D"/>
    <w:rsid w:val="00C819C0"/>
    <w:rsid w:val="00C81AF4"/>
    <w:rsid w:val="00C81C34"/>
    <w:rsid w:val="00C81DD6"/>
    <w:rsid w:val="00C81DEA"/>
    <w:rsid w:val="00C8210C"/>
    <w:rsid w:val="00C8241B"/>
    <w:rsid w:val="00C82491"/>
    <w:rsid w:val="00C8255F"/>
    <w:rsid w:val="00C8262E"/>
    <w:rsid w:val="00C8275B"/>
    <w:rsid w:val="00C82797"/>
    <w:rsid w:val="00C827B3"/>
    <w:rsid w:val="00C82904"/>
    <w:rsid w:val="00C82B2A"/>
    <w:rsid w:val="00C82C53"/>
    <w:rsid w:val="00C82D56"/>
    <w:rsid w:val="00C82D62"/>
    <w:rsid w:val="00C82E38"/>
    <w:rsid w:val="00C82F30"/>
    <w:rsid w:val="00C82F58"/>
    <w:rsid w:val="00C834A1"/>
    <w:rsid w:val="00C835B2"/>
    <w:rsid w:val="00C83684"/>
    <w:rsid w:val="00C838C7"/>
    <w:rsid w:val="00C838E3"/>
    <w:rsid w:val="00C839E6"/>
    <w:rsid w:val="00C83A97"/>
    <w:rsid w:val="00C83B36"/>
    <w:rsid w:val="00C83D28"/>
    <w:rsid w:val="00C83E1C"/>
    <w:rsid w:val="00C83E5F"/>
    <w:rsid w:val="00C83F36"/>
    <w:rsid w:val="00C8424F"/>
    <w:rsid w:val="00C8449B"/>
    <w:rsid w:val="00C84872"/>
    <w:rsid w:val="00C84884"/>
    <w:rsid w:val="00C84A16"/>
    <w:rsid w:val="00C84B9A"/>
    <w:rsid w:val="00C84CE8"/>
    <w:rsid w:val="00C84FA6"/>
    <w:rsid w:val="00C8519B"/>
    <w:rsid w:val="00C85304"/>
    <w:rsid w:val="00C8531D"/>
    <w:rsid w:val="00C8545E"/>
    <w:rsid w:val="00C85690"/>
    <w:rsid w:val="00C8595C"/>
    <w:rsid w:val="00C85A6B"/>
    <w:rsid w:val="00C85B5E"/>
    <w:rsid w:val="00C8628C"/>
    <w:rsid w:val="00C86534"/>
    <w:rsid w:val="00C865A5"/>
    <w:rsid w:val="00C86803"/>
    <w:rsid w:val="00C869AD"/>
    <w:rsid w:val="00C86AD1"/>
    <w:rsid w:val="00C86B3F"/>
    <w:rsid w:val="00C86C0D"/>
    <w:rsid w:val="00C8700E"/>
    <w:rsid w:val="00C8705E"/>
    <w:rsid w:val="00C87535"/>
    <w:rsid w:val="00C87703"/>
    <w:rsid w:val="00C8778E"/>
    <w:rsid w:val="00C878DD"/>
    <w:rsid w:val="00C87987"/>
    <w:rsid w:val="00C87A30"/>
    <w:rsid w:val="00C87DE8"/>
    <w:rsid w:val="00C87EC6"/>
    <w:rsid w:val="00C87FA9"/>
    <w:rsid w:val="00C90104"/>
    <w:rsid w:val="00C904CC"/>
    <w:rsid w:val="00C90517"/>
    <w:rsid w:val="00C905F7"/>
    <w:rsid w:val="00C9096F"/>
    <w:rsid w:val="00C90B71"/>
    <w:rsid w:val="00C90C48"/>
    <w:rsid w:val="00C9106C"/>
    <w:rsid w:val="00C91184"/>
    <w:rsid w:val="00C912BA"/>
    <w:rsid w:val="00C91477"/>
    <w:rsid w:val="00C914B2"/>
    <w:rsid w:val="00C916B1"/>
    <w:rsid w:val="00C916EF"/>
    <w:rsid w:val="00C91863"/>
    <w:rsid w:val="00C91926"/>
    <w:rsid w:val="00C9192C"/>
    <w:rsid w:val="00C91ABD"/>
    <w:rsid w:val="00C91C1A"/>
    <w:rsid w:val="00C91C75"/>
    <w:rsid w:val="00C91EDB"/>
    <w:rsid w:val="00C922B5"/>
    <w:rsid w:val="00C9240D"/>
    <w:rsid w:val="00C92469"/>
    <w:rsid w:val="00C927A5"/>
    <w:rsid w:val="00C92BA8"/>
    <w:rsid w:val="00C92BF5"/>
    <w:rsid w:val="00C92E5F"/>
    <w:rsid w:val="00C93011"/>
    <w:rsid w:val="00C93048"/>
    <w:rsid w:val="00C93190"/>
    <w:rsid w:val="00C933CB"/>
    <w:rsid w:val="00C9346D"/>
    <w:rsid w:val="00C93486"/>
    <w:rsid w:val="00C93541"/>
    <w:rsid w:val="00C935EE"/>
    <w:rsid w:val="00C937E2"/>
    <w:rsid w:val="00C93937"/>
    <w:rsid w:val="00C93A60"/>
    <w:rsid w:val="00C93A84"/>
    <w:rsid w:val="00C93C0C"/>
    <w:rsid w:val="00C93D21"/>
    <w:rsid w:val="00C93DB7"/>
    <w:rsid w:val="00C93F5E"/>
    <w:rsid w:val="00C942E8"/>
    <w:rsid w:val="00C943C9"/>
    <w:rsid w:val="00C944FD"/>
    <w:rsid w:val="00C947B6"/>
    <w:rsid w:val="00C948E6"/>
    <w:rsid w:val="00C94990"/>
    <w:rsid w:val="00C94D3D"/>
    <w:rsid w:val="00C94FA2"/>
    <w:rsid w:val="00C95092"/>
    <w:rsid w:val="00C95213"/>
    <w:rsid w:val="00C952CA"/>
    <w:rsid w:val="00C9547C"/>
    <w:rsid w:val="00C9555D"/>
    <w:rsid w:val="00C958DD"/>
    <w:rsid w:val="00C95B94"/>
    <w:rsid w:val="00C95C43"/>
    <w:rsid w:val="00C95C7F"/>
    <w:rsid w:val="00C95F48"/>
    <w:rsid w:val="00C96022"/>
    <w:rsid w:val="00C960F7"/>
    <w:rsid w:val="00C96577"/>
    <w:rsid w:val="00C96840"/>
    <w:rsid w:val="00C96967"/>
    <w:rsid w:val="00C96AAE"/>
    <w:rsid w:val="00C96B75"/>
    <w:rsid w:val="00C96C3B"/>
    <w:rsid w:val="00C96CF1"/>
    <w:rsid w:val="00C96E96"/>
    <w:rsid w:val="00C96FF0"/>
    <w:rsid w:val="00C97293"/>
    <w:rsid w:val="00C972D4"/>
    <w:rsid w:val="00C97303"/>
    <w:rsid w:val="00C97A0B"/>
    <w:rsid w:val="00C97DB8"/>
    <w:rsid w:val="00C97E24"/>
    <w:rsid w:val="00C97F77"/>
    <w:rsid w:val="00CA0239"/>
    <w:rsid w:val="00CA0534"/>
    <w:rsid w:val="00CA062C"/>
    <w:rsid w:val="00CA0901"/>
    <w:rsid w:val="00CA0AF2"/>
    <w:rsid w:val="00CA1139"/>
    <w:rsid w:val="00CA149A"/>
    <w:rsid w:val="00CA15C3"/>
    <w:rsid w:val="00CA189D"/>
    <w:rsid w:val="00CA1967"/>
    <w:rsid w:val="00CA1AB5"/>
    <w:rsid w:val="00CA1CA1"/>
    <w:rsid w:val="00CA1D34"/>
    <w:rsid w:val="00CA298C"/>
    <w:rsid w:val="00CA2D36"/>
    <w:rsid w:val="00CA3035"/>
    <w:rsid w:val="00CA30D7"/>
    <w:rsid w:val="00CA30F4"/>
    <w:rsid w:val="00CA3303"/>
    <w:rsid w:val="00CA34BA"/>
    <w:rsid w:val="00CA3657"/>
    <w:rsid w:val="00CA36E8"/>
    <w:rsid w:val="00CA384D"/>
    <w:rsid w:val="00CA3A55"/>
    <w:rsid w:val="00CA3B43"/>
    <w:rsid w:val="00CA3E2C"/>
    <w:rsid w:val="00CA3F79"/>
    <w:rsid w:val="00CA4158"/>
    <w:rsid w:val="00CA431E"/>
    <w:rsid w:val="00CA478A"/>
    <w:rsid w:val="00CA479C"/>
    <w:rsid w:val="00CA4819"/>
    <w:rsid w:val="00CA4963"/>
    <w:rsid w:val="00CA49A2"/>
    <w:rsid w:val="00CA4A49"/>
    <w:rsid w:val="00CA4A8A"/>
    <w:rsid w:val="00CA4AAE"/>
    <w:rsid w:val="00CA546D"/>
    <w:rsid w:val="00CA5504"/>
    <w:rsid w:val="00CA558C"/>
    <w:rsid w:val="00CA5647"/>
    <w:rsid w:val="00CA570A"/>
    <w:rsid w:val="00CA5788"/>
    <w:rsid w:val="00CA586F"/>
    <w:rsid w:val="00CA5ACC"/>
    <w:rsid w:val="00CA5BAC"/>
    <w:rsid w:val="00CA60E9"/>
    <w:rsid w:val="00CA638D"/>
    <w:rsid w:val="00CA6445"/>
    <w:rsid w:val="00CA66BD"/>
    <w:rsid w:val="00CA6730"/>
    <w:rsid w:val="00CA6A1E"/>
    <w:rsid w:val="00CA6A46"/>
    <w:rsid w:val="00CA6B60"/>
    <w:rsid w:val="00CA6ECE"/>
    <w:rsid w:val="00CA7099"/>
    <w:rsid w:val="00CA7210"/>
    <w:rsid w:val="00CA7351"/>
    <w:rsid w:val="00CA74B4"/>
    <w:rsid w:val="00CA7512"/>
    <w:rsid w:val="00CA7548"/>
    <w:rsid w:val="00CA7614"/>
    <w:rsid w:val="00CA7946"/>
    <w:rsid w:val="00CA7971"/>
    <w:rsid w:val="00CA7BA8"/>
    <w:rsid w:val="00CA7C3F"/>
    <w:rsid w:val="00CA7D38"/>
    <w:rsid w:val="00CA7E7D"/>
    <w:rsid w:val="00CA7F45"/>
    <w:rsid w:val="00CA7FCD"/>
    <w:rsid w:val="00CB0449"/>
    <w:rsid w:val="00CB0451"/>
    <w:rsid w:val="00CB057D"/>
    <w:rsid w:val="00CB085C"/>
    <w:rsid w:val="00CB0C60"/>
    <w:rsid w:val="00CB12D1"/>
    <w:rsid w:val="00CB12DC"/>
    <w:rsid w:val="00CB1515"/>
    <w:rsid w:val="00CB1647"/>
    <w:rsid w:val="00CB1694"/>
    <w:rsid w:val="00CB183C"/>
    <w:rsid w:val="00CB1BAF"/>
    <w:rsid w:val="00CB1D57"/>
    <w:rsid w:val="00CB1D82"/>
    <w:rsid w:val="00CB1E5F"/>
    <w:rsid w:val="00CB1EE3"/>
    <w:rsid w:val="00CB20B6"/>
    <w:rsid w:val="00CB21AD"/>
    <w:rsid w:val="00CB21D5"/>
    <w:rsid w:val="00CB2211"/>
    <w:rsid w:val="00CB24D1"/>
    <w:rsid w:val="00CB25B2"/>
    <w:rsid w:val="00CB2BF8"/>
    <w:rsid w:val="00CB2E65"/>
    <w:rsid w:val="00CB3093"/>
    <w:rsid w:val="00CB3289"/>
    <w:rsid w:val="00CB3355"/>
    <w:rsid w:val="00CB3432"/>
    <w:rsid w:val="00CB38C6"/>
    <w:rsid w:val="00CB3989"/>
    <w:rsid w:val="00CB3AF8"/>
    <w:rsid w:val="00CB3B6D"/>
    <w:rsid w:val="00CB3C85"/>
    <w:rsid w:val="00CB3DC1"/>
    <w:rsid w:val="00CB3E82"/>
    <w:rsid w:val="00CB3F76"/>
    <w:rsid w:val="00CB450A"/>
    <w:rsid w:val="00CB46CB"/>
    <w:rsid w:val="00CB49EB"/>
    <w:rsid w:val="00CB4AA4"/>
    <w:rsid w:val="00CB4CDB"/>
    <w:rsid w:val="00CB4D2C"/>
    <w:rsid w:val="00CB500D"/>
    <w:rsid w:val="00CB57F8"/>
    <w:rsid w:val="00CB5A3C"/>
    <w:rsid w:val="00CB5A3D"/>
    <w:rsid w:val="00CB5A8B"/>
    <w:rsid w:val="00CB5CEB"/>
    <w:rsid w:val="00CB5EA1"/>
    <w:rsid w:val="00CB5FD4"/>
    <w:rsid w:val="00CB654F"/>
    <w:rsid w:val="00CB6563"/>
    <w:rsid w:val="00CB6602"/>
    <w:rsid w:val="00CB6706"/>
    <w:rsid w:val="00CB6752"/>
    <w:rsid w:val="00CB6845"/>
    <w:rsid w:val="00CB68CA"/>
    <w:rsid w:val="00CB699A"/>
    <w:rsid w:val="00CB6BCE"/>
    <w:rsid w:val="00CB6BFE"/>
    <w:rsid w:val="00CB6C52"/>
    <w:rsid w:val="00CB6D12"/>
    <w:rsid w:val="00CB70BA"/>
    <w:rsid w:val="00CB7408"/>
    <w:rsid w:val="00CB76C0"/>
    <w:rsid w:val="00CB785D"/>
    <w:rsid w:val="00CB7932"/>
    <w:rsid w:val="00CB79F7"/>
    <w:rsid w:val="00CB7A19"/>
    <w:rsid w:val="00CB7A9D"/>
    <w:rsid w:val="00CB7C58"/>
    <w:rsid w:val="00CB7CF6"/>
    <w:rsid w:val="00CC000E"/>
    <w:rsid w:val="00CC0393"/>
    <w:rsid w:val="00CC042E"/>
    <w:rsid w:val="00CC051D"/>
    <w:rsid w:val="00CC0625"/>
    <w:rsid w:val="00CC06D0"/>
    <w:rsid w:val="00CC06D5"/>
    <w:rsid w:val="00CC0C21"/>
    <w:rsid w:val="00CC0CBB"/>
    <w:rsid w:val="00CC0DD8"/>
    <w:rsid w:val="00CC0DEC"/>
    <w:rsid w:val="00CC0E9F"/>
    <w:rsid w:val="00CC0F5F"/>
    <w:rsid w:val="00CC101F"/>
    <w:rsid w:val="00CC1800"/>
    <w:rsid w:val="00CC181E"/>
    <w:rsid w:val="00CC1A96"/>
    <w:rsid w:val="00CC1B02"/>
    <w:rsid w:val="00CC1D87"/>
    <w:rsid w:val="00CC1E2F"/>
    <w:rsid w:val="00CC1E46"/>
    <w:rsid w:val="00CC1EA2"/>
    <w:rsid w:val="00CC1F39"/>
    <w:rsid w:val="00CC1F68"/>
    <w:rsid w:val="00CC2142"/>
    <w:rsid w:val="00CC2210"/>
    <w:rsid w:val="00CC2218"/>
    <w:rsid w:val="00CC227E"/>
    <w:rsid w:val="00CC23AC"/>
    <w:rsid w:val="00CC24BA"/>
    <w:rsid w:val="00CC278C"/>
    <w:rsid w:val="00CC2B8B"/>
    <w:rsid w:val="00CC2DB2"/>
    <w:rsid w:val="00CC2EE7"/>
    <w:rsid w:val="00CC3195"/>
    <w:rsid w:val="00CC32DC"/>
    <w:rsid w:val="00CC3393"/>
    <w:rsid w:val="00CC33B6"/>
    <w:rsid w:val="00CC35AF"/>
    <w:rsid w:val="00CC3978"/>
    <w:rsid w:val="00CC3A12"/>
    <w:rsid w:val="00CC3EFF"/>
    <w:rsid w:val="00CC3F33"/>
    <w:rsid w:val="00CC3F3A"/>
    <w:rsid w:val="00CC414B"/>
    <w:rsid w:val="00CC4447"/>
    <w:rsid w:val="00CC4591"/>
    <w:rsid w:val="00CC460D"/>
    <w:rsid w:val="00CC4875"/>
    <w:rsid w:val="00CC4C62"/>
    <w:rsid w:val="00CC4CA0"/>
    <w:rsid w:val="00CC4CA6"/>
    <w:rsid w:val="00CC5289"/>
    <w:rsid w:val="00CC5352"/>
    <w:rsid w:val="00CC55EB"/>
    <w:rsid w:val="00CC5652"/>
    <w:rsid w:val="00CC56B7"/>
    <w:rsid w:val="00CC57E4"/>
    <w:rsid w:val="00CC588C"/>
    <w:rsid w:val="00CC5E5A"/>
    <w:rsid w:val="00CC607B"/>
    <w:rsid w:val="00CC6167"/>
    <w:rsid w:val="00CC62BC"/>
    <w:rsid w:val="00CC62BE"/>
    <w:rsid w:val="00CC6530"/>
    <w:rsid w:val="00CC6685"/>
    <w:rsid w:val="00CC67DE"/>
    <w:rsid w:val="00CC67EF"/>
    <w:rsid w:val="00CC6807"/>
    <w:rsid w:val="00CC6844"/>
    <w:rsid w:val="00CC69E1"/>
    <w:rsid w:val="00CC6A2A"/>
    <w:rsid w:val="00CC6CEC"/>
    <w:rsid w:val="00CC7473"/>
    <w:rsid w:val="00CC74B0"/>
    <w:rsid w:val="00CC7577"/>
    <w:rsid w:val="00CC75E1"/>
    <w:rsid w:val="00CC763C"/>
    <w:rsid w:val="00CC781D"/>
    <w:rsid w:val="00CC7865"/>
    <w:rsid w:val="00CC79F6"/>
    <w:rsid w:val="00CC7AAB"/>
    <w:rsid w:val="00CC7B59"/>
    <w:rsid w:val="00CC7D88"/>
    <w:rsid w:val="00CC7DB6"/>
    <w:rsid w:val="00CC7E03"/>
    <w:rsid w:val="00CC7E97"/>
    <w:rsid w:val="00CC7ED8"/>
    <w:rsid w:val="00CD012E"/>
    <w:rsid w:val="00CD0453"/>
    <w:rsid w:val="00CD0C59"/>
    <w:rsid w:val="00CD0E58"/>
    <w:rsid w:val="00CD0E71"/>
    <w:rsid w:val="00CD0F70"/>
    <w:rsid w:val="00CD10EF"/>
    <w:rsid w:val="00CD15E9"/>
    <w:rsid w:val="00CD16C9"/>
    <w:rsid w:val="00CD1742"/>
    <w:rsid w:val="00CD17D5"/>
    <w:rsid w:val="00CD198D"/>
    <w:rsid w:val="00CD1999"/>
    <w:rsid w:val="00CD1A9A"/>
    <w:rsid w:val="00CD1AAF"/>
    <w:rsid w:val="00CD1CAE"/>
    <w:rsid w:val="00CD1CE8"/>
    <w:rsid w:val="00CD2118"/>
    <w:rsid w:val="00CD2358"/>
    <w:rsid w:val="00CD24B9"/>
    <w:rsid w:val="00CD256A"/>
    <w:rsid w:val="00CD2872"/>
    <w:rsid w:val="00CD2C21"/>
    <w:rsid w:val="00CD2C31"/>
    <w:rsid w:val="00CD2E5E"/>
    <w:rsid w:val="00CD30E5"/>
    <w:rsid w:val="00CD319F"/>
    <w:rsid w:val="00CD31CA"/>
    <w:rsid w:val="00CD3241"/>
    <w:rsid w:val="00CD329F"/>
    <w:rsid w:val="00CD3493"/>
    <w:rsid w:val="00CD3591"/>
    <w:rsid w:val="00CD36B2"/>
    <w:rsid w:val="00CD3A79"/>
    <w:rsid w:val="00CD3ACE"/>
    <w:rsid w:val="00CD3AFA"/>
    <w:rsid w:val="00CD3CA9"/>
    <w:rsid w:val="00CD3D83"/>
    <w:rsid w:val="00CD3DE0"/>
    <w:rsid w:val="00CD3E53"/>
    <w:rsid w:val="00CD3F16"/>
    <w:rsid w:val="00CD4034"/>
    <w:rsid w:val="00CD4148"/>
    <w:rsid w:val="00CD43DD"/>
    <w:rsid w:val="00CD447B"/>
    <w:rsid w:val="00CD4508"/>
    <w:rsid w:val="00CD45D2"/>
    <w:rsid w:val="00CD4825"/>
    <w:rsid w:val="00CD498A"/>
    <w:rsid w:val="00CD4A52"/>
    <w:rsid w:val="00CD4AAD"/>
    <w:rsid w:val="00CD4AE4"/>
    <w:rsid w:val="00CD5177"/>
    <w:rsid w:val="00CD5690"/>
    <w:rsid w:val="00CD5742"/>
    <w:rsid w:val="00CD5E0F"/>
    <w:rsid w:val="00CD6203"/>
    <w:rsid w:val="00CD62AF"/>
    <w:rsid w:val="00CD62EF"/>
    <w:rsid w:val="00CD6340"/>
    <w:rsid w:val="00CD639B"/>
    <w:rsid w:val="00CD67B8"/>
    <w:rsid w:val="00CD6B13"/>
    <w:rsid w:val="00CD6EC8"/>
    <w:rsid w:val="00CD7013"/>
    <w:rsid w:val="00CD7016"/>
    <w:rsid w:val="00CD710D"/>
    <w:rsid w:val="00CD7621"/>
    <w:rsid w:val="00CD762C"/>
    <w:rsid w:val="00CD76C8"/>
    <w:rsid w:val="00CD792D"/>
    <w:rsid w:val="00CD796A"/>
    <w:rsid w:val="00CD79A8"/>
    <w:rsid w:val="00CD7BB6"/>
    <w:rsid w:val="00CD7BC6"/>
    <w:rsid w:val="00CD7D48"/>
    <w:rsid w:val="00CE0411"/>
    <w:rsid w:val="00CE0711"/>
    <w:rsid w:val="00CE0AB0"/>
    <w:rsid w:val="00CE0BF0"/>
    <w:rsid w:val="00CE0C32"/>
    <w:rsid w:val="00CE0CA4"/>
    <w:rsid w:val="00CE0E1A"/>
    <w:rsid w:val="00CE0E54"/>
    <w:rsid w:val="00CE0EBF"/>
    <w:rsid w:val="00CE106C"/>
    <w:rsid w:val="00CE10D2"/>
    <w:rsid w:val="00CE12ED"/>
    <w:rsid w:val="00CE1377"/>
    <w:rsid w:val="00CE142C"/>
    <w:rsid w:val="00CE169C"/>
    <w:rsid w:val="00CE1982"/>
    <w:rsid w:val="00CE19D9"/>
    <w:rsid w:val="00CE1B61"/>
    <w:rsid w:val="00CE1B8F"/>
    <w:rsid w:val="00CE1BA0"/>
    <w:rsid w:val="00CE1BE3"/>
    <w:rsid w:val="00CE1C22"/>
    <w:rsid w:val="00CE1DDB"/>
    <w:rsid w:val="00CE1FF0"/>
    <w:rsid w:val="00CE290E"/>
    <w:rsid w:val="00CE2C76"/>
    <w:rsid w:val="00CE2CCF"/>
    <w:rsid w:val="00CE2E3B"/>
    <w:rsid w:val="00CE2FAC"/>
    <w:rsid w:val="00CE31FE"/>
    <w:rsid w:val="00CE32CC"/>
    <w:rsid w:val="00CE344C"/>
    <w:rsid w:val="00CE3546"/>
    <w:rsid w:val="00CE36C5"/>
    <w:rsid w:val="00CE37E3"/>
    <w:rsid w:val="00CE3963"/>
    <w:rsid w:val="00CE3A89"/>
    <w:rsid w:val="00CE3B20"/>
    <w:rsid w:val="00CE3CE6"/>
    <w:rsid w:val="00CE3DE1"/>
    <w:rsid w:val="00CE3ECD"/>
    <w:rsid w:val="00CE3F7A"/>
    <w:rsid w:val="00CE4012"/>
    <w:rsid w:val="00CE4192"/>
    <w:rsid w:val="00CE44C9"/>
    <w:rsid w:val="00CE460F"/>
    <w:rsid w:val="00CE47AC"/>
    <w:rsid w:val="00CE4807"/>
    <w:rsid w:val="00CE4898"/>
    <w:rsid w:val="00CE48E7"/>
    <w:rsid w:val="00CE4C4E"/>
    <w:rsid w:val="00CE4C6D"/>
    <w:rsid w:val="00CE4FB1"/>
    <w:rsid w:val="00CE5094"/>
    <w:rsid w:val="00CE54B2"/>
    <w:rsid w:val="00CE5572"/>
    <w:rsid w:val="00CE57AE"/>
    <w:rsid w:val="00CE57F4"/>
    <w:rsid w:val="00CE59A2"/>
    <w:rsid w:val="00CE5A5F"/>
    <w:rsid w:val="00CE5BA1"/>
    <w:rsid w:val="00CE5D5E"/>
    <w:rsid w:val="00CE5D88"/>
    <w:rsid w:val="00CE6165"/>
    <w:rsid w:val="00CE6199"/>
    <w:rsid w:val="00CE61E1"/>
    <w:rsid w:val="00CE61F4"/>
    <w:rsid w:val="00CE64D2"/>
    <w:rsid w:val="00CE6588"/>
    <w:rsid w:val="00CE674A"/>
    <w:rsid w:val="00CE6A90"/>
    <w:rsid w:val="00CE6BBE"/>
    <w:rsid w:val="00CE6C16"/>
    <w:rsid w:val="00CE6CE4"/>
    <w:rsid w:val="00CE6F28"/>
    <w:rsid w:val="00CE7011"/>
    <w:rsid w:val="00CE7041"/>
    <w:rsid w:val="00CE7069"/>
    <w:rsid w:val="00CE74A4"/>
    <w:rsid w:val="00CE74F6"/>
    <w:rsid w:val="00CE75F7"/>
    <w:rsid w:val="00CE7606"/>
    <w:rsid w:val="00CE788A"/>
    <w:rsid w:val="00CE799D"/>
    <w:rsid w:val="00CE7B2E"/>
    <w:rsid w:val="00CE7B7C"/>
    <w:rsid w:val="00CE7BAF"/>
    <w:rsid w:val="00CE7DC8"/>
    <w:rsid w:val="00CE7DD4"/>
    <w:rsid w:val="00CE7EEB"/>
    <w:rsid w:val="00CF012D"/>
    <w:rsid w:val="00CF03BE"/>
    <w:rsid w:val="00CF04BE"/>
    <w:rsid w:val="00CF055B"/>
    <w:rsid w:val="00CF06DE"/>
    <w:rsid w:val="00CF08B1"/>
    <w:rsid w:val="00CF0C60"/>
    <w:rsid w:val="00CF110C"/>
    <w:rsid w:val="00CF11C5"/>
    <w:rsid w:val="00CF1245"/>
    <w:rsid w:val="00CF1351"/>
    <w:rsid w:val="00CF141C"/>
    <w:rsid w:val="00CF14D4"/>
    <w:rsid w:val="00CF14F5"/>
    <w:rsid w:val="00CF1667"/>
    <w:rsid w:val="00CF16D5"/>
    <w:rsid w:val="00CF16E4"/>
    <w:rsid w:val="00CF1728"/>
    <w:rsid w:val="00CF1B33"/>
    <w:rsid w:val="00CF1C3C"/>
    <w:rsid w:val="00CF1E26"/>
    <w:rsid w:val="00CF20E5"/>
    <w:rsid w:val="00CF24C4"/>
    <w:rsid w:val="00CF2E34"/>
    <w:rsid w:val="00CF2E79"/>
    <w:rsid w:val="00CF2F8B"/>
    <w:rsid w:val="00CF3267"/>
    <w:rsid w:val="00CF33AD"/>
    <w:rsid w:val="00CF3644"/>
    <w:rsid w:val="00CF365B"/>
    <w:rsid w:val="00CF3D82"/>
    <w:rsid w:val="00CF3DC4"/>
    <w:rsid w:val="00CF416F"/>
    <w:rsid w:val="00CF41FF"/>
    <w:rsid w:val="00CF4338"/>
    <w:rsid w:val="00CF4B22"/>
    <w:rsid w:val="00CF4B62"/>
    <w:rsid w:val="00CF4D2F"/>
    <w:rsid w:val="00CF4E3E"/>
    <w:rsid w:val="00CF533A"/>
    <w:rsid w:val="00CF5371"/>
    <w:rsid w:val="00CF5453"/>
    <w:rsid w:val="00CF583B"/>
    <w:rsid w:val="00CF5913"/>
    <w:rsid w:val="00CF5978"/>
    <w:rsid w:val="00CF597D"/>
    <w:rsid w:val="00CF5C64"/>
    <w:rsid w:val="00CF5D04"/>
    <w:rsid w:val="00CF5EE3"/>
    <w:rsid w:val="00CF6416"/>
    <w:rsid w:val="00CF64B8"/>
    <w:rsid w:val="00CF65A6"/>
    <w:rsid w:val="00CF6667"/>
    <w:rsid w:val="00CF692E"/>
    <w:rsid w:val="00CF6C46"/>
    <w:rsid w:val="00CF6F75"/>
    <w:rsid w:val="00CF708F"/>
    <w:rsid w:val="00CF7330"/>
    <w:rsid w:val="00CF7405"/>
    <w:rsid w:val="00CF7435"/>
    <w:rsid w:val="00CF7491"/>
    <w:rsid w:val="00CF7564"/>
    <w:rsid w:val="00CF76E5"/>
    <w:rsid w:val="00CF77B6"/>
    <w:rsid w:val="00CF7848"/>
    <w:rsid w:val="00CF791B"/>
    <w:rsid w:val="00CF7987"/>
    <w:rsid w:val="00CF7C1B"/>
    <w:rsid w:val="00CF7D85"/>
    <w:rsid w:val="00D000FC"/>
    <w:rsid w:val="00D00256"/>
    <w:rsid w:val="00D00295"/>
    <w:rsid w:val="00D002A3"/>
    <w:rsid w:val="00D002CF"/>
    <w:rsid w:val="00D00426"/>
    <w:rsid w:val="00D007CD"/>
    <w:rsid w:val="00D008D8"/>
    <w:rsid w:val="00D00D6D"/>
    <w:rsid w:val="00D01332"/>
    <w:rsid w:val="00D01638"/>
    <w:rsid w:val="00D01661"/>
    <w:rsid w:val="00D01679"/>
    <w:rsid w:val="00D01867"/>
    <w:rsid w:val="00D01A37"/>
    <w:rsid w:val="00D01C6F"/>
    <w:rsid w:val="00D01D69"/>
    <w:rsid w:val="00D01EA1"/>
    <w:rsid w:val="00D02014"/>
    <w:rsid w:val="00D02060"/>
    <w:rsid w:val="00D02211"/>
    <w:rsid w:val="00D022E1"/>
    <w:rsid w:val="00D0237A"/>
    <w:rsid w:val="00D023BB"/>
    <w:rsid w:val="00D023EB"/>
    <w:rsid w:val="00D0267F"/>
    <w:rsid w:val="00D027EB"/>
    <w:rsid w:val="00D02804"/>
    <w:rsid w:val="00D02905"/>
    <w:rsid w:val="00D02A43"/>
    <w:rsid w:val="00D02B0C"/>
    <w:rsid w:val="00D02B60"/>
    <w:rsid w:val="00D02BAF"/>
    <w:rsid w:val="00D02D24"/>
    <w:rsid w:val="00D02F13"/>
    <w:rsid w:val="00D0307E"/>
    <w:rsid w:val="00D03095"/>
    <w:rsid w:val="00D032F1"/>
    <w:rsid w:val="00D03502"/>
    <w:rsid w:val="00D03769"/>
    <w:rsid w:val="00D038BF"/>
    <w:rsid w:val="00D038FB"/>
    <w:rsid w:val="00D03EE3"/>
    <w:rsid w:val="00D04293"/>
    <w:rsid w:val="00D043F7"/>
    <w:rsid w:val="00D0461A"/>
    <w:rsid w:val="00D046C4"/>
    <w:rsid w:val="00D04873"/>
    <w:rsid w:val="00D048B8"/>
    <w:rsid w:val="00D04941"/>
    <w:rsid w:val="00D04C07"/>
    <w:rsid w:val="00D04CDF"/>
    <w:rsid w:val="00D04EE4"/>
    <w:rsid w:val="00D04FD8"/>
    <w:rsid w:val="00D05115"/>
    <w:rsid w:val="00D05237"/>
    <w:rsid w:val="00D05247"/>
    <w:rsid w:val="00D05450"/>
    <w:rsid w:val="00D05622"/>
    <w:rsid w:val="00D0576A"/>
    <w:rsid w:val="00D05AFF"/>
    <w:rsid w:val="00D05BE9"/>
    <w:rsid w:val="00D05CF4"/>
    <w:rsid w:val="00D05DE3"/>
    <w:rsid w:val="00D05F20"/>
    <w:rsid w:val="00D06012"/>
    <w:rsid w:val="00D064E0"/>
    <w:rsid w:val="00D06881"/>
    <w:rsid w:val="00D068A5"/>
    <w:rsid w:val="00D068BB"/>
    <w:rsid w:val="00D06C21"/>
    <w:rsid w:val="00D06C40"/>
    <w:rsid w:val="00D06E75"/>
    <w:rsid w:val="00D06EE3"/>
    <w:rsid w:val="00D070C7"/>
    <w:rsid w:val="00D0712F"/>
    <w:rsid w:val="00D07135"/>
    <w:rsid w:val="00D071EB"/>
    <w:rsid w:val="00D073E2"/>
    <w:rsid w:val="00D076DA"/>
    <w:rsid w:val="00D07840"/>
    <w:rsid w:val="00D078F1"/>
    <w:rsid w:val="00D07A46"/>
    <w:rsid w:val="00D07C88"/>
    <w:rsid w:val="00D07D49"/>
    <w:rsid w:val="00D07D9F"/>
    <w:rsid w:val="00D07FB9"/>
    <w:rsid w:val="00D1017E"/>
    <w:rsid w:val="00D10228"/>
    <w:rsid w:val="00D10249"/>
    <w:rsid w:val="00D1065E"/>
    <w:rsid w:val="00D10727"/>
    <w:rsid w:val="00D1082A"/>
    <w:rsid w:val="00D10BEE"/>
    <w:rsid w:val="00D10CC4"/>
    <w:rsid w:val="00D10D6A"/>
    <w:rsid w:val="00D11364"/>
    <w:rsid w:val="00D1152F"/>
    <w:rsid w:val="00D1168C"/>
    <w:rsid w:val="00D116BC"/>
    <w:rsid w:val="00D1176E"/>
    <w:rsid w:val="00D11B26"/>
    <w:rsid w:val="00D11BED"/>
    <w:rsid w:val="00D11DC3"/>
    <w:rsid w:val="00D12278"/>
    <w:rsid w:val="00D123E2"/>
    <w:rsid w:val="00D125EA"/>
    <w:rsid w:val="00D12766"/>
    <w:rsid w:val="00D129B4"/>
    <w:rsid w:val="00D129BE"/>
    <w:rsid w:val="00D129E2"/>
    <w:rsid w:val="00D12C5B"/>
    <w:rsid w:val="00D12F26"/>
    <w:rsid w:val="00D12FCC"/>
    <w:rsid w:val="00D130AA"/>
    <w:rsid w:val="00D131B8"/>
    <w:rsid w:val="00D1324C"/>
    <w:rsid w:val="00D13341"/>
    <w:rsid w:val="00D133BF"/>
    <w:rsid w:val="00D13453"/>
    <w:rsid w:val="00D13488"/>
    <w:rsid w:val="00D134E8"/>
    <w:rsid w:val="00D136FF"/>
    <w:rsid w:val="00D138C4"/>
    <w:rsid w:val="00D13B9B"/>
    <w:rsid w:val="00D13BD9"/>
    <w:rsid w:val="00D13C46"/>
    <w:rsid w:val="00D13E29"/>
    <w:rsid w:val="00D144D4"/>
    <w:rsid w:val="00D14548"/>
    <w:rsid w:val="00D14571"/>
    <w:rsid w:val="00D1466A"/>
    <w:rsid w:val="00D14872"/>
    <w:rsid w:val="00D14965"/>
    <w:rsid w:val="00D14C1E"/>
    <w:rsid w:val="00D14D17"/>
    <w:rsid w:val="00D151A3"/>
    <w:rsid w:val="00D1528E"/>
    <w:rsid w:val="00D15453"/>
    <w:rsid w:val="00D1545F"/>
    <w:rsid w:val="00D15679"/>
    <w:rsid w:val="00D1575B"/>
    <w:rsid w:val="00D158F3"/>
    <w:rsid w:val="00D15A48"/>
    <w:rsid w:val="00D15E05"/>
    <w:rsid w:val="00D16001"/>
    <w:rsid w:val="00D1601B"/>
    <w:rsid w:val="00D1608F"/>
    <w:rsid w:val="00D1610E"/>
    <w:rsid w:val="00D16749"/>
    <w:rsid w:val="00D16767"/>
    <w:rsid w:val="00D16894"/>
    <w:rsid w:val="00D168B0"/>
    <w:rsid w:val="00D16929"/>
    <w:rsid w:val="00D16A30"/>
    <w:rsid w:val="00D16B0B"/>
    <w:rsid w:val="00D16B76"/>
    <w:rsid w:val="00D16DA7"/>
    <w:rsid w:val="00D16F47"/>
    <w:rsid w:val="00D1743D"/>
    <w:rsid w:val="00D17443"/>
    <w:rsid w:val="00D177B2"/>
    <w:rsid w:val="00D177C2"/>
    <w:rsid w:val="00D17FF4"/>
    <w:rsid w:val="00D206B1"/>
    <w:rsid w:val="00D20717"/>
    <w:rsid w:val="00D20AB9"/>
    <w:rsid w:val="00D20B7C"/>
    <w:rsid w:val="00D20B91"/>
    <w:rsid w:val="00D20F07"/>
    <w:rsid w:val="00D21311"/>
    <w:rsid w:val="00D21377"/>
    <w:rsid w:val="00D213DB"/>
    <w:rsid w:val="00D2146A"/>
    <w:rsid w:val="00D217EA"/>
    <w:rsid w:val="00D21C58"/>
    <w:rsid w:val="00D21D1D"/>
    <w:rsid w:val="00D21D68"/>
    <w:rsid w:val="00D21F23"/>
    <w:rsid w:val="00D21FB5"/>
    <w:rsid w:val="00D220C1"/>
    <w:rsid w:val="00D220E4"/>
    <w:rsid w:val="00D221EA"/>
    <w:rsid w:val="00D222BA"/>
    <w:rsid w:val="00D2234D"/>
    <w:rsid w:val="00D223D3"/>
    <w:rsid w:val="00D2247E"/>
    <w:rsid w:val="00D2259B"/>
    <w:rsid w:val="00D225F6"/>
    <w:rsid w:val="00D227C7"/>
    <w:rsid w:val="00D2280A"/>
    <w:rsid w:val="00D22A7C"/>
    <w:rsid w:val="00D22EB2"/>
    <w:rsid w:val="00D23098"/>
    <w:rsid w:val="00D23166"/>
    <w:rsid w:val="00D2322F"/>
    <w:rsid w:val="00D2327D"/>
    <w:rsid w:val="00D2331A"/>
    <w:rsid w:val="00D2338C"/>
    <w:rsid w:val="00D233AD"/>
    <w:rsid w:val="00D2342C"/>
    <w:rsid w:val="00D2349E"/>
    <w:rsid w:val="00D235E5"/>
    <w:rsid w:val="00D23733"/>
    <w:rsid w:val="00D23940"/>
    <w:rsid w:val="00D239CB"/>
    <w:rsid w:val="00D23AB4"/>
    <w:rsid w:val="00D23ADC"/>
    <w:rsid w:val="00D23AF1"/>
    <w:rsid w:val="00D23BF2"/>
    <w:rsid w:val="00D23D95"/>
    <w:rsid w:val="00D23DC2"/>
    <w:rsid w:val="00D23DFA"/>
    <w:rsid w:val="00D240C3"/>
    <w:rsid w:val="00D2497D"/>
    <w:rsid w:val="00D24996"/>
    <w:rsid w:val="00D24B02"/>
    <w:rsid w:val="00D24B1E"/>
    <w:rsid w:val="00D24B86"/>
    <w:rsid w:val="00D24BBD"/>
    <w:rsid w:val="00D24E71"/>
    <w:rsid w:val="00D24FD3"/>
    <w:rsid w:val="00D250FE"/>
    <w:rsid w:val="00D251E2"/>
    <w:rsid w:val="00D25878"/>
    <w:rsid w:val="00D2592D"/>
    <w:rsid w:val="00D25BCA"/>
    <w:rsid w:val="00D25C9B"/>
    <w:rsid w:val="00D25CAC"/>
    <w:rsid w:val="00D25D48"/>
    <w:rsid w:val="00D25F07"/>
    <w:rsid w:val="00D262AE"/>
    <w:rsid w:val="00D2647D"/>
    <w:rsid w:val="00D265FC"/>
    <w:rsid w:val="00D266DF"/>
    <w:rsid w:val="00D26766"/>
    <w:rsid w:val="00D26A44"/>
    <w:rsid w:val="00D26CFE"/>
    <w:rsid w:val="00D26F14"/>
    <w:rsid w:val="00D26F2F"/>
    <w:rsid w:val="00D2765C"/>
    <w:rsid w:val="00D27704"/>
    <w:rsid w:val="00D27740"/>
    <w:rsid w:val="00D27829"/>
    <w:rsid w:val="00D27989"/>
    <w:rsid w:val="00D27A94"/>
    <w:rsid w:val="00D27B49"/>
    <w:rsid w:val="00D30080"/>
    <w:rsid w:val="00D300C5"/>
    <w:rsid w:val="00D300D4"/>
    <w:rsid w:val="00D303B4"/>
    <w:rsid w:val="00D306BF"/>
    <w:rsid w:val="00D30A0A"/>
    <w:rsid w:val="00D30E22"/>
    <w:rsid w:val="00D30FD2"/>
    <w:rsid w:val="00D3116C"/>
    <w:rsid w:val="00D31191"/>
    <w:rsid w:val="00D31282"/>
    <w:rsid w:val="00D31342"/>
    <w:rsid w:val="00D313A7"/>
    <w:rsid w:val="00D314F6"/>
    <w:rsid w:val="00D315FF"/>
    <w:rsid w:val="00D317E2"/>
    <w:rsid w:val="00D31856"/>
    <w:rsid w:val="00D31A67"/>
    <w:rsid w:val="00D31C6B"/>
    <w:rsid w:val="00D31CA3"/>
    <w:rsid w:val="00D31D96"/>
    <w:rsid w:val="00D31DD2"/>
    <w:rsid w:val="00D31E6E"/>
    <w:rsid w:val="00D321E8"/>
    <w:rsid w:val="00D32459"/>
    <w:rsid w:val="00D3250D"/>
    <w:rsid w:val="00D32548"/>
    <w:rsid w:val="00D329BA"/>
    <w:rsid w:val="00D32B3C"/>
    <w:rsid w:val="00D32B50"/>
    <w:rsid w:val="00D32B85"/>
    <w:rsid w:val="00D330C4"/>
    <w:rsid w:val="00D333E2"/>
    <w:rsid w:val="00D33474"/>
    <w:rsid w:val="00D334AC"/>
    <w:rsid w:val="00D33B1E"/>
    <w:rsid w:val="00D33B27"/>
    <w:rsid w:val="00D33F12"/>
    <w:rsid w:val="00D342A0"/>
    <w:rsid w:val="00D343CB"/>
    <w:rsid w:val="00D344E4"/>
    <w:rsid w:val="00D34540"/>
    <w:rsid w:val="00D34637"/>
    <w:rsid w:val="00D34761"/>
    <w:rsid w:val="00D34AB3"/>
    <w:rsid w:val="00D34D3A"/>
    <w:rsid w:val="00D34F78"/>
    <w:rsid w:val="00D350A8"/>
    <w:rsid w:val="00D350C6"/>
    <w:rsid w:val="00D35125"/>
    <w:rsid w:val="00D35127"/>
    <w:rsid w:val="00D351AA"/>
    <w:rsid w:val="00D3523D"/>
    <w:rsid w:val="00D35556"/>
    <w:rsid w:val="00D35976"/>
    <w:rsid w:val="00D359EE"/>
    <w:rsid w:val="00D35A27"/>
    <w:rsid w:val="00D35AFA"/>
    <w:rsid w:val="00D35C6D"/>
    <w:rsid w:val="00D35D6C"/>
    <w:rsid w:val="00D35E7D"/>
    <w:rsid w:val="00D360AC"/>
    <w:rsid w:val="00D36500"/>
    <w:rsid w:val="00D365AB"/>
    <w:rsid w:val="00D3678A"/>
    <w:rsid w:val="00D367E7"/>
    <w:rsid w:val="00D36808"/>
    <w:rsid w:val="00D368F2"/>
    <w:rsid w:val="00D36AAA"/>
    <w:rsid w:val="00D36BA6"/>
    <w:rsid w:val="00D36FDE"/>
    <w:rsid w:val="00D3701F"/>
    <w:rsid w:val="00D37675"/>
    <w:rsid w:val="00D37837"/>
    <w:rsid w:val="00D37845"/>
    <w:rsid w:val="00D37A6F"/>
    <w:rsid w:val="00D37B33"/>
    <w:rsid w:val="00D37CBA"/>
    <w:rsid w:val="00D37E11"/>
    <w:rsid w:val="00D37EA0"/>
    <w:rsid w:val="00D37F3A"/>
    <w:rsid w:val="00D40600"/>
    <w:rsid w:val="00D406E1"/>
    <w:rsid w:val="00D40743"/>
    <w:rsid w:val="00D4079C"/>
    <w:rsid w:val="00D40806"/>
    <w:rsid w:val="00D40D6E"/>
    <w:rsid w:val="00D4160A"/>
    <w:rsid w:val="00D4164C"/>
    <w:rsid w:val="00D416E3"/>
    <w:rsid w:val="00D41847"/>
    <w:rsid w:val="00D418D2"/>
    <w:rsid w:val="00D4199B"/>
    <w:rsid w:val="00D419A5"/>
    <w:rsid w:val="00D41CA8"/>
    <w:rsid w:val="00D41E2D"/>
    <w:rsid w:val="00D41F93"/>
    <w:rsid w:val="00D4214F"/>
    <w:rsid w:val="00D421AE"/>
    <w:rsid w:val="00D4222C"/>
    <w:rsid w:val="00D42329"/>
    <w:rsid w:val="00D42474"/>
    <w:rsid w:val="00D42772"/>
    <w:rsid w:val="00D42A61"/>
    <w:rsid w:val="00D42ACC"/>
    <w:rsid w:val="00D42AD6"/>
    <w:rsid w:val="00D42AE4"/>
    <w:rsid w:val="00D42B54"/>
    <w:rsid w:val="00D4318C"/>
    <w:rsid w:val="00D43273"/>
    <w:rsid w:val="00D43291"/>
    <w:rsid w:val="00D435FD"/>
    <w:rsid w:val="00D436B4"/>
    <w:rsid w:val="00D43923"/>
    <w:rsid w:val="00D43BE9"/>
    <w:rsid w:val="00D43C80"/>
    <w:rsid w:val="00D43DB1"/>
    <w:rsid w:val="00D43EF5"/>
    <w:rsid w:val="00D43FA7"/>
    <w:rsid w:val="00D441FD"/>
    <w:rsid w:val="00D4428E"/>
    <w:rsid w:val="00D442B9"/>
    <w:rsid w:val="00D44636"/>
    <w:rsid w:val="00D448FA"/>
    <w:rsid w:val="00D44917"/>
    <w:rsid w:val="00D4494F"/>
    <w:rsid w:val="00D44C60"/>
    <w:rsid w:val="00D45183"/>
    <w:rsid w:val="00D451D6"/>
    <w:rsid w:val="00D4565C"/>
    <w:rsid w:val="00D4578A"/>
    <w:rsid w:val="00D459D1"/>
    <w:rsid w:val="00D45CCE"/>
    <w:rsid w:val="00D45E59"/>
    <w:rsid w:val="00D45EFD"/>
    <w:rsid w:val="00D460A0"/>
    <w:rsid w:val="00D46269"/>
    <w:rsid w:val="00D4655F"/>
    <w:rsid w:val="00D46673"/>
    <w:rsid w:val="00D46C33"/>
    <w:rsid w:val="00D46E5F"/>
    <w:rsid w:val="00D47103"/>
    <w:rsid w:val="00D471E2"/>
    <w:rsid w:val="00D4767A"/>
    <w:rsid w:val="00D477F2"/>
    <w:rsid w:val="00D4781F"/>
    <w:rsid w:val="00D47880"/>
    <w:rsid w:val="00D47BCF"/>
    <w:rsid w:val="00D47ECD"/>
    <w:rsid w:val="00D47F28"/>
    <w:rsid w:val="00D47FE1"/>
    <w:rsid w:val="00D5000E"/>
    <w:rsid w:val="00D501AB"/>
    <w:rsid w:val="00D5031C"/>
    <w:rsid w:val="00D5038F"/>
    <w:rsid w:val="00D50578"/>
    <w:rsid w:val="00D507AA"/>
    <w:rsid w:val="00D507B4"/>
    <w:rsid w:val="00D50876"/>
    <w:rsid w:val="00D5097A"/>
    <w:rsid w:val="00D50BFA"/>
    <w:rsid w:val="00D50D94"/>
    <w:rsid w:val="00D50E49"/>
    <w:rsid w:val="00D5102E"/>
    <w:rsid w:val="00D51062"/>
    <w:rsid w:val="00D51140"/>
    <w:rsid w:val="00D511FF"/>
    <w:rsid w:val="00D516CB"/>
    <w:rsid w:val="00D51882"/>
    <w:rsid w:val="00D51F68"/>
    <w:rsid w:val="00D52047"/>
    <w:rsid w:val="00D52090"/>
    <w:rsid w:val="00D5223A"/>
    <w:rsid w:val="00D52429"/>
    <w:rsid w:val="00D5267C"/>
    <w:rsid w:val="00D52947"/>
    <w:rsid w:val="00D52AC0"/>
    <w:rsid w:val="00D52D19"/>
    <w:rsid w:val="00D52F4C"/>
    <w:rsid w:val="00D52F95"/>
    <w:rsid w:val="00D5335A"/>
    <w:rsid w:val="00D5337C"/>
    <w:rsid w:val="00D53511"/>
    <w:rsid w:val="00D53599"/>
    <w:rsid w:val="00D5370A"/>
    <w:rsid w:val="00D537A3"/>
    <w:rsid w:val="00D537ED"/>
    <w:rsid w:val="00D53A12"/>
    <w:rsid w:val="00D53A86"/>
    <w:rsid w:val="00D53B59"/>
    <w:rsid w:val="00D53BD7"/>
    <w:rsid w:val="00D53F91"/>
    <w:rsid w:val="00D53F9C"/>
    <w:rsid w:val="00D5414B"/>
    <w:rsid w:val="00D54665"/>
    <w:rsid w:val="00D548DF"/>
    <w:rsid w:val="00D54A4C"/>
    <w:rsid w:val="00D54E91"/>
    <w:rsid w:val="00D54FD3"/>
    <w:rsid w:val="00D55139"/>
    <w:rsid w:val="00D5518D"/>
    <w:rsid w:val="00D5519C"/>
    <w:rsid w:val="00D556C7"/>
    <w:rsid w:val="00D5576D"/>
    <w:rsid w:val="00D55C82"/>
    <w:rsid w:val="00D55CF6"/>
    <w:rsid w:val="00D55EA2"/>
    <w:rsid w:val="00D55F6E"/>
    <w:rsid w:val="00D55F91"/>
    <w:rsid w:val="00D56539"/>
    <w:rsid w:val="00D565AE"/>
    <w:rsid w:val="00D5683A"/>
    <w:rsid w:val="00D56A6B"/>
    <w:rsid w:val="00D56AD8"/>
    <w:rsid w:val="00D56C42"/>
    <w:rsid w:val="00D56D64"/>
    <w:rsid w:val="00D57932"/>
    <w:rsid w:val="00D57AF6"/>
    <w:rsid w:val="00D57B3B"/>
    <w:rsid w:val="00D57EB3"/>
    <w:rsid w:val="00D600C9"/>
    <w:rsid w:val="00D601F0"/>
    <w:rsid w:val="00D60209"/>
    <w:rsid w:val="00D60445"/>
    <w:rsid w:val="00D60484"/>
    <w:rsid w:val="00D607BE"/>
    <w:rsid w:val="00D609D5"/>
    <w:rsid w:val="00D60B79"/>
    <w:rsid w:val="00D60BFC"/>
    <w:rsid w:val="00D60D80"/>
    <w:rsid w:val="00D61021"/>
    <w:rsid w:val="00D610BE"/>
    <w:rsid w:val="00D61216"/>
    <w:rsid w:val="00D6135D"/>
    <w:rsid w:val="00D616F0"/>
    <w:rsid w:val="00D618AE"/>
    <w:rsid w:val="00D61C50"/>
    <w:rsid w:val="00D61EE8"/>
    <w:rsid w:val="00D61FEF"/>
    <w:rsid w:val="00D62082"/>
    <w:rsid w:val="00D62133"/>
    <w:rsid w:val="00D621BC"/>
    <w:rsid w:val="00D621D4"/>
    <w:rsid w:val="00D62432"/>
    <w:rsid w:val="00D62443"/>
    <w:rsid w:val="00D6264F"/>
    <w:rsid w:val="00D626D2"/>
    <w:rsid w:val="00D62AD0"/>
    <w:rsid w:val="00D62C4E"/>
    <w:rsid w:val="00D62E69"/>
    <w:rsid w:val="00D62F58"/>
    <w:rsid w:val="00D62F71"/>
    <w:rsid w:val="00D6303A"/>
    <w:rsid w:val="00D6319F"/>
    <w:rsid w:val="00D63440"/>
    <w:rsid w:val="00D63505"/>
    <w:rsid w:val="00D636D0"/>
    <w:rsid w:val="00D63751"/>
    <w:rsid w:val="00D639AE"/>
    <w:rsid w:val="00D639B9"/>
    <w:rsid w:val="00D63C45"/>
    <w:rsid w:val="00D63C83"/>
    <w:rsid w:val="00D63D04"/>
    <w:rsid w:val="00D63E57"/>
    <w:rsid w:val="00D63F7F"/>
    <w:rsid w:val="00D6426E"/>
    <w:rsid w:val="00D64611"/>
    <w:rsid w:val="00D64891"/>
    <w:rsid w:val="00D64927"/>
    <w:rsid w:val="00D64D54"/>
    <w:rsid w:val="00D65104"/>
    <w:rsid w:val="00D65117"/>
    <w:rsid w:val="00D651E0"/>
    <w:rsid w:val="00D6530F"/>
    <w:rsid w:val="00D65685"/>
    <w:rsid w:val="00D6577A"/>
    <w:rsid w:val="00D657F2"/>
    <w:rsid w:val="00D6593E"/>
    <w:rsid w:val="00D65E1A"/>
    <w:rsid w:val="00D65E2E"/>
    <w:rsid w:val="00D65E90"/>
    <w:rsid w:val="00D65EA4"/>
    <w:rsid w:val="00D6603D"/>
    <w:rsid w:val="00D661B8"/>
    <w:rsid w:val="00D66857"/>
    <w:rsid w:val="00D668F2"/>
    <w:rsid w:val="00D66A4E"/>
    <w:rsid w:val="00D66D09"/>
    <w:rsid w:val="00D66F2B"/>
    <w:rsid w:val="00D66FBD"/>
    <w:rsid w:val="00D6707C"/>
    <w:rsid w:val="00D67151"/>
    <w:rsid w:val="00D675AD"/>
    <w:rsid w:val="00D67727"/>
    <w:rsid w:val="00D67779"/>
    <w:rsid w:val="00D67975"/>
    <w:rsid w:val="00D679E1"/>
    <w:rsid w:val="00D67CF9"/>
    <w:rsid w:val="00D67DEB"/>
    <w:rsid w:val="00D67FC8"/>
    <w:rsid w:val="00D700A9"/>
    <w:rsid w:val="00D7056E"/>
    <w:rsid w:val="00D7075E"/>
    <w:rsid w:val="00D7098F"/>
    <w:rsid w:val="00D70CB5"/>
    <w:rsid w:val="00D70DFF"/>
    <w:rsid w:val="00D70EC0"/>
    <w:rsid w:val="00D70ED3"/>
    <w:rsid w:val="00D70F20"/>
    <w:rsid w:val="00D7109F"/>
    <w:rsid w:val="00D71136"/>
    <w:rsid w:val="00D71197"/>
    <w:rsid w:val="00D7119A"/>
    <w:rsid w:val="00D714A3"/>
    <w:rsid w:val="00D71517"/>
    <w:rsid w:val="00D71706"/>
    <w:rsid w:val="00D71900"/>
    <w:rsid w:val="00D7197F"/>
    <w:rsid w:val="00D71CB8"/>
    <w:rsid w:val="00D720CF"/>
    <w:rsid w:val="00D722E8"/>
    <w:rsid w:val="00D723CF"/>
    <w:rsid w:val="00D72595"/>
    <w:rsid w:val="00D72934"/>
    <w:rsid w:val="00D72B5F"/>
    <w:rsid w:val="00D72C52"/>
    <w:rsid w:val="00D72C53"/>
    <w:rsid w:val="00D72D23"/>
    <w:rsid w:val="00D7392E"/>
    <w:rsid w:val="00D73B2D"/>
    <w:rsid w:val="00D73DAD"/>
    <w:rsid w:val="00D7402B"/>
    <w:rsid w:val="00D740B8"/>
    <w:rsid w:val="00D7428A"/>
    <w:rsid w:val="00D74408"/>
    <w:rsid w:val="00D747F9"/>
    <w:rsid w:val="00D74A41"/>
    <w:rsid w:val="00D74A46"/>
    <w:rsid w:val="00D74D3C"/>
    <w:rsid w:val="00D74EAA"/>
    <w:rsid w:val="00D74F73"/>
    <w:rsid w:val="00D75483"/>
    <w:rsid w:val="00D754C4"/>
    <w:rsid w:val="00D755EC"/>
    <w:rsid w:val="00D756D6"/>
    <w:rsid w:val="00D75724"/>
    <w:rsid w:val="00D75772"/>
    <w:rsid w:val="00D75ADE"/>
    <w:rsid w:val="00D75B30"/>
    <w:rsid w:val="00D75FE9"/>
    <w:rsid w:val="00D761FF"/>
    <w:rsid w:val="00D762D7"/>
    <w:rsid w:val="00D763C9"/>
    <w:rsid w:val="00D7666A"/>
    <w:rsid w:val="00D7670E"/>
    <w:rsid w:val="00D767E5"/>
    <w:rsid w:val="00D768D0"/>
    <w:rsid w:val="00D76ACA"/>
    <w:rsid w:val="00D76BC2"/>
    <w:rsid w:val="00D771C0"/>
    <w:rsid w:val="00D77330"/>
    <w:rsid w:val="00D7745A"/>
    <w:rsid w:val="00D77490"/>
    <w:rsid w:val="00D775AC"/>
    <w:rsid w:val="00D77720"/>
    <w:rsid w:val="00D7772B"/>
    <w:rsid w:val="00D777D1"/>
    <w:rsid w:val="00D77913"/>
    <w:rsid w:val="00D779C8"/>
    <w:rsid w:val="00D77B73"/>
    <w:rsid w:val="00D77D8B"/>
    <w:rsid w:val="00D80055"/>
    <w:rsid w:val="00D802D7"/>
    <w:rsid w:val="00D80629"/>
    <w:rsid w:val="00D8090D"/>
    <w:rsid w:val="00D80976"/>
    <w:rsid w:val="00D80B12"/>
    <w:rsid w:val="00D80F96"/>
    <w:rsid w:val="00D81011"/>
    <w:rsid w:val="00D81265"/>
    <w:rsid w:val="00D8127C"/>
    <w:rsid w:val="00D813C0"/>
    <w:rsid w:val="00D8149C"/>
    <w:rsid w:val="00D816A4"/>
    <w:rsid w:val="00D81884"/>
    <w:rsid w:val="00D81921"/>
    <w:rsid w:val="00D81A6E"/>
    <w:rsid w:val="00D81B55"/>
    <w:rsid w:val="00D81BC2"/>
    <w:rsid w:val="00D81C29"/>
    <w:rsid w:val="00D81C95"/>
    <w:rsid w:val="00D81F20"/>
    <w:rsid w:val="00D81FB2"/>
    <w:rsid w:val="00D820E1"/>
    <w:rsid w:val="00D82179"/>
    <w:rsid w:val="00D82237"/>
    <w:rsid w:val="00D8239B"/>
    <w:rsid w:val="00D823B3"/>
    <w:rsid w:val="00D8240A"/>
    <w:rsid w:val="00D824AB"/>
    <w:rsid w:val="00D82524"/>
    <w:rsid w:val="00D826DE"/>
    <w:rsid w:val="00D82943"/>
    <w:rsid w:val="00D82A34"/>
    <w:rsid w:val="00D82A40"/>
    <w:rsid w:val="00D82DB3"/>
    <w:rsid w:val="00D834A5"/>
    <w:rsid w:val="00D8354D"/>
    <w:rsid w:val="00D83669"/>
    <w:rsid w:val="00D839E9"/>
    <w:rsid w:val="00D839EF"/>
    <w:rsid w:val="00D83C49"/>
    <w:rsid w:val="00D83F67"/>
    <w:rsid w:val="00D842EE"/>
    <w:rsid w:val="00D84362"/>
    <w:rsid w:val="00D8475A"/>
    <w:rsid w:val="00D84A31"/>
    <w:rsid w:val="00D84AC4"/>
    <w:rsid w:val="00D84F8F"/>
    <w:rsid w:val="00D85307"/>
    <w:rsid w:val="00D85349"/>
    <w:rsid w:val="00D8540C"/>
    <w:rsid w:val="00D854C5"/>
    <w:rsid w:val="00D8566C"/>
    <w:rsid w:val="00D85B98"/>
    <w:rsid w:val="00D85EFA"/>
    <w:rsid w:val="00D86059"/>
    <w:rsid w:val="00D86285"/>
    <w:rsid w:val="00D86289"/>
    <w:rsid w:val="00D8631F"/>
    <w:rsid w:val="00D8652B"/>
    <w:rsid w:val="00D86584"/>
    <w:rsid w:val="00D8685B"/>
    <w:rsid w:val="00D86A37"/>
    <w:rsid w:val="00D86AEB"/>
    <w:rsid w:val="00D86C82"/>
    <w:rsid w:val="00D86F6B"/>
    <w:rsid w:val="00D87064"/>
    <w:rsid w:val="00D87275"/>
    <w:rsid w:val="00D872F0"/>
    <w:rsid w:val="00D87355"/>
    <w:rsid w:val="00D87408"/>
    <w:rsid w:val="00D875C2"/>
    <w:rsid w:val="00D878E3"/>
    <w:rsid w:val="00D879CC"/>
    <w:rsid w:val="00D87AE4"/>
    <w:rsid w:val="00D87BDB"/>
    <w:rsid w:val="00D87D46"/>
    <w:rsid w:val="00D87F3A"/>
    <w:rsid w:val="00D87FB6"/>
    <w:rsid w:val="00D90031"/>
    <w:rsid w:val="00D90038"/>
    <w:rsid w:val="00D90087"/>
    <w:rsid w:val="00D900F0"/>
    <w:rsid w:val="00D905F1"/>
    <w:rsid w:val="00D9060E"/>
    <w:rsid w:val="00D9082F"/>
    <w:rsid w:val="00D90A38"/>
    <w:rsid w:val="00D90C01"/>
    <w:rsid w:val="00D90D29"/>
    <w:rsid w:val="00D90E9B"/>
    <w:rsid w:val="00D90EC0"/>
    <w:rsid w:val="00D91058"/>
    <w:rsid w:val="00D91281"/>
    <w:rsid w:val="00D9131C"/>
    <w:rsid w:val="00D913C9"/>
    <w:rsid w:val="00D918D0"/>
    <w:rsid w:val="00D91CC2"/>
    <w:rsid w:val="00D91EA4"/>
    <w:rsid w:val="00D91ED4"/>
    <w:rsid w:val="00D923BB"/>
    <w:rsid w:val="00D9257B"/>
    <w:rsid w:val="00D926EB"/>
    <w:rsid w:val="00D92717"/>
    <w:rsid w:val="00D9285A"/>
    <w:rsid w:val="00D93083"/>
    <w:rsid w:val="00D9328F"/>
    <w:rsid w:val="00D932E2"/>
    <w:rsid w:val="00D938BE"/>
    <w:rsid w:val="00D9413D"/>
    <w:rsid w:val="00D942BF"/>
    <w:rsid w:val="00D94460"/>
    <w:rsid w:val="00D94659"/>
    <w:rsid w:val="00D94B91"/>
    <w:rsid w:val="00D94BBD"/>
    <w:rsid w:val="00D94D8F"/>
    <w:rsid w:val="00D94FEC"/>
    <w:rsid w:val="00D950B9"/>
    <w:rsid w:val="00D95185"/>
    <w:rsid w:val="00D953AE"/>
    <w:rsid w:val="00D95515"/>
    <w:rsid w:val="00D95BE1"/>
    <w:rsid w:val="00D95F4D"/>
    <w:rsid w:val="00D96047"/>
    <w:rsid w:val="00D9613A"/>
    <w:rsid w:val="00D96372"/>
    <w:rsid w:val="00D9646E"/>
    <w:rsid w:val="00D9648A"/>
    <w:rsid w:val="00D96554"/>
    <w:rsid w:val="00D96727"/>
    <w:rsid w:val="00D96BA9"/>
    <w:rsid w:val="00D9709A"/>
    <w:rsid w:val="00D97385"/>
    <w:rsid w:val="00D9744F"/>
    <w:rsid w:val="00D97852"/>
    <w:rsid w:val="00D97CA9"/>
    <w:rsid w:val="00D97F2E"/>
    <w:rsid w:val="00D97FBC"/>
    <w:rsid w:val="00D97FEC"/>
    <w:rsid w:val="00DA0051"/>
    <w:rsid w:val="00DA015F"/>
    <w:rsid w:val="00DA046A"/>
    <w:rsid w:val="00DA052E"/>
    <w:rsid w:val="00DA0708"/>
    <w:rsid w:val="00DA0755"/>
    <w:rsid w:val="00DA0B24"/>
    <w:rsid w:val="00DA102F"/>
    <w:rsid w:val="00DA1069"/>
    <w:rsid w:val="00DA1198"/>
    <w:rsid w:val="00DA1213"/>
    <w:rsid w:val="00DA12DD"/>
    <w:rsid w:val="00DA1353"/>
    <w:rsid w:val="00DA1397"/>
    <w:rsid w:val="00DA15C0"/>
    <w:rsid w:val="00DA16B3"/>
    <w:rsid w:val="00DA16BE"/>
    <w:rsid w:val="00DA17CD"/>
    <w:rsid w:val="00DA1A6E"/>
    <w:rsid w:val="00DA1B59"/>
    <w:rsid w:val="00DA1C22"/>
    <w:rsid w:val="00DA1C43"/>
    <w:rsid w:val="00DA1DD8"/>
    <w:rsid w:val="00DA2906"/>
    <w:rsid w:val="00DA2984"/>
    <w:rsid w:val="00DA2CDC"/>
    <w:rsid w:val="00DA2E54"/>
    <w:rsid w:val="00DA2F71"/>
    <w:rsid w:val="00DA3018"/>
    <w:rsid w:val="00DA31DB"/>
    <w:rsid w:val="00DA3279"/>
    <w:rsid w:val="00DA32FF"/>
    <w:rsid w:val="00DA33FD"/>
    <w:rsid w:val="00DA3727"/>
    <w:rsid w:val="00DA373B"/>
    <w:rsid w:val="00DA376F"/>
    <w:rsid w:val="00DA3D28"/>
    <w:rsid w:val="00DA3E62"/>
    <w:rsid w:val="00DA3E78"/>
    <w:rsid w:val="00DA42B2"/>
    <w:rsid w:val="00DA454E"/>
    <w:rsid w:val="00DA4899"/>
    <w:rsid w:val="00DA4978"/>
    <w:rsid w:val="00DA4A70"/>
    <w:rsid w:val="00DA4D6C"/>
    <w:rsid w:val="00DA4D75"/>
    <w:rsid w:val="00DA4F6E"/>
    <w:rsid w:val="00DA5008"/>
    <w:rsid w:val="00DA5112"/>
    <w:rsid w:val="00DA5186"/>
    <w:rsid w:val="00DA5318"/>
    <w:rsid w:val="00DA5358"/>
    <w:rsid w:val="00DA5408"/>
    <w:rsid w:val="00DA5748"/>
    <w:rsid w:val="00DA5991"/>
    <w:rsid w:val="00DA5CB6"/>
    <w:rsid w:val="00DA5E82"/>
    <w:rsid w:val="00DA5E8B"/>
    <w:rsid w:val="00DA5EF9"/>
    <w:rsid w:val="00DA6287"/>
    <w:rsid w:val="00DA65AA"/>
    <w:rsid w:val="00DA6606"/>
    <w:rsid w:val="00DA6776"/>
    <w:rsid w:val="00DA68DA"/>
    <w:rsid w:val="00DA6A0E"/>
    <w:rsid w:val="00DA6CDA"/>
    <w:rsid w:val="00DA6DAB"/>
    <w:rsid w:val="00DA7009"/>
    <w:rsid w:val="00DA70F9"/>
    <w:rsid w:val="00DA7246"/>
    <w:rsid w:val="00DA7420"/>
    <w:rsid w:val="00DA769A"/>
    <w:rsid w:val="00DA77AD"/>
    <w:rsid w:val="00DA79E4"/>
    <w:rsid w:val="00DA79EB"/>
    <w:rsid w:val="00DA7B90"/>
    <w:rsid w:val="00DA7BEB"/>
    <w:rsid w:val="00DA7C2F"/>
    <w:rsid w:val="00DA7CE6"/>
    <w:rsid w:val="00DA7E21"/>
    <w:rsid w:val="00DA7E5B"/>
    <w:rsid w:val="00DB0159"/>
    <w:rsid w:val="00DB039E"/>
    <w:rsid w:val="00DB0730"/>
    <w:rsid w:val="00DB07AC"/>
    <w:rsid w:val="00DB07BE"/>
    <w:rsid w:val="00DB087C"/>
    <w:rsid w:val="00DB08E8"/>
    <w:rsid w:val="00DB0A28"/>
    <w:rsid w:val="00DB0B59"/>
    <w:rsid w:val="00DB0BCD"/>
    <w:rsid w:val="00DB0CB9"/>
    <w:rsid w:val="00DB0E51"/>
    <w:rsid w:val="00DB0E61"/>
    <w:rsid w:val="00DB160B"/>
    <w:rsid w:val="00DB16F4"/>
    <w:rsid w:val="00DB1915"/>
    <w:rsid w:val="00DB1A78"/>
    <w:rsid w:val="00DB1F23"/>
    <w:rsid w:val="00DB1FC6"/>
    <w:rsid w:val="00DB211D"/>
    <w:rsid w:val="00DB2173"/>
    <w:rsid w:val="00DB23AB"/>
    <w:rsid w:val="00DB25BF"/>
    <w:rsid w:val="00DB27EB"/>
    <w:rsid w:val="00DB29F7"/>
    <w:rsid w:val="00DB2E47"/>
    <w:rsid w:val="00DB2FA3"/>
    <w:rsid w:val="00DB2FDF"/>
    <w:rsid w:val="00DB305D"/>
    <w:rsid w:val="00DB30EF"/>
    <w:rsid w:val="00DB3296"/>
    <w:rsid w:val="00DB3586"/>
    <w:rsid w:val="00DB35B6"/>
    <w:rsid w:val="00DB3DCC"/>
    <w:rsid w:val="00DB3E32"/>
    <w:rsid w:val="00DB3F10"/>
    <w:rsid w:val="00DB4113"/>
    <w:rsid w:val="00DB4130"/>
    <w:rsid w:val="00DB4162"/>
    <w:rsid w:val="00DB42F0"/>
    <w:rsid w:val="00DB4408"/>
    <w:rsid w:val="00DB448F"/>
    <w:rsid w:val="00DB482C"/>
    <w:rsid w:val="00DB4BCE"/>
    <w:rsid w:val="00DB4BD3"/>
    <w:rsid w:val="00DB4BEC"/>
    <w:rsid w:val="00DB4CD4"/>
    <w:rsid w:val="00DB4CEC"/>
    <w:rsid w:val="00DB4DA1"/>
    <w:rsid w:val="00DB4E5F"/>
    <w:rsid w:val="00DB4F62"/>
    <w:rsid w:val="00DB5075"/>
    <w:rsid w:val="00DB50C7"/>
    <w:rsid w:val="00DB5199"/>
    <w:rsid w:val="00DB52CB"/>
    <w:rsid w:val="00DB535B"/>
    <w:rsid w:val="00DB57F1"/>
    <w:rsid w:val="00DB5AC8"/>
    <w:rsid w:val="00DB5DB8"/>
    <w:rsid w:val="00DB603B"/>
    <w:rsid w:val="00DB617B"/>
    <w:rsid w:val="00DB61E4"/>
    <w:rsid w:val="00DB63E3"/>
    <w:rsid w:val="00DB652C"/>
    <w:rsid w:val="00DB6875"/>
    <w:rsid w:val="00DB6A84"/>
    <w:rsid w:val="00DB6C3B"/>
    <w:rsid w:val="00DB7026"/>
    <w:rsid w:val="00DB70C3"/>
    <w:rsid w:val="00DB7124"/>
    <w:rsid w:val="00DB716A"/>
    <w:rsid w:val="00DB7236"/>
    <w:rsid w:val="00DC02D5"/>
    <w:rsid w:val="00DC0358"/>
    <w:rsid w:val="00DC039E"/>
    <w:rsid w:val="00DC03B8"/>
    <w:rsid w:val="00DC045E"/>
    <w:rsid w:val="00DC0609"/>
    <w:rsid w:val="00DC09FD"/>
    <w:rsid w:val="00DC0AA8"/>
    <w:rsid w:val="00DC1820"/>
    <w:rsid w:val="00DC18A8"/>
    <w:rsid w:val="00DC1937"/>
    <w:rsid w:val="00DC193A"/>
    <w:rsid w:val="00DC1B07"/>
    <w:rsid w:val="00DC1D3C"/>
    <w:rsid w:val="00DC1D95"/>
    <w:rsid w:val="00DC1E8E"/>
    <w:rsid w:val="00DC207D"/>
    <w:rsid w:val="00DC22FA"/>
    <w:rsid w:val="00DC2385"/>
    <w:rsid w:val="00DC240F"/>
    <w:rsid w:val="00DC2475"/>
    <w:rsid w:val="00DC2649"/>
    <w:rsid w:val="00DC2686"/>
    <w:rsid w:val="00DC268F"/>
    <w:rsid w:val="00DC27AC"/>
    <w:rsid w:val="00DC2833"/>
    <w:rsid w:val="00DC2AEB"/>
    <w:rsid w:val="00DC2C17"/>
    <w:rsid w:val="00DC2D16"/>
    <w:rsid w:val="00DC2E68"/>
    <w:rsid w:val="00DC2F19"/>
    <w:rsid w:val="00DC2F90"/>
    <w:rsid w:val="00DC32C7"/>
    <w:rsid w:val="00DC341A"/>
    <w:rsid w:val="00DC38AF"/>
    <w:rsid w:val="00DC39E4"/>
    <w:rsid w:val="00DC3A1C"/>
    <w:rsid w:val="00DC3A7F"/>
    <w:rsid w:val="00DC3B1B"/>
    <w:rsid w:val="00DC3B61"/>
    <w:rsid w:val="00DC3C44"/>
    <w:rsid w:val="00DC3F64"/>
    <w:rsid w:val="00DC41F1"/>
    <w:rsid w:val="00DC4219"/>
    <w:rsid w:val="00DC42AE"/>
    <w:rsid w:val="00DC42CF"/>
    <w:rsid w:val="00DC4328"/>
    <w:rsid w:val="00DC43C6"/>
    <w:rsid w:val="00DC4512"/>
    <w:rsid w:val="00DC4562"/>
    <w:rsid w:val="00DC45DC"/>
    <w:rsid w:val="00DC467A"/>
    <w:rsid w:val="00DC46F6"/>
    <w:rsid w:val="00DC48AF"/>
    <w:rsid w:val="00DC48D7"/>
    <w:rsid w:val="00DC4E37"/>
    <w:rsid w:val="00DC4EAF"/>
    <w:rsid w:val="00DC508D"/>
    <w:rsid w:val="00DC5139"/>
    <w:rsid w:val="00DC51CE"/>
    <w:rsid w:val="00DC52CB"/>
    <w:rsid w:val="00DC5754"/>
    <w:rsid w:val="00DC5920"/>
    <w:rsid w:val="00DC5948"/>
    <w:rsid w:val="00DC5BCD"/>
    <w:rsid w:val="00DC5F8E"/>
    <w:rsid w:val="00DC61E2"/>
    <w:rsid w:val="00DC6238"/>
    <w:rsid w:val="00DC62B1"/>
    <w:rsid w:val="00DC6315"/>
    <w:rsid w:val="00DC635F"/>
    <w:rsid w:val="00DC6516"/>
    <w:rsid w:val="00DC65ED"/>
    <w:rsid w:val="00DC6662"/>
    <w:rsid w:val="00DC66A0"/>
    <w:rsid w:val="00DC68BB"/>
    <w:rsid w:val="00DC6A9D"/>
    <w:rsid w:val="00DC6BC6"/>
    <w:rsid w:val="00DC6BFC"/>
    <w:rsid w:val="00DC6D56"/>
    <w:rsid w:val="00DC718F"/>
    <w:rsid w:val="00DC75F5"/>
    <w:rsid w:val="00DC7A05"/>
    <w:rsid w:val="00DC7B51"/>
    <w:rsid w:val="00DC7CFA"/>
    <w:rsid w:val="00DC7EB5"/>
    <w:rsid w:val="00DD0016"/>
    <w:rsid w:val="00DD0282"/>
    <w:rsid w:val="00DD0293"/>
    <w:rsid w:val="00DD0465"/>
    <w:rsid w:val="00DD0578"/>
    <w:rsid w:val="00DD074B"/>
    <w:rsid w:val="00DD0753"/>
    <w:rsid w:val="00DD085A"/>
    <w:rsid w:val="00DD0897"/>
    <w:rsid w:val="00DD0AA0"/>
    <w:rsid w:val="00DD0C08"/>
    <w:rsid w:val="00DD0DAB"/>
    <w:rsid w:val="00DD0F6D"/>
    <w:rsid w:val="00DD1003"/>
    <w:rsid w:val="00DD10F4"/>
    <w:rsid w:val="00DD11CD"/>
    <w:rsid w:val="00DD12B0"/>
    <w:rsid w:val="00DD15C4"/>
    <w:rsid w:val="00DD1A0E"/>
    <w:rsid w:val="00DD1C30"/>
    <w:rsid w:val="00DD1C46"/>
    <w:rsid w:val="00DD1CB3"/>
    <w:rsid w:val="00DD1D6A"/>
    <w:rsid w:val="00DD1ED9"/>
    <w:rsid w:val="00DD23B8"/>
    <w:rsid w:val="00DD264F"/>
    <w:rsid w:val="00DD2774"/>
    <w:rsid w:val="00DD2A49"/>
    <w:rsid w:val="00DD2AFA"/>
    <w:rsid w:val="00DD2D30"/>
    <w:rsid w:val="00DD2D8F"/>
    <w:rsid w:val="00DD2FA9"/>
    <w:rsid w:val="00DD30A4"/>
    <w:rsid w:val="00DD3343"/>
    <w:rsid w:val="00DD3634"/>
    <w:rsid w:val="00DD3788"/>
    <w:rsid w:val="00DD37B0"/>
    <w:rsid w:val="00DD3E14"/>
    <w:rsid w:val="00DD3E84"/>
    <w:rsid w:val="00DD3EED"/>
    <w:rsid w:val="00DD3FE9"/>
    <w:rsid w:val="00DD4329"/>
    <w:rsid w:val="00DD4335"/>
    <w:rsid w:val="00DD4447"/>
    <w:rsid w:val="00DD44DC"/>
    <w:rsid w:val="00DD473A"/>
    <w:rsid w:val="00DD480B"/>
    <w:rsid w:val="00DD484C"/>
    <w:rsid w:val="00DD4A6E"/>
    <w:rsid w:val="00DD4A99"/>
    <w:rsid w:val="00DD4B32"/>
    <w:rsid w:val="00DD4C01"/>
    <w:rsid w:val="00DD4F3B"/>
    <w:rsid w:val="00DD509B"/>
    <w:rsid w:val="00DD531C"/>
    <w:rsid w:val="00DD53F6"/>
    <w:rsid w:val="00DD5458"/>
    <w:rsid w:val="00DD54FE"/>
    <w:rsid w:val="00DD550B"/>
    <w:rsid w:val="00DD554F"/>
    <w:rsid w:val="00DD5980"/>
    <w:rsid w:val="00DD59B7"/>
    <w:rsid w:val="00DD5ABB"/>
    <w:rsid w:val="00DD6338"/>
    <w:rsid w:val="00DD6398"/>
    <w:rsid w:val="00DD640D"/>
    <w:rsid w:val="00DD644F"/>
    <w:rsid w:val="00DD6522"/>
    <w:rsid w:val="00DD6717"/>
    <w:rsid w:val="00DD673E"/>
    <w:rsid w:val="00DD68F5"/>
    <w:rsid w:val="00DD69D6"/>
    <w:rsid w:val="00DD701C"/>
    <w:rsid w:val="00DD7041"/>
    <w:rsid w:val="00DD7092"/>
    <w:rsid w:val="00DD7544"/>
    <w:rsid w:val="00DD78D1"/>
    <w:rsid w:val="00DD7C0D"/>
    <w:rsid w:val="00DD7C23"/>
    <w:rsid w:val="00DD7E7A"/>
    <w:rsid w:val="00DE01EC"/>
    <w:rsid w:val="00DE0272"/>
    <w:rsid w:val="00DE02C3"/>
    <w:rsid w:val="00DE06E6"/>
    <w:rsid w:val="00DE08D5"/>
    <w:rsid w:val="00DE0C29"/>
    <w:rsid w:val="00DE108E"/>
    <w:rsid w:val="00DE1A2B"/>
    <w:rsid w:val="00DE1A77"/>
    <w:rsid w:val="00DE1A9A"/>
    <w:rsid w:val="00DE1C64"/>
    <w:rsid w:val="00DE1E1D"/>
    <w:rsid w:val="00DE1E92"/>
    <w:rsid w:val="00DE1EA1"/>
    <w:rsid w:val="00DE217E"/>
    <w:rsid w:val="00DE241F"/>
    <w:rsid w:val="00DE2569"/>
    <w:rsid w:val="00DE25DA"/>
    <w:rsid w:val="00DE27DE"/>
    <w:rsid w:val="00DE2955"/>
    <w:rsid w:val="00DE2C3D"/>
    <w:rsid w:val="00DE2E4D"/>
    <w:rsid w:val="00DE2F01"/>
    <w:rsid w:val="00DE2F37"/>
    <w:rsid w:val="00DE31DA"/>
    <w:rsid w:val="00DE333A"/>
    <w:rsid w:val="00DE3450"/>
    <w:rsid w:val="00DE3602"/>
    <w:rsid w:val="00DE3732"/>
    <w:rsid w:val="00DE39A8"/>
    <w:rsid w:val="00DE39DD"/>
    <w:rsid w:val="00DE41E4"/>
    <w:rsid w:val="00DE44B6"/>
    <w:rsid w:val="00DE48B3"/>
    <w:rsid w:val="00DE49E1"/>
    <w:rsid w:val="00DE4C0B"/>
    <w:rsid w:val="00DE4C83"/>
    <w:rsid w:val="00DE4DB9"/>
    <w:rsid w:val="00DE512C"/>
    <w:rsid w:val="00DE5145"/>
    <w:rsid w:val="00DE51CB"/>
    <w:rsid w:val="00DE54F1"/>
    <w:rsid w:val="00DE56A6"/>
    <w:rsid w:val="00DE5929"/>
    <w:rsid w:val="00DE5E47"/>
    <w:rsid w:val="00DE6239"/>
    <w:rsid w:val="00DE648A"/>
    <w:rsid w:val="00DE654D"/>
    <w:rsid w:val="00DE65BE"/>
    <w:rsid w:val="00DE6846"/>
    <w:rsid w:val="00DE6851"/>
    <w:rsid w:val="00DE6912"/>
    <w:rsid w:val="00DE6B4A"/>
    <w:rsid w:val="00DE6BD3"/>
    <w:rsid w:val="00DE6E19"/>
    <w:rsid w:val="00DE70EF"/>
    <w:rsid w:val="00DE722D"/>
    <w:rsid w:val="00DE7263"/>
    <w:rsid w:val="00DE7307"/>
    <w:rsid w:val="00DE73B8"/>
    <w:rsid w:val="00DE73C0"/>
    <w:rsid w:val="00DE743C"/>
    <w:rsid w:val="00DE756F"/>
    <w:rsid w:val="00DE75D4"/>
    <w:rsid w:val="00DE75EE"/>
    <w:rsid w:val="00DE761D"/>
    <w:rsid w:val="00DE7664"/>
    <w:rsid w:val="00DE766E"/>
    <w:rsid w:val="00DE7773"/>
    <w:rsid w:val="00DE78A7"/>
    <w:rsid w:val="00DE79A2"/>
    <w:rsid w:val="00DE79B0"/>
    <w:rsid w:val="00DE79BE"/>
    <w:rsid w:val="00DE79E3"/>
    <w:rsid w:val="00DE7DD6"/>
    <w:rsid w:val="00DF0005"/>
    <w:rsid w:val="00DF00F3"/>
    <w:rsid w:val="00DF00FD"/>
    <w:rsid w:val="00DF062F"/>
    <w:rsid w:val="00DF0A38"/>
    <w:rsid w:val="00DF0A3C"/>
    <w:rsid w:val="00DF0C7B"/>
    <w:rsid w:val="00DF0EFB"/>
    <w:rsid w:val="00DF0F6D"/>
    <w:rsid w:val="00DF1147"/>
    <w:rsid w:val="00DF13F9"/>
    <w:rsid w:val="00DF1745"/>
    <w:rsid w:val="00DF1CCD"/>
    <w:rsid w:val="00DF1F6C"/>
    <w:rsid w:val="00DF2007"/>
    <w:rsid w:val="00DF21A9"/>
    <w:rsid w:val="00DF222F"/>
    <w:rsid w:val="00DF22B3"/>
    <w:rsid w:val="00DF230C"/>
    <w:rsid w:val="00DF237A"/>
    <w:rsid w:val="00DF2468"/>
    <w:rsid w:val="00DF247D"/>
    <w:rsid w:val="00DF2500"/>
    <w:rsid w:val="00DF2552"/>
    <w:rsid w:val="00DF25F3"/>
    <w:rsid w:val="00DF28E7"/>
    <w:rsid w:val="00DF293D"/>
    <w:rsid w:val="00DF2BC9"/>
    <w:rsid w:val="00DF2E63"/>
    <w:rsid w:val="00DF35CA"/>
    <w:rsid w:val="00DF368D"/>
    <w:rsid w:val="00DF3C72"/>
    <w:rsid w:val="00DF3E6E"/>
    <w:rsid w:val="00DF3EE6"/>
    <w:rsid w:val="00DF4227"/>
    <w:rsid w:val="00DF43F3"/>
    <w:rsid w:val="00DF45A6"/>
    <w:rsid w:val="00DF45D3"/>
    <w:rsid w:val="00DF4718"/>
    <w:rsid w:val="00DF479F"/>
    <w:rsid w:val="00DF4808"/>
    <w:rsid w:val="00DF49BF"/>
    <w:rsid w:val="00DF4A18"/>
    <w:rsid w:val="00DF4AB0"/>
    <w:rsid w:val="00DF4C08"/>
    <w:rsid w:val="00DF4CAC"/>
    <w:rsid w:val="00DF4E10"/>
    <w:rsid w:val="00DF4FC5"/>
    <w:rsid w:val="00DF5325"/>
    <w:rsid w:val="00DF548C"/>
    <w:rsid w:val="00DF56AF"/>
    <w:rsid w:val="00DF5716"/>
    <w:rsid w:val="00DF5898"/>
    <w:rsid w:val="00DF59CB"/>
    <w:rsid w:val="00DF5ABC"/>
    <w:rsid w:val="00DF5AFC"/>
    <w:rsid w:val="00DF5D2F"/>
    <w:rsid w:val="00DF5D98"/>
    <w:rsid w:val="00DF5FE0"/>
    <w:rsid w:val="00DF6080"/>
    <w:rsid w:val="00DF613A"/>
    <w:rsid w:val="00DF6230"/>
    <w:rsid w:val="00DF6297"/>
    <w:rsid w:val="00DF62EA"/>
    <w:rsid w:val="00DF6500"/>
    <w:rsid w:val="00DF6512"/>
    <w:rsid w:val="00DF665C"/>
    <w:rsid w:val="00DF6805"/>
    <w:rsid w:val="00DF6951"/>
    <w:rsid w:val="00DF6A51"/>
    <w:rsid w:val="00DF6A69"/>
    <w:rsid w:val="00DF6AF8"/>
    <w:rsid w:val="00DF6BEA"/>
    <w:rsid w:val="00DF6C61"/>
    <w:rsid w:val="00DF6D88"/>
    <w:rsid w:val="00DF6F75"/>
    <w:rsid w:val="00DF6F93"/>
    <w:rsid w:val="00DF6FB5"/>
    <w:rsid w:val="00DF7036"/>
    <w:rsid w:val="00DF7103"/>
    <w:rsid w:val="00DF71C7"/>
    <w:rsid w:val="00DF7643"/>
    <w:rsid w:val="00DF7834"/>
    <w:rsid w:val="00DF78F3"/>
    <w:rsid w:val="00DF79A6"/>
    <w:rsid w:val="00DF7C2A"/>
    <w:rsid w:val="00DF7E14"/>
    <w:rsid w:val="00DF7F89"/>
    <w:rsid w:val="00E000A7"/>
    <w:rsid w:val="00E00126"/>
    <w:rsid w:val="00E00155"/>
    <w:rsid w:val="00E006D4"/>
    <w:rsid w:val="00E00BA7"/>
    <w:rsid w:val="00E00E93"/>
    <w:rsid w:val="00E00EAD"/>
    <w:rsid w:val="00E010A6"/>
    <w:rsid w:val="00E0175F"/>
    <w:rsid w:val="00E01959"/>
    <w:rsid w:val="00E019F6"/>
    <w:rsid w:val="00E01A99"/>
    <w:rsid w:val="00E0204B"/>
    <w:rsid w:val="00E02064"/>
    <w:rsid w:val="00E02188"/>
    <w:rsid w:val="00E0243C"/>
    <w:rsid w:val="00E027FA"/>
    <w:rsid w:val="00E0280C"/>
    <w:rsid w:val="00E0291B"/>
    <w:rsid w:val="00E02A49"/>
    <w:rsid w:val="00E02AA2"/>
    <w:rsid w:val="00E02AA3"/>
    <w:rsid w:val="00E02C2E"/>
    <w:rsid w:val="00E02DA8"/>
    <w:rsid w:val="00E02E9F"/>
    <w:rsid w:val="00E03656"/>
    <w:rsid w:val="00E0394D"/>
    <w:rsid w:val="00E03B68"/>
    <w:rsid w:val="00E03D57"/>
    <w:rsid w:val="00E03D75"/>
    <w:rsid w:val="00E03D9B"/>
    <w:rsid w:val="00E03F59"/>
    <w:rsid w:val="00E0401A"/>
    <w:rsid w:val="00E040C6"/>
    <w:rsid w:val="00E042AD"/>
    <w:rsid w:val="00E0431A"/>
    <w:rsid w:val="00E0433D"/>
    <w:rsid w:val="00E0455C"/>
    <w:rsid w:val="00E046B1"/>
    <w:rsid w:val="00E04789"/>
    <w:rsid w:val="00E04919"/>
    <w:rsid w:val="00E0495F"/>
    <w:rsid w:val="00E04B37"/>
    <w:rsid w:val="00E04BBF"/>
    <w:rsid w:val="00E04BC0"/>
    <w:rsid w:val="00E04BF3"/>
    <w:rsid w:val="00E04C24"/>
    <w:rsid w:val="00E04F86"/>
    <w:rsid w:val="00E05159"/>
    <w:rsid w:val="00E051C9"/>
    <w:rsid w:val="00E051F4"/>
    <w:rsid w:val="00E0537C"/>
    <w:rsid w:val="00E054DA"/>
    <w:rsid w:val="00E05742"/>
    <w:rsid w:val="00E058DD"/>
    <w:rsid w:val="00E05B7E"/>
    <w:rsid w:val="00E0606A"/>
    <w:rsid w:val="00E06333"/>
    <w:rsid w:val="00E063A0"/>
    <w:rsid w:val="00E06408"/>
    <w:rsid w:val="00E0647A"/>
    <w:rsid w:val="00E065F1"/>
    <w:rsid w:val="00E06878"/>
    <w:rsid w:val="00E06A25"/>
    <w:rsid w:val="00E06B0B"/>
    <w:rsid w:val="00E06B5D"/>
    <w:rsid w:val="00E06D45"/>
    <w:rsid w:val="00E07054"/>
    <w:rsid w:val="00E0726C"/>
    <w:rsid w:val="00E07294"/>
    <w:rsid w:val="00E076A2"/>
    <w:rsid w:val="00E076D5"/>
    <w:rsid w:val="00E07783"/>
    <w:rsid w:val="00E07AA2"/>
    <w:rsid w:val="00E07BBB"/>
    <w:rsid w:val="00E07D14"/>
    <w:rsid w:val="00E1044F"/>
    <w:rsid w:val="00E1059F"/>
    <w:rsid w:val="00E106F4"/>
    <w:rsid w:val="00E1089C"/>
    <w:rsid w:val="00E1091A"/>
    <w:rsid w:val="00E10B68"/>
    <w:rsid w:val="00E10BCA"/>
    <w:rsid w:val="00E10C8F"/>
    <w:rsid w:val="00E10D21"/>
    <w:rsid w:val="00E112EC"/>
    <w:rsid w:val="00E1130D"/>
    <w:rsid w:val="00E11351"/>
    <w:rsid w:val="00E114BA"/>
    <w:rsid w:val="00E1154D"/>
    <w:rsid w:val="00E1196B"/>
    <w:rsid w:val="00E11A3E"/>
    <w:rsid w:val="00E11BDA"/>
    <w:rsid w:val="00E11C10"/>
    <w:rsid w:val="00E11C90"/>
    <w:rsid w:val="00E11D1A"/>
    <w:rsid w:val="00E11EC1"/>
    <w:rsid w:val="00E12102"/>
    <w:rsid w:val="00E123BC"/>
    <w:rsid w:val="00E125FA"/>
    <w:rsid w:val="00E12B80"/>
    <w:rsid w:val="00E12CD0"/>
    <w:rsid w:val="00E12CE7"/>
    <w:rsid w:val="00E12DFE"/>
    <w:rsid w:val="00E12E17"/>
    <w:rsid w:val="00E13088"/>
    <w:rsid w:val="00E1323B"/>
    <w:rsid w:val="00E1340D"/>
    <w:rsid w:val="00E1365E"/>
    <w:rsid w:val="00E13660"/>
    <w:rsid w:val="00E137C7"/>
    <w:rsid w:val="00E13AC9"/>
    <w:rsid w:val="00E14034"/>
    <w:rsid w:val="00E140E4"/>
    <w:rsid w:val="00E142B8"/>
    <w:rsid w:val="00E1440B"/>
    <w:rsid w:val="00E147E8"/>
    <w:rsid w:val="00E149BE"/>
    <w:rsid w:val="00E149C7"/>
    <w:rsid w:val="00E14B79"/>
    <w:rsid w:val="00E14B87"/>
    <w:rsid w:val="00E14DC0"/>
    <w:rsid w:val="00E153CD"/>
    <w:rsid w:val="00E1564E"/>
    <w:rsid w:val="00E1565E"/>
    <w:rsid w:val="00E15831"/>
    <w:rsid w:val="00E15CAB"/>
    <w:rsid w:val="00E15D3B"/>
    <w:rsid w:val="00E15E93"/>
    <w:rsid w:val="00E15F6E"/>
    <w:rsid w:val="00E1679E"/>
    <w:rsid w:val="00E1690C"/>
    <w:rsid w:val="00E16C82"/>
    <w:rsid w:val="00E16D70"/>
    <w:rsid w:val="00E17739"/>
    <w:rsid w:val="00E1776D"/>
    <w:rsid w:val="00E17794"/>
    <w:rsid w:val="00E179A7"/>
    <w:rsid w:val="00E179E7"/>
    <w:rsid w:val="00E17A8D"/>
    <w:rsid w:val="00E17B5E"/>
    <w:rsid w:val="00E17DB5"/>
    <w:rsid w:val="00E17EEB"/>
    <w:rsid w:val="00E17FBE"/>
    <w:rsid w:val="00E20068"/>
    <w:rsid w:val="00E20163"/>
    <w:rsid w:val="00E20297"/>
    <w:rsid w:val="00E203DC"/>
    <w:rsid w:val="00E20636"/>
    <w:rsid w:val="00E206F2"/>
    <w:rsid w:val="00E20867"/>
    <w:rsid w:val="00E208AE"/>
    <w:rsid w:val="00E20A0E"/>
    <w:rsid w:val="00E20A30"/>
    <w:rsid w:val="00E20E5F"/>
    <w:rsid w:val="00E20FC6"/>
    <w:rsid w:val="00E210D4"/>
    <w:rsid w:val="00E210D7"/>
    <w:rsid w:val="00E2129B"/>
    <w:rsid w:val="00E2149E"/>
    <w:rsid w:val="00E216DF"/>
    <w:rsid w:val="00E219FE"/>
    <w:rsid w:val="00E21A86"/>
    <w:rsid w:val="00E21B83"/>
    <w:rsid w:val="00E22053"/>
    <w:rsid w:val="00E2205C"/>
    <w:rsid w:val="00E220D3"/>
    <w:rsid w:val="00E22241"/>
    <w:rsid w:val="00E222A0"/>
    <w:rsid w:val="00E2231F"/>
    <w:rsid w:val="00E22481"/>
    <w:rsid w:val="00E226F9"/>
    <w:rsid w:val="00E227C5"/>
    <w:rsid w:val="00E228B3"/>
    <w:rsid w:val="00E22AF6"/>
    <w:rsid w:val="00E22D97"/>
    <w:rsid w:val="00E22E1C"/>
    <w:rsid w:val="00E22E68"/>
    <w:rsid w:val="00E22FB5"/>
    <w:rsid w:val="00E22FE1"/>
    <w:rsid w:val="00E231E7"/>
    <w:rsid w:val="00E23419"/>
    <w:rsid w:val="00E23512"/>
    <w:rsid w:val="00E23613"/>
    <w:rsid w:val="00E23617"/>
    <w:rsid w:val="00E236FB"/>
    <w:rsid w:val="00E23785"/>
    <w:rsid w:val="00E23B31"/>
    <w:rsid w:val="00E23BD4"/>
    <w:rsid w:val="00E23D00"/>
    <w:rsid w:val="00E23D3F"/>
    <w:rsid w:val="00E24159"/>
    <w:rsid w:val="00E2423D"/>
    <w:rsid w:val="00E24370"/>
    <w:rsid w:val="00E24619"/>
    <w:rsid w:val="00E2472E"/>
    <w:rsid w:val="00E2473A"/>
    <w:rsid w:val="00E24817"/>
    <w:rsid w:val="00E24BF9"/>
    <w:rsid w:val="00E24C45"/>
    <w:rsid w:val="00E25111"/>
    <w:rsid w:val="00E253C7"/>
    <w:rsid w:val="00E25502"/>
    <w:rsid w:val="00E2566A"/>
    <w:rsid w:val="00E256F9"/>
    <w:rsid w:val="00E25861"/>
    <w:rsid w:val="00E25915"/>
    <w:rsid w:val="00E25B55"/>
    <w:rsid w:val="00E25E37"/>
    <w:rsid w:val="00E25EB1"/>
    <w:rsid w:val="00E25EC9"/>
    <w:rsid w:val="00E25ECC"/>
    <w:rsid w:val="00E26114"/>
    <w:rsid w:val="00E2623A"/>
    <w:rsid w:val="00E2629A"/>
    <w:rsid w:val="00E26324"/>
    <w:rsid w:val="00E269C9"/>
    <w:rsid w:val="00E26A4B"/>
    <w:rsid w:val="00E26B22"/>
    <w:rsid w:val="00E26B93"/>
    <w:rsid w:val="00E26DF6"/>
    <w:rsid w:val="00E26ED2"/>
    <w:rsid w:val="00E26EF1"/>
    <w:rsid w:val="00E26F84"/>
    <w:rsid w:val="00E270DF"/>
    <w:rsid w:val="00E2715D"/>
    <w:rsid w:val="00E2718C"/>
    <w:rsid w:val="00E271E0"/>
    <w:rsid w:val="00E272A7"/>
    <w:rsid w:val="00E27396"/>
    <w:rsid w:val="00E274FB"/>
    <w:rsid w:val="00E27581"/>
    <w:rsid w:val="00E275BD"/>
    <w:rsid w:val="00E27638"/>
    <w:rsid w:val="00E27A9F"/>
    <w:rsid w:val="00E27BF5"/>
    <w:rsid w:val="00E300C3"/>
    <w:rsid w:val="00E301F5"/>
    <w:rsid w:val="00E3041D"/>
    <w:rsid w:val="00E30427"/>
    <w:rsid w:val="00E304E1"/>
    <w:rsid w:val="00E306D0"/>
    <w:rsid w:val="00E306FA"/>
    <w:rsid w:val="00E30A98"/>
    <w:rsid w:val="00E30DB6"/>
    <w:rsid w:val="00E30DC9"/>
    <w:rsid w:val="00E3115C"/>
    <w:rsid w:val="00E31283"/>
    <w:rsid w:val="00E3131D"/>
    <w:rsid w:val="00E314C5"/>
    <w:rsid w:val="00E314E7"/>
    <w:rsid w:val="00E317BF"/>
    <w:rsid w:val="00E31847"/>
    <w:rsid w:val="00E31AD1"/>
    <w:rsid w:val="00E31BDB"/>
    <w:rsid w:val="00E31C37"/>
    <w:rsid w:val="00E31D04"/>
    <w:rsid w:val="00E31D64"/>
    <w:rsid w:val="00E31E0B"/>
    <w:rsid w:val="00E31F48"/>
    <w:rsid w:val="00E31FB4"/>
    <w:rsid w:val="00E32370"/>
    <w:rsid w:val="00E324E4"/>
    <w:rsid w:val="00E32AD3"/>
    <w:rsid w:val="00E32DE9"/>
    <w:rsid w:val="00E32F4D"/>
    <w:rsid w:val="00E32FF7"/>
    <w:rsid w:val="00E3315D"/>
    <w:rsid w:val="00E33281"/>
    <w:rsid w:val="00E333AD"/>
    <w:rsid w:val="00E33545"/>
    <w:rsid w:val="00E33CA1"/>
    <w:rsid w:val="00E33DE0"/>
    <w:rsid w:val="00E33EC2"/>
    <w:rsid w:val="00E342ED"/>
    <w:rsid w:val="00E3433E"/>
    <w:rsid w:val="00E344ED"/>
    <w:rsid w:val="00E3457F"/>
    <w:rsid w:val="00E345BC"/>
    <w:rsid w:val="00E34767"/>
    <w:rsid w:val="00E34777"/>
    <w:rsid w:val="00E34960"/>
    <w:rsid w:val="00E34F59"/>
    <w:rsid w:val="00E34F6B"/>
    <w:rsid w:val="00E35135"/>
    <w:rsid w:val="00E352F9"/>
    <w:rsid w:val="00E354AF"/>
    <w:rsid w:val="00E354C5"/>
    <w:rsid w:val="00E3556E"/>
    <w:rsid w:val="00E35595"/>
    <w:rsid w:val="00E35A91"/>
    <w:rsid w:val="00E35AE7"/>
    <w:rsid w:val="00E35B70"/>
    <w:rsid w:val="00E35B84"/>
    <w:rsid w:val="00E35C27"/>
    <w:rsid w:val="00E35C79"/>
    <w:rsid w:val="00E35CC2"/>
    <w:rsid w:val="00E35CCF"/>
    <w:rsid w:val="00E36116"/>
    <w:rsid w:val="00E36129"/>
    <w:rsid w:val="00E36158"/>
    <w:rsid w:val="00E363A1"/>
    <w:rsid w:val="00E36639"/>
    <w:rsid w:val="00E36703"/>
    <w:rsid w:val="00E36714"/>
    <w:rsid w:val="00E36724"/>
    <w:rsid w:val="00E36905"/>
    <w:rsid w:val="00E36BFC"/>
    <w:rsid w:val="00E371AE"/>
    <w:rsid w:val="00E37332"/>
    <w:rsid w:val="00E374B7"/>
    <w:rsid w:val="00E374E1"/>
    <w:rsid w:val="00E3753F"/>
    <w:rsid w:val="00E3766D"/>
    <w:rsid w:val="00E379C1"/>
    <w:rsid w:val="00E37AFA"/>
    <w:rsid w:val="00E37F51"/>
    <w:rsid w:val="00E4009F"/>
    <w:rsid w:val="00E4064A"/>
    <w:rsid w:val="00E4074E"/>
    <w:rsid w:val="00E409A3"/>
    <w:rsid w:val="00E40AD6"/>
    <w:rsid w:val="00E40BAC"/>
    <w:rsid w:val="00E40C31"/>
    <w:rsid w:val="00E40CAC"/>
    <w:rsid w:val="00E40F28"/>
    <w:rsid w:val="00E40F68"/>
    <w:rsid w:val="00E40FDC"/>
    <w:rsid w:val="00E41149"/>
    <w:rsid w:val="00E41160"/>
    <w:rsid w:val="00E41183"/>
    <w:rsid w:val="00E411FB"/>
    <w:rsid w:val="00E414A6"/>
    <w:rsid w:val="00E41556"/>
    <w:rsid w:val="00E41728"/>
    <w:rsid w:val="00E418D1"/>
    <w:rsid w:val="00E41BDF"/>
    <w:rsid w:val="00E41D50"/>
    <w:rsid w:val="00E41D76"/>
    <w:rsid w:val="00E41DB0"/>
    <w:rsid w:val="00E41E67"/>
    <w:rsid w:val="00E42159"/>
    <w:rsid w:val="00E4223C"/>
    <w:rsid w:val="00E423AD"/>
    <w:rsid w:val="00E42657"/>
    <w:rsid w:val="00E4275F"/>
    <w:rsid w:val="00E429C7"/>
    <w:rsid w:val="00E42A4A"/>
    <w:rsid w:val="00E42B1D"/>
    <w:rsid w:val="00E42B5B"/>
    <w:rsid w:val="00E42C87"/>
    <w:rsid w:val="00E42C99"/>
    <w:rsid w:val="00E42FA8"/>
    <w:rsid w:val="00E4324E"/>
    <w:rsid w:val="00E43357"/>
    <w:rsid w:val="00E433D6"/>
    <w:rsid w:val="00E437B3"/>
    <w:rsid w:val="00E437E1"/>
    <w:rsid w:val="00E43854"/>
    <w:rsid w:val="00E43A0E"/>
    <w:rsid w:val="00E43A17"/>
    <w:rsid w:val="00E43C8C"/>
    <w:rsid w:val="00E4402D"/>
    <w:rsid w:val="00E441AD"/>
    <w:rsid w:val="00E44412"/>
    <w:rsid w:val="00E44426"/>
    <w:rsid w:val="00E44665"/>
    <w:rsid w:val="00E4471A"/>
    <w:rsid w:val="00E44934"/>
    <w:rsid w:val="00E44DAE"/>
    <w:rsid w:val="00E44E7E"/>
    <w:rsid w:val="00E44FE8"/>
    <w:rsid w:val="00E45470"/>
    <w:rsid w:val="00E45634"/>
    <w:rsid w:val="00E4569E"/>
    <w:rsid w:val="00E45850"/>
    <w:rsid w:val="00E45B4D"/>
    <w:rsid w:val="00E4617C"/>
    <w:rsid w:val="00E4624B"/>
    <w:rsid w:val="00E46357"/>
    <w:rsid w:val="00E463EC"/>
    <w:rsid w:val="00E46551"/>
    <w:rsid w:val="00E46560"/>
    <w:rsid w:val="00E467D0"/>
    <w:rsid w:val="00E46887"/>
    <w:rsid w:val="00E46AF3"/>
    <w:rsid w:val="00E46BD3"/>
    <w:rsid w:val="00E46D46"/>
    <w:rsid w:val="00E46E1F"/>
    <w:rsid w:val="00E46EE4"/>
    <w:rsid w:val="00E4728A"/>
    <w:rsid w:val="00E4733B"/>
    <w:rsid w:val="00E47559"/>
    <w:rsid w:val="00E476AA"/>
    <w:rsid w:val="00E4773C"/>
    <w:rsid w:val="00E477EF"/>
    <w:rsid w:val="00E479DE"/>
    <w:rsid w:val="00E47CA8"/>
    <w:rsid w:val="00E47DB1"/>
    <w:rsid w:val="00E47F7E"/>
    <w:rsid w:val="00E50327"/>
    <w:rsid w:val="00E503E8"/>
    <w:rsid w:val="00E5049B"/>
    <w:rsid w:val="00E50501"/>
    <w:rsid w:val="00E50620"/>
    <w:rsid w:val="00E5063F"/>
    <w:rsid w:val="00E506CD"/>
    <w:rsid w:val="00E50736"/>
    <w:rsid w:val="00E50758"/>
    <w:rsid w:val="00E50863"/>
    <w:rsid w:val="00E50C32"/>
    <w:rsid w:val="00E50DFA"/>
    <w:rsid w:val="00E50EB4"/>
    <w:rsid w:val="00E50F5B"/>
    <w:rsid w:val="00E50FA6"/>
    <w:rsid w:val="00E5125F"/>
    <w:rsid w:val="00E51269"/>
    <w:rsid w:val="00E512B1"/>
    <w:rsid w:val="00E5132D"/>
    <w:rsid w:val="00E5144E"/>
    <w:rsid w:val="00E514DC"/>
    <w:rsid w:val="00E516B9"/>
    <w:rsid w:val="00E51B9E"/>
    <w:rsid w:val="00E51DC9"/>
    <w:rsid w:val="00E51F86"/>
    <w:rsid w:val="00E51FA4"/>
    <w:rsid w:val="00E524CC"/>
    <w:rsid w:val="00E52823"/>
    <w:rsid w:val="00E528A6"/>
    <w:rsid w:val="00E529A8"/>
    <w:rsid w:val="00E52CCA"/>
    <w:rsid w:val="00E52D46"/>
    <w:rsid w:val="00E52DCF"/>
    <w:rsid w:val="00E52E3D"/>
    <w:rsid w:val="00E5357C"/>
    <w:rsid w:val="00E535A9"/>
    <w:rsid w:val="00E53790"/>
    <w:rsid w:val="00E537E8"/>
    <w:rsid w:val="00E53951"/>
    <w:rsid w:val="00E5395B"/>
    <w:rsid w:val="00E53B68"/>
    <w:rsid w:val="00E53CF1"/>
    <w:rsid w:val="00E53D23"/>
    <w:rsid w:val="00E53D4D"/>
    <w:rsid w:val="00E53DCB"/>
    <w:rsid w:val="00E54036"/>
    <w:rsid w:val="00E541DA"/>
    <w:rsid w:val="00E543D7"/>
    <w:rsid w:val="00E547C8"/>
    <w:rsid w:val="00E54863"/>
    <w:rsid w:val="00E549E0"/>
    <w:rsid w:val="00E549F0"/>
    <w:rsid w:val="00E54F09"/>
    <w:rsid w:val="00E54F84"/>
    <w:rsid w:val="00E5503E"/>
    <w:rsid w:val="00E5507F"/>
    <w:rsid w:val="00E55251"/>
    <w:rsid w:val="00E553E6"/>
    <w:rsid w:val="00E55488"/>
    <w:rsid w:val="00E554D7"/>
    <w:rsid w:val="00E55513"/>
    <w:rsid w:val="00E55763"/>
    <w:rsid w:val="00E558A0"/>
    <w:rsid w:val="00E561D7"/>
    <w:rsid w:val="00E56399"/>
    <w:rsid w:val="00E5643F"/>
    <w:rsid w:val="00E56822"/>
    <w:rsid w:val="00E57158"/>
    <w:rsid w:val="00E5734D"/>
    <w:rsid w:val="00E5765B"/>
    <w:rsid w:val="00E57A16"/>
    <w:rsid w:val="00E57A67"/>
    <w:rsid w:val="00E57C4C"/>
    <w:rsid w:val="00E57D9D"/>
    <w:rsid w:val="00E57E24"/>
    <w:rsid w:val="00E57ED9"/>
    <w:rsid w:val="00E6019D"/>
    <w:rsid w:val="00E6022C"/>
    <w:rsid w:val="00E60276"/>
    <w:rsid w:val="00E6032D"/>
    <w:rsid w:val="00E604D2"/>
    <w:rsid w:val="00E6057D"/>
    <w:rsid w:val="00E60633"/>
    <w:rsid w:val="00E606D9"/>
    <w:rsid w:val="00E60A45"/>
    <w:rsid w:val="00E60EEC"/>
    <w:rsid w:val="00E6116E"/>
    <w:rsid w:val="00E611C0"/>
    <w:rsid w:val="00E61329"/>
    <w:rsid w:val="00E61347"/>
    <w:rsid w:val="00E6136E"/>
    <w:rsid w:val="00E61469"/>
    <w:rsid w:val="00E615D5"/>
    <w:rsid w:val="00E61645"/>
    <w:rsid w:val="00E6169F"/>
    <w:rsid w:val="00E61B52"/>
    <w:rsid w:val="00E61CD5"/>
    <w:rsid w:val="00E61CD9"/>
    <w:rsid w:val="00E61EDB"/>
    <w:rsid w:val="00E61F7B"/>
    <w:rsid w:val="00E62527"/>
    <w:rsid w:val="00E62594"/>
    <w:rsid w:val="00E626B6"/>
    <w:rsid w:val="00E62852"/>
    <w:rsid w:val="00E62970"/>
    <w:rsid w:val="00E62B16"/>
    <w:rsid w:val="00E62F30"/>
    <w:rsid w:val="00E631DF"/>
    <w:rsid w:val="00E633A1"/>
    <w:rsid w:val="00E636A6"/>
    <w:rsid w:val="00E6371F"/>
    <w:rsid w:val="00E63A38"/>
    <w:rsid w:val="00E63ED1"/>
    <w:rsid w:val="00E64867"/>
    <w:rsid w:val="00E64D4E"/>
    <w:rsid w:val="00E64FF6"/>
    <w:rsid w:val="00E650D7"/>
    <w:rsid w:val="00E6529B"/>
    <w:rsid w:val="00E653A9"/>
    <w:rsid w:val="00E65436"/>
    <w:rsid w:val="00E6547F"/>
    <w:rsid w:val="00E654E8"/>
    <w:rsid w:val="00E65505"/>
    <w:rsid w:val="00E65637"/>
    <w:rsid w:val="00E658C9"/>
    <w:rsid w:val="00E658F2"/>
    <w:rsid w:val="00E658F6"/>
    <w:rsid w:val="00E65A88"/>
    <w:rsid w:val="00E660D2"/>
    <w:rsid w:val="00E66279"/>
    <w:rsid w:val="00E6641E"/>
    <w:rsid w:val="00E665B5"/>
    <w:rsid w:val="00E6667D"/>
    <w:rsid w:val="00E66800"/>
    <w:rsid w:val="00E6698D"/>
    <w:rsid w:val="00E66B3C"/>
    <w:rsid w:val="00E66FAE"/>
    <w:rsid w:val="00E672FB"/>
    <w:rsid w:val="00E67573"/>
    <w:rsid w:val="00E677F1"/>
    <w:rsid w:val="00E67B57"/>
    <w:rsid w:val="00E7005B"/>
    <w:rsid w:val="00E701F4"/>
    <w:rsid w:val="00E70489"/>
    <w:rsid w:val="00E7048D"/>
    <w:rsid w:val="00E704DB"/>
    <w:rsid w:val="00E70A04"/>
    <w:rsid w:val="00E70EA5"/>
    <w:rsid w:val="00E70EFE"/>
    <w:rsid w:val="00E70F29"/>
    <w:rsid w:val="00E71075"/>
    <w:rsid w:val="00E710E9"/>
    <w:rsid w:val="00E71130"/>
    <w:rsid w:val="00E71317"/>
    <w:rsid w:val="00E713CD"/>
    <w:rsid w:val="00E71471"/>
    <w:rsid w:val="00E7156F"/>
    <w:rsid w:val="00E71575"/>
    <w:rsid w:val="00E71626"/>
    <w:rsid w:val="00E71842"/>
    <w:rsid w:val="00E71868"/>
    <w:rsid w:val="00E71900"/>
    <w:rsid w:val="00E71A10"/>
    <w:rsid w:val="00E71A6B"/>
    <w:rsid w:val="00E71C9B"/>
    <w:rsid w:val="00E71CE0"/>
    <w:rsid w:val="00E71E06"/>
    <w:rsid w:val="00E72079"/>
    <w:rsid w:val="00E7243B"/>
    <w:rsid w:val="00E724B6"/>
    <w:rsid w:val="00E72845"/>
    <w:rsid w:val="00E729A4"/>
    <w:rsid w:val="00E72AF0"/>
    <w:rsid w:val="00E72B21"/>
    <w:rsid w:val="00E72F1D"/>
    <w:rsid w:val="00E73000"/>
    <w:rsid w:val="00E732EA"/>
    <w:rsid w:val="00E7366F"/>
    <w:rsid w:val="00E73731"/>
    <w:rsid w:val="00E73790"/>
    <w:rsid w:val="00E7399A"/>
    <w:rsid w:val="00E739B1"/>
    <w:rsid w:val="00E73CB2"/>
    <w:rsid w:val="00E73CF6"/>
    <w:rsid w:val="00E73DDB"/>
    <w:rsid w:val="00E73E1F"/>
    <w:rsid w:val="00E73EB6"/>
    <w:rsid w:val="00E73F57"/>
    <w:rsid w:val="00E74264"/>
    <w:rsid w:val="00E74783"/>
    <w:rsid w:val="00E74A5F"/>
    <w:rsid w:val="00E750AA"/>
    <w:rsid w:val="00E750BF"/>
    <w:rsid w:val="00E750E8"/>
    <w:rsid w:val="00E75B58"/>
    <w:rsid w:val="00E75BD7"/>
    <w:rsid w:val="00E75E5A"/>
    <w:rsid w:val="00E75FB7"/>
    <w:rsid w:val="00E7607A"/>
    <w:rsid w:val="00E76129"/>
    <w:rsid w:val="00E76333"/>
    <w:rsid w:val="00E7638D"/>
    <w:rsid w:val="00E76583"/>
    <w:rsid w:val="00E765DF"/>
    <w:rsid w:val="00E7681B"/>
    <w:rsid w:val="00E7687C"/>
    <w:rsid w:val="00E76978"/>
    <w:rsid w:val="00E769ED"/>
    <w:rsid w:val="00E76A39"/>
    <w:rsid w:val="00E76BD2"/>
    <w:rsid w:val="00E76C70"/>
    <w:rsid w:val="00E76CD6"/>
    <w:rsid w:val="00E770A3"/>
    <w:rsid w:val="00E770A7"/>
    <w:rsid w:val="00E77104"/>
    <w:rsid w:val="00E7715C"/>
    <w:rsid w:val="00E77375"/>
    <w:rsid w:val="00E7756B"/>
    <w:rsid w:val="00E7773E"/>
    <w:rsid w:val="00E77842"/>
    <w:rsid w:val="00E77C5D"/>
    <w:rsid w:val="00E77D09"/>
    <w:rsid w:val="00E77ED7"/>
    <w:rsid w:val="00E77F1A"/>
    <w:rsid w:val="00E77F21"/>
    <w:rsid w:val="00E80014"/>
    <w:rsid w:val="00E80103"/>
    <w:rsid w:val="00E8010D"/>
    <w:rsid w:val="00E80452"/>
    <w:rsid w:val="00E80754"/>
    <w:rsid w:val="00E80A3B"/>
    <w:rsid w:val="00E80DCF"/>
    <w:rsid w:val="00E80E9B"/>
    <w:rsid w:val="00E80F06"/>
    <w:rsid w:val="00E81043"/>
    <w:rsid w:val="00E81177"/>
    <w:rsid w:val="00E81236"/>
    <w:rsid w:val="00E81248"/>
    <w:rsid w:val="00E812C8"/>
    <w:rsid w:val="00E81300"/>
    <w:rsid w:val="00E813AC"/>
    <w:rsid w:val="00E81744"/>
    <w:rsid w:val="00E81779"/>
    <w:rsid w:val="00E817C7"/>
    <w:rsid w:val="00E81A03"/>
    <w:rsid w:val="00E81A11"/>
    <w:rsid w:val="00E81B7A"/>
    <w:rsid w:val="00E81D8C"/>
    <w:rsid w:val="00E81FBD"/>
    <w:rsid w:val="00E824C9"/>
    <w:rsid w:val="00E82824"/>
    <w:rsid w:val="00E82AA0"/>
    <w:rsid w:val="00E82F01"/>
    <w:rsid w:val="00E82F67"/>
    <w:rsid w:val="00E83045"/>
    <w:rsid w:val="00E832A7"/>
    <w:rsid w:val="00E8351F"/>
    <w:rsid w:val="00E8357D"/>
    <w:rsid w:val="00E83600"/>
    <w:rsid w:val="00E8381F"/>
    <w:rsid w:val="00E838E2"/>
    <w:rsid w:val="00E83E92"/>
    <w:rsid w:val="00E83F27"/>
    <w:rsid w:val="00E84073"/>
    <w:rsid w:val="00E84194"/>
    <w:rsid w:val="00E84301"/>
    <w:rsid w:val="00E8442F"/>
    <w:rsid w:val="00E844ED"/>
    <w:rsid w:val="00E84745"/>
    <w:rsid w:val="00E8479C"/>
    <w:rsid w:val="00E849C4"/>
    <w:rsid w:val="00E84B4D"/>
    <w:rsid w:val="00E84BB1"/>
    <w:rsid w:val="00E84D11"/>
    <w:rsid w:val="00E84E0A"/>
    <w:rsid w:val="00E84F53"/>
    <w:rsid w:val="00E85003"/>
    <w:rsid w:val="00E852E2"/>
    <w:rsid w:val="00E853D0"/>
    <w:rsid w:val="00E855EB"/>
    <w:rsid w:val="00E85915"/>
    <w:rsid w:val="00E85C93"/>
    <w:rsid w:val="00E861EE"/>
    <w:rsid w:val="00E862EF"/>
    <w:rsid w:val="00E8643B"/>
    <w:rsid w:val="00E865B6"/>
    <w:rsid w:val="00E86A52"/>
    <w:rsid w:val="00E86E81"/>
    <w:rsid w:val="00E8746F"/>
    <w:rsid w:val="00E874D5"/>
    <w:rsid w:val="00E874D7"/>
    <w:rsid w:val="00E87576"/>
    <w:rsid w:val="00E87616"/>
    <w:rsid w:val="00E87684"/>
    <w:rsid w:val="00E876CC"/>
    <w:rsid w:val="00E87D50"/>
    <w:rsid w:val="00E87D7D"/>
    <w:rsid w:val="00E87E2B"/>
    <w:rsid w:val="00E87FDA"/>
    <w:rsid w:val="00E90042"/>
    <w:rsid w:val="00E90076"/>
    <w:rsid w:val="00E90112"/>
    <w:rsid w:val="00E90528"/>
    <w:rsid w:val="00E90576"/>
    <w:rsid w:val="00E90577"/>
    <w:rsid w:val="00E90702"/>
    <w:rsid w:val="00E907F0"/>
    <w:rsid w:val="00E90C87"/>
    <w:rsid w:val="00E90D1F"/>
    <w:rsid w:val="00E90DAB"/>
    <w:rsid w:val="00E90FD8"/>
    <w:rsid w:val="00E91103"/>
    <w:rsid w:val="00E9134F"/>
    <w:rsid w:val="00E91740"/>
    <w:rsid w:val="00E9178C"/>
    <w:rsid w:val="00E917E8"/>
    <w:rsid w:val="00E91804"/>
    <w:rsid w:val="00E919C0"/>
    <w:rsid w:val="00E919E5"/>
    <w:rsid w:val="00E91A2C"/>
    <w:rsid w:val="00E91AF0"/>
    <w:rsid w:val="00E91BD0"/>
    <w:rsid w:val="00E91BFD"/>
    <w:rsid w:val="00E920FD"/>
    <w:rsid w:val="00E9210A"/>
    <w:rsid w:val="00E9224F"/>
    <w:rsid w:val="00E92360"/>
    <w:rsid w:val="00E92413"/>
    <w:rsid w:val="00E9254D"/>
    <w:rsid w:val="00E928DA"/>
    <w:rsid w:val="00E928F5"/>
    <w:rsid w:val="00E92CA1"/>
    <w:rsid w:val="00E9318A"/>
    <w:rsid w:val="00E932DA"/>
    <w:rsid w:val="00E932EF"/>
    <w:rsid w:val="00E933B0"/>
    <w:rsid w:val="00E936AA"/>
    <w:rsid w:val="00E93831"/>
    <w:rsid w:val="00E93EAE"/>
    <w:rsid w:val="00E94203"/>
    <w:rsid w:val="00E94571"/>
    <w:rsid w:val="00E9465D"/>
    <w:rsid w:val="00E94E76"/>
    <w:rsid w:val="00E94F69"/>
    <w:rsid w:val="00E94FC8"/>
    <w:rsid w:val="00E94FDB"/>
    <w:rsid w:val="00E95169"/>
    <w:rsid w:val="00E95573"/>
    <w:rsid w:val="00E958E3"/>
    <w:rsid w:val="00E95A24"/>
    <w:rsid w:val="00E95A85"/>
    <w:rsid w:val="00E95B1E"/>
    <w:rsid w:val="00E95BE9"/>
    <w:rsid w:val="00E95DA0"/>
    <w:rsid w:val="00E95FFC"/>
    <w:rsid w:val="00E9645F"/>
    <w:rsid w:val="00E966A3"/>
    <w:rsid w:val="00E9686D"/>
    <w:rsid w:val="00E96A32"/>
    <w:rsid w:val="00E96A55"/>
    <w:rsid w:val="00E970F5"/>
    <w:rsid w:val="00E9737E"/>
    <w:rsid w:val="00E97623"/>
    <w:rsid w:val="00E97645"/>
    <w:rsid w:val="00E976B8"/>
    <w:rsid w:val="00E9772C"/>
    <w:rsid w:val="00E97971"/>
    <w:rsid w:val="00E97A81"/>
    <w:rsid w:val="00E97BBC"/>
    <w:rsid w:val="00E97CF1"/>
    <w:rsid w:val="00EA044C"/>
    <w:rsid w:val="00EA04B9"/>
    <w:rsid w:val="00EA0652"/>
    <w:rsid w:val="00EA08B6"/>
    <w:rsid w:val="00EA0962"/>
    <w:rsid w:val="00EA096D"/>
    <w:rsid w:val="00EA0C18"/>
    <w:rsid w:val="00EA0DE3"/>
    <w:rsid w:val="00EA0E4C"/>
    <w:rsid w:val="00EA0E55"/>
    <w:rsid w:val="00EA122E"/>
    <w:rsid w:val="00EA1253"/>
    <w:rsid w:val="00EA1342"/>
    <w:rsid w:val="00EA165F"/>
    <w:rsid w:val="00EA169C"/>
    <w:rsid w:val="00EA17E9"/>
    <w:rsid w:val="00EA1828"/>
    <w:rsid w:val="00EA187C"/>
    <w:rsid w:val="00EA1B24"/>
    <w:rsid w:val="00EA1F49"/>
    <w:rsid w:val="00EA20AC"/>
    <w:rsid w:val="00EA21B2"/>
    <w:rsid w:val="00EA2442"/>
    <w:rsid w:val="00EA24A6"/>
    <w:rsid w:val="00EA25B8"/>
    <w:rsid w:val="00EA25E5"/>
    <w:rsid w:val="00EA2794"/>
    <w:rsid w:val="00EA2966"/>
    <w:rsid w:val="00EA2B81"/>
    <w:rsid w:val="00EA2C51"/>
    <w:rsid w:val="00EA2C6F"/>
    <w:rsid w:val="00EA2DD4"/>
    <w:rsid w:val="00EA2DE3"/>
    <w:rsid w:val="00EA2E8C"/>
    <w:rsid w:val="00EA2FC7"/>
    <w:rsid w:val="00EA3117"/>
    <w:rsid w:val="00EA31F1"/>
    <w:rsid w:val="00EA3280"/>
    <w:rsid w:val="00EA3299"/>
    <w:rsid w:val="00EA3412"/>
    <w:rsid w:val="00EA3440"/>
    <w:rsid w:val="00EA345D"/>
    <w:rsid w:val="00EA34CB"/>
    <w:rsid w:val="00EA359C"/>
    <w:rsid w:val="00EA3629"/>
    <w:rsid w:val="00EA362E"/>
    <w:rsid w:val="00EA37AC"/>
    <w:rsid w:val="00EA3E3A"/>
    <w:rsid w:val="00EA3E49"/>
    <w:rsid w:val="00EA3E55"/>
    <w:rsid w:val="00EA4142"/>
    <w:rsid w:val="00EA4307"/>
    <w:rsid w:val="00EA444C"/>
    <w:rsid w:val="00EA45F7"/>
    <w:rsid w:val="00EA49E6"/>
    <w:rsid w:val="00EA4ACB"/>
    <w:rsid w:val="00EA4BA7"/>
    <w:rsid w:val="00EA4DA7"/>
    <w:rsid w:val="00EA504C"/>
    <w:rsid w:val="00EA515A"/>
    <w:rsid w:val="00EA5226"/>
    <w:rsid w:val="00EA551B"/>
    <w:rsid w:val="00EA55B5"/>
    <w:rsid w:val="00EA56B3"/>
    <w:rsid w:val="00EA57C7"/>
    <w:rsid w:val="00EA58C8"/>
    <w:rsid w:val="00EA5AF9"/>
    <w:rsid w:val="00EA5C32"/>
    <w:rsid w:val="00EA5D73"/>
    <w:rsid w:val="00EA5D8F"/>
    <w:rsid w:val="00EA5DB4"/>
    <w:rsid w:val="00EA5E2C"/>
    <w:rsid w:val="00EA5EA4"/>
    <w:rsid w:val="00EA5EDD"/>
    <w:rsid w:val="00EA62A4"/>
    <w:rsid w:val="00EA66D7"/>
    <w:rsid w:val="00EA67D3"/>
    <w:rsid w:val="00EA6B4C"/>
    <w:rsid w:val="00EA6C9A"/>
    <w:rsid w:val="00EA6D08"/>
    <w:rsid w:val="00EA6DFB"/>
    <w:rsid w:val="00EA6E00"/>
    <w:rsid w:val="00EA6E69"/>
    <w:rsid w:val="00EA6F59"/>
    <w:rsid w:val="00EA7066"/>
    <w:rsid w:val="00EA7299"/>
    <w:rsid w:val="00EA74E2"/>
    <w:rsid w:val="00EA7546"/>
    <w:rsid w:val="00EA7666"/>
    <w:rsid w:val="00EA7862"/>
    <w:rsid w:val="00EA79A1"/>
    <w:rsid w:val="00EA7B39"/>
    <w:rsid w:val="00EA7CF0"/>
    <w:rsid w:val="00EA7EC1"/>
    <w:rsid w:val="00EA7EC8"/>
    <w:rsid w:val="00EB014D"/>
    <w:rsid w:val="00EB01BD"/>
    <w:rsid w:val="00EB032C"/>
    <w:rsid w:val="00EB04CC"/>
    <w:rsid w:val="00EB056B"/>
    <w:rsid w:val="00EB06FA"/>
    <w:rsid w:val="00EB0748"/>
    <w:rsid w:val="00EB09CB"/>
    <w:rsid w:val="00EB0D97"/>
    <w:rsid w:val="00EB0F99"/>
    <w:rsid w:val="00EB11C4"/>
    <w:rsid w:val="00EB11ED"/>
    <w:rsid w:val="00EB12F3"/>
    <w:rsid w:val="00EB131B"/>
    <w:rsid w:val="00EB132E"/>
    <w:rsid w:val="00EB146F"/>
    <w:rsid w:val="00EB1505"/>
    <w:rsid w:val="00EB1756"/>
    <w:rsid w:val="00EB1818"/>
    <w:rsid w:val="00EB1AD5"/>
    <w:rsid w:val="00EB1B0A"/>
    <w:rsid w:val="00EB1BD4"/>
    <w:rsid w:val="00EB1DC0"/>
    <w:rsid w:val="00EB1DE4"/>
    <w:rsid w:val="00EB1E95"/>
    <w:rsid w:val="00EB1E98"/>
    <w:rsid w:val="00EB1EE0"/>
    <w:rsid w:val="00EB237B"/>
    <w:rsid w:val="00EB2390"/>
    <w:rsid w:val="00EB2A85"/>
    <w:rsid w:val="00EB3127"/>
    <w:rsid w:val="00EB322B"/>
    <w:rsid w:val="00EB3286"/>
    <w:rsid w:val="00EB33D8"/>
    <w:rsid w:val="00EB35BE"/>
    <w:rsid w:val="00EB3ACB"/>
    <w:rsid w:val="00EB3C8F"/>
    <w:rsid w:val="00EB3E21"/>
    <w:rsid w:val="00EB3EC8"/>
    <w:rsid w:val="00EB3FCE"/>
    <w:rsid w:val="00EB4247"/>
    <w:rsid w:val="00EB440A"/>
    <w:rsid w:val="00EB4595"/>
    <w:rsid w:val="00EB46F1"/>
    <w:rsid w:val="00EB48D2"/>
    <w:rsid w:val="00EB4A04"/>
    <w:rsid w:val="00EB4B0F"/>
    <w:rsid w:val="00EB4C85"/>
    <w:rsid w:val="00EB4EAD"/>
    <w:rsid w:val="00EB52C6"/>
    <w:rsid w:val="00EB5327"/>
    <w:rsid w:val="00EB5455"/>
    <w:rsid w:val="00EB54C1"/>
    <w:rsid w:val="00EB55E5"/>
    <w:rsid w:val="00EB5678"/>
    <w:rsid w:val="00EB584A"/>
    <w:rsid w:val="00EB58BD"/>
    <w:rsid w:val="00EB5A78"/>
    <w:rsid w:val="00EB5EC1"/>
    <w:rsid w:val="00EB5F57"/>
    <w:rsid w:val="00EB6278"/>
    <w:rsid w:val="00EB63B4"/>
    <w:rsid w:val="00EB6594"/>
    <w:rsid w:val="00EB65C1"/>
    <w:rsid w:val="00EB6615"/>
    <w:rsid w:val="00EB676E"/>
    <w:rsid w:val="00EB6848"/>
    <w:rsid w:val="00EB6ADE"/>
    <w:rsid w:val="00EB6C26"/>
    <w:rsid w:val="00EB6CA9"/>
    <w:rsid w:val="00EB6D36"/>
    <w:rsid w:val="00EB6DA2"/>
    <w:rsid w:val="00EB6FC9"/>
    <w:rsid w:val="00EB711E"/>
    <w:rsid w:val="00EB73D6"/>
    <w:rsid w:val="00EB7460"/>
    <w:rsid w:val="00EB753A"/>
    <w:rsid w:val="00EB75AE"/>
    <w:rsid w:val="00EB7607"/>
    <w:rsid w:val="00EB77EE"/>
    <w:rsid w:val="00EB7891"/>
    <w:rsid w:val="00EB7AA2"/>
    <w:rsid w:val="00EB7BD1"/>
    <w:rsid w:val="00EB7CDD"/>
    <w:rsid w:val="00EB7E39"/>
    <w:rsid w:val="00EB7F61"/>
    <w:rsid w:val="00EC009A"/>
    <w:rsid w:val="00EC02CE"/>
    <w:rsid w:val="00EC02E5"/>
    <w:rsid w:val="00EC02EA"/>
    <w:rsid w:val="00EC0312"/>
    <w:rsid w:val="00EC090C"/>
    <w:rsid w:val="00EC0C9B"/>
    <w:rsid w:val="00EC0D64"/>
    <w:rsid w:val="00EC0D69"/>
    <w:rsid w:val="00EC10CA"/>
    <w:rsid w:val="00EC10DE"/>
    <w:rsid w:val="00EC11B0"/>
    <w:rsid w:val="00EC1292"/>
    <w:rsid w:val="00EC1576"/>
    <w:rsid w:val="00EC166A"/>
    <w:rsid w:val="00EC1D2B"/>
    <w:rsid w:val="00EC1FC8"/>
    <w:rsid w:val="00EC206A"/>
    <w:rsid w:val="00EC20B2"/>
    <w:rsid w:val="00EC241C"/>
    <w:rsid w:val="00EC2657"/>
    <w:rsid w:val="00EC28A1"/>
    <w:rsid w:val="00EC3246"/>
    <w:rsid w:val="00EC3445"/>
    <w:rsid w:val="00EC34F0"/>
    <w:rsid w:val="00EC3539"/>
    <w:rsid w:val="00EC3610"/>
    <w:rsid w:val="00EC3642"/>
    <w:rsid w:val="00EC3674"/>
    <w:rsid w:val="00EC3694"/>
    <w:rsid w:val="00EC386C"/>
    <w:rsid w:val="00EC3A08"/>
    <w:rsid w:val="00EC3B55"/>
    <w:rsid w:val="00EC3C38"/>
    <w:rsid w:val="00EC425F"/>
    <w:rsid w:val="00EC428B"/>
    <w:rsid w:val="00EC440D"/>
    <w:rsid w:val="00EC492F"/>
    <w:rsid w:val="00EC4988"/>
    <w:rsid w:val="00EC49D5"/>
    <w:rsid w:val="00EC49F1"/>
    <w:rsid w:val="00EC4A3F"/>
    <w:rsid w:val="00EC4BE5"/>
    <w:rsid w:val="00EC4CF2"/>
    <w:rsid w:val="00EC4E70"/>
    <w:rsid w:val="00EC4F58"/>
    <w:rsid w:val="00EC5042"/>
    <w:rsid w:val="00EC5096"/>
    <w:rsid w:val="00EC51EB"/>
    <w:rsid w:val="00EC5240"/>
    <w:rsid w:val="00EC538A"/>
    <w:rsid w:val="00EC53CC"/>
    <w:rsid w:val="00EC560C"/>
    <w:rsid w:val="00EC5709"/>
    <w:rsid w:val="00EC5719"/>
    <w:rsid w:val="00EC5C46"/>
    <w:rsid w:val="00EC5D9E"/>
    <w:rsid w:val="00EC5F2B"/>
    <w:rsid w:val="00EC5F86"/>
    <w:rsid w:val="00EC5FAE"/>
    <w:rsid w:val="00EC626D"/>
    <w:rsid w:val="00EC62EA"/>
    <w:rsid w:val="00EC6D8B"/>
    <w:rsid w:val="00EC7270"/>
    <w:rsid w:val="00EC7434"/>
    <w:rsid w:val="00EC7788"/>
    <w:rsid w:val="00EC78A6"/>
    <w:rsid w:val="00EC7994"/>
    <w:rsid w:val="00EC7AB4"/>
    <w:rsid w:val="00EC7C7C"/>
    <w:rsid w:val="00ED034D"/>
    <w:rsid w:val="00ED04A0"/>
    <w:rsid w:val="00ED0520"/>
    <w:rsid w:val="00ED054E"/>
    <w:rsid w:val="00ED0587"/>
    <w:rsid w:val="00ED05E9"/>
    <w:rsid w:val="00ED0ADA"/>
    <w:rsid w:val="00ED0B58"/>
    <w:rsid w:val="00ED0E12"/>
    <w:rsid w:val="00ED0E7F"/>
    <w:rsid w:val="00ED0E9B"/>
    <w:rsid w:val="00ED123F"/>
    <w:rsid w:val="00ED144C"/>
    <w:rsid w:val="00ED1660"/>
    <w:rsid w:val="00ED16EA"/>
    <w:rsid w:val="00ED1788"/>
    <w:rsid w:val="00ED181F"/>
    <w:rsid w:val="00ED1BFD"/>
    <w:rsid w:val="00ED1D75"/>
    <w:rsid w:val="00ED202B"/>
    <w:rsid w:val="00ED207F"/>
    <w:rsid w:val="00ED20E3"/>
    <w:rsid w:val="00ED2174"/>
    <w:rsid w:val="00ED23A3"/>
    <w:rsid w:val="00ED24A1"/>
    <w:rsid w:val="00ED260B"/>
    <w:rsid w:val="00ED291B"/>
    <w:rsid w:val="00ED2A6E"/>
    <w:rsid w:val="00ED2C20"/>
    <w:rsid w:val="00ED2E46"/>
    <w:rsid w:val="00ED2FCD"/>
    <w:rsid w:val="00ED30FD"/>
    <w:rsid w:val="00ED3134"/>
    <w:rsid w:val="00ED31C4"/>
    <w:rsid w:val="00ED349C"/>
    <w:rsid w:val="00ED37E3"/>
    <w:rsid w:val="00ED381F"/>
    <w:rsid w:val="00ED3822"/>
    <w:rsid w:val="00ED3AEE"/>
    <w:rsid w:val="00ED3C35"/>
    <w:rsid w:val="00ED3D28"/>
    <w:rsid w:val="00ED3D9C"/>
    <w:rsid w:val="00ED3DB2"/>
    <w:rsid w:val="00ED3DBE"/>
    <w:rsid w:val="00ED4396"/>
    <w:rsid w:val="00ED43DF"/>
    <w:rsid w:val="00ED46AC"/>
    <w:rsid w:val="00ED4731"/>
    <w:rsid w:val="00ED47FC"/>
    <w:rsid w:val="00ED4924"/>
    <w:rsid w:val="00ED4A4C"/>
    <w:rsid w:val="00ED4ADC"/>
    <w:rsid w:val="00ED5091"/>
    <w:rsid w:val="00ED534F"/>
    <w:rsid w:val="00ED53FF"/>
    <w:rsid w:val="00ED548E"/>
    <w:rsid w:val="00ED583C"/>
    <w:rsid w:val="00ED5883"/>
    <w:rsid w:val="00ED5F12"/>
    <w:rsid w:val="00ED5F71"/>
    <w:rsid w:val="00ED5FD2"/>
    <w:rsid w:val="00ED5FFC"/>
    <w:rsid w:val="00ED60DD"/>
    <w:rsid w:val="00ED61BF"/>
    <w:rsid w:val="00ED625D"/>
    <w:rsid w:val="00ED62A7"/>
    <w:rsid w:val="00ED63BE"/>
    <w:rsid w:val="00ED650F"/>
    <w:rsid w:val="00ED6549"/>
    <w:rsid w:val="00ED65D6"/>
    <w:rsid w:val="00ED66AB"/>
    <w:rsid w:val="00ED6823"/>
    <w:rsid w:val="00ED6969"/>
    <w:rsid w:val="00ED6B50"/>
    <w:rsid w:val="00ED6D5C"/>
    <w:rsid w:val="00ED6DA0"/>
    <w:rsid w:val="00ED6F28"/>
    <w:rsid w:val="00ED728C"/>
    <w:rsid w:val="00ED72ED"/>
    <w:rsid w:val="00ED7433"/>
    <w:rsid w:val="00ED78BD"/>
    <w:rsid w:val="00ED792A"/>
    <w:rsid w:val="00ED794A"/>
    <w:rsid w:val="00ED7B8B"/>
    <w:rsid w:val="00EE0433"/>
    <w:rsid w:val="00EE046E"/>
    <w:rsid w:val="00EE0583"/>
    <w:rsid w:val="00EE071E"/>
    <w:rsid w:val="00EE07C0"/>
    <w:rsid w:val="00EE0B8E"/>
    <w:rsid w:val="00EE12CB"/>
    <w:rsid w:val="00EE149B"/>
    <w:rsid w:val="00EE1503"/>
    <w:rsid w:val="00EE1655"/>
    <w:rsid w:val="00EE16B9"/>
    <w:rsid w:val="00EE1702"/>
    <w:rsid w:val="00EE186D"/>
    <w:rsid w:val="00EE195C"/>
    <w:rsid w:val="00EE1A5F"/>
    <w:rsid w:val="00EE1AC9"/>
    <w:rsid w:val="00EE1AE0"/>
    <w:rsid w:val="00EE1B60"/>
    <w:rsid w:val="00EE1D0D"/>
    <w:rsid w:val="00EE1E56"/>
    <w:rsid w:val="00EE211A"/>
    <w:rsid w:val="00EE2197"/>
    <w:rsid w:val="00EE2367"/>
    <w:rsid w:val="00EE2554"/>
    <w:rsid w:val="00EE26AD"/>
    <w:rsid w:val="00EE26D3"/>
    <w:rsid w:val="00EE27F3"/>
    <w:rsid w:val="00EE31E0"/>
    <w:rsid w:val="00EE3461"/>
    <w:rsid w:val="00EE352D"/>
    <w:rsid w:val="00EE398C"/>
    <w:rsid w:val="00EE39DE"/>
    <w:rsid w:val="00EE3AD9"/>
    <w:rsid w:val="00EE3B33"/>
    <w:rsid w:val="00EE3D72"/>
    <w:rsid w:val="00EE3FD5"/>
    <w:rsid w:val="00EE4509"/>
    <w:rsid w:val="00EE473A"/>
    <w:rsid w:val="00EE4CCB"/>
    <w:rsid w:val="00EE4DB0"/>
    <w:rsid w:val="00EE502E"/>
    <w:rsid w:val="00EE5172"/>
    <w:rsid w:val="00EE51AA"/>
    <w:rsid w:val="00EE51E1"/>
    <w:rsid w:val="00EE5237"/>
    <w:rsid w:val="00EE5393"/>
    <w:rsid w:val="00EE53A0"/>
    <w:rsid w:val="00EE55C6"/>
    <w:rsid w:val="00EE5832"/>
    <w:rsid w:val="00EE594E"/>
    <w:rsid w:val="00EE597B"/>
    <w:rsid w:val="00EE59E6"/>
    <w:rsid w:val="00EE5D82"/>
    <w:rsid w:val="00EE5E99"/>
    <w:rsid w:val="00EE5EBC"/>
    <w:rsid w:val="00EE5F09"/>
    <w:rsid w:val="00EE6022"/>
    <w:rsid w:val="00EE6036"/>
    <w:rsid w:val="00EE6301"/>
    <w:rsid w:val="00EE63B1"/>
    <w:rsid w:val="00EE6504"/>
    <w:rsid w:val="00EE65A5"/>
    <w:rsid w:val="00EE6735"/>
    <w:rsid w:val="00EE676F"/>
    <w:rsid w:val="00EE6934"/>
    <w:rsid w:val="00EE69BF"/>
    <w:rsid w:val="00EE69EA"/>
    <w:rsid w:val="00EE6BCE"/>
    <w:rsid w:val="00EE6C2E"/>
    <w:rsid w:val="00EE6CF1"/>
    <w:rsid w:val="00EE7377"/>
    <w:rsid w:val="00EE75E3"/>
    <w:rsid w:val="00EE76BE"/>
    <w:rsid w:val="00EE772A"/>
    <w:rsid w:val="00EE781C"/>
    <w:rsid w:val="00EE7833"/>
    <w:rsid w:val="00EE784E"/>
    <w:rsid w:val="00EE7B6E"/>
    <w:rsid w:val="00EF01DA"/>
    <w:rsid w:val="00EF02BD"/>
    <w:rsid w:val="00EF0309"/>
    <w:rsid w:val="00EF0746"/>
    <w:rsid w:val="00EF078F"/>
    <w:rsid w:val="00EF093A"/>
    <w:rsid w:val="00EF0962"/>
    <w:rsid w:val="00EF1311"/>
    <w:rsid w:val="00EF17C9"/>
    <w:rsid w:val="00EF1A02"/>
    <w:rsid w:val="00EF1A48"/>
    <w:rsid w:val="00EF1F74"/>
    <w:rsid w:val="00EF208C"/>
    <w:rsid w:val="00EF2198"/>
    <w:rsid w:val="00EF21A8"/>
    <w:rsid w:val="00EF2408"/>
    <w:rsid w:val="00EF24F6"/>
    <w:rsid w:val="00EF26A3"/>
    <w:rsid w:val="00EF2816"/>
    <w:rsid w:val="00EF2859"/>
    <w:rsid w:val="00EF28CE"/>
    <w:rsid w:val="00EF2A5F"/>
    <w:rsid w:val="00EF2B3B"/>
    <w:rsid w:val="00EF2E4F"/>
    <w:rsid w:val="00EF2EFA"/>
    <w:rsid w:val="00EF322D"/>
    <w:rsid w:val="00EF38A1"/>
    <w:rsid w:val="00EF3B18"/>
    <w:rsid w:val="00EF3E50"/>
    <w:rsid w:val="00EF404F"/>
    <w:rsid w:val="00EF444B"/>
    <w:rsid w:val="00EF44B4"/>
    <w:rsid w:val="00EF46C3"/>
    <w:rsid w:val="00EF484B"/>
    <w:rsid w:val="00EF4AC4"/>
    <w:rsid w:val="00EF4C10"/>
    <w:rsid w:val="00EF4CE4"/>
    <w:rsid w:val="00EF4E1E"/>
    <w:rsid w:val="00EF4FE1"/>
    <w:rsid w:val="00EF51BF"/>
    <w:rsid w:val="00EF5326"/>
    <w:rsid w:val="00EF5505"/>
    <w:rsid w:val="00EF582B"/>
    <w:rsid w:val="00EF59D4"/>
    <w:rsid w:val="00EF5B25"/>
    <w:rsid w:val="00EF5C74"/>
    <w:rsid w:val="00EF5D12"/>
    <w:rsid w:val="00EF5D9F"/>
    <w:rsid w:val="00EF5FAA"/>
    <w:rsid w:val="00EF601C"/>
    <w:rsid w:val="00EF607E"/>
    <w:rsid w:val="00EF6276"/>
    <w:rsid w:val="00EF6347"/>
    <w:rsid w:val="00EF634A"/>
    <w:rsid w:val="00EF644D"/>
    <w:rsid w:val="00EF650A"/>
    <w:rsid w:val="00EF6647"/>
    <w:rsid w:val="00EF67D2"/>
    <w:rsid w:val="00EF6B47"/>
    <w:rsid w:val="00EF6DF4"/>
    <w:rsid w:val="00EF6E47"/>
    <w:rsid w:val="00EF6F70"/>
    <w:rsid w:val="00EF73AC"/>
    <w:rsid w:val="00EF73C4"/>
    <w:rsid w:val="00EF755B"/>
    <w:rsid w:val="00EF75C0"/>
    <w:rsid w:val="00EF75D3"/>
    <w:rsid w:val="00EF77F4"/>
    <w:rsid w:val="00EF7913"/>
    <w:rsid w:val="00F00165"/>
    <w:rsid w:val="00F0038E"/>
    <w:rsid w:val="00F00530"/>
    <w:rsid w:val="00F00686"/>
    <w:rsid w:val="00F00BBF"/>
    <w:rsid w:val="00F00CC4"/>
    <w:rsid w:val="00F01078"/>
    <w:rsid w:val="00F012AA"/>
    <w:rsid w:val="00F012C2"/>
    <w:rsid w:val="00F013A7"/>
    <w:rsid w:val="00F0160F"/>
    <w:rsid w:val="00F01763"/>
    <w:rsid w:val="00F017F4"/>
    <w:rsid w:val="00F01845"/>
    <w:rsid w:val="00F01891"/>
    <w:rsid w:val="00F01A81"/>
    <w:rsid w:val="00F01A8A"/>
    <w:rsid w:val="00F01B35"/>
    <w:rsid w:val="00F01BCE"/>
    <w:rsid w:val="00F01C50"/>
    <w:rsid w:val="00F01C5D"/>
    <w:rsid w:val="00F01CAE"/>
    <w:rsid w:val="00F01F23"/>
    <w:rsid w:val="00F01FDA"/>
    <w:rsid w:val="00F0219C"/>
    <w:rsid w:val="00F02310"/>
    <w:rsid w:val="00F0251C"/>
    <w:rsid w:val="00F02AA8"/>
    <w:rsid w:val="00F02BBD"/>
    <w:rsid w:val="00F02DBA"/>
    <w:rsid w:val="00F030A8"/>
    <w:rsid w:val="00F03327"/>
    <w:rsid w:val="00F03414"/>
    <w:rsid w:val="00F035FA"/>
    <w:rsid w:val="00F03798"/>
    <w:rsid w:val="00F037CF"/>
    <w:rsid w:val="00F03C8F"/>
    <w:rsid w:val="00F03D2D"/>
    <w:rsid w:val="00F03DB7"/>
    <w:rsid w:val="00F03DE5"/>
    <w:rsid w:val="00F040E8"/>
    <w:rsid w:val="00F04219"/>
    <w:rsid w:val="00F04335"/>
    <w:rsid w:val="00F04405"/>
    <w:rsid w:val="00F044D3"/>
    <w:rsid w:val="00F04810"/>
    <w:rsid w:val="00F04A8E"/>
    <w:rsid w:val="00F04D68"/>
    <w:rsid w:val="00F04DCE"/>
    <w:rsid w:val="00F04FF3"/>
    <w:rsid w:val="00F0531D"/>
    <w:rsid w:val="00F05324"/>
    <w:rsid w:val="00F053F5"/>
    <w:rsid w:val="00F054B7"/>
    <w:rsid w:val="00F0586A"/>
    <w:rsid w:val="00F05C6C"/>
    <w:rsid w:val="00F05D52"/>
    <w:rsid w:val="00F06593"/>
    <w:rsid w:val="00F0663C"/>
    <w:rsid w:val="00F06797"/>
    <w:rsid w:val="00F06A01"/>
    <w:rsid w:val="00F06A0E"/>
    <w:rsid w:val="00F07084"/>
    <w:rsid w:val="00F071B4"/>
    <w:rsid w:val="00F07205"/>
    <w:rsid w:val="00F0765B"/>
    <w:rsid w:val="00F07808"/>
    <w:rsid w:val="00F0780D"/>
    <w:rsid w:val="00F0789C"/>
    <w:rsid w:val="00F078E5"/>
    <w:rsid w:val="00F07973"/>
    <w:rsid w:val="00F07CC8"/>
    <w:rsid w:val="00F10326"/>
    <w:rsid w:val="00F10419"/>
    <w:rsid w:val="00F1054E"/>
    <w:rsid w:val="00F108AA"/>
    <w:rsid w:val="00F10A64"/>
    <w:rsid w:val="00F10B5B"/>
    <w:rsid w:val="00F10DBD"/>
    <w:rsid w:val="00F10DCD"/>
    <w:rsid w:val="00F10F1C"/>
    <w:rsid w:val="00F11121"/>
    <w:rsid w:val="00F11297"/>
    <w:rsid w:val="00F11396"/>
    <w:rsid w:val="00F114B8"/>
    <w:rsid w:val="00F114E7"/>
    <w:rsid w:val="00F1154F"/>
    <w:rsid w:val="00F1180A"/>
    <w:rsid w:val="00F1188F"/>
    <w:rsid w:val="00F11901"/>
    <w:rsid w:val="00F1199E"/>
    <w:rsid w:val="00F11B0A"/>
    <w:rsid w:val="00F11B1E"/>
    <w:rsid w:val="00F125B6"/>
    <w:rsid w:val="00F1291B"/>
    <w:rsid w:val="00F12CEC"/>
    <w:rsid w:val="00F12ECF"/>
    <w:rsid w:val="00F12EEE"/>
    <w:rsid w:val="00F12F46"/>
    <w:rsid w:val="00F12FAB"/>
    <w:rsid w:val="00F13033"/>
    <w:rsid w:val="00F135A8"/>
    <w:rsid w:val="00F135BD"/>
    <w:rsid w:val="00F13611"/>
    <w:rsid w:val="00F13883"/>
    <w:rsid w:val="00F1396C"/>
    <w:rsid w:val="00F13C7E"/>
    <w:rsid w:val="00F13E6B"/>
    <w:rsid w:val="00F14063"/>
    <w:rsid w:val="00F14771"/>
    <w:rsid w:val="00F1481D"/>
    <w:rsid w:val="00F14C6F"/>
    <w:rsid w:val="00F150D0"/>
    <w:rsid w:val="00F15401"/>
    <w:rsid w:val="00F156F8"/>
    <w:rsid w:val="00F15925"/>
    <w:rsid w:val="00F15D94"/>
    <w:rsid w:val="00F15D99"/>
    <w:rsid w:val="00F15E5C"/>
    <w:rsid w:val="00F15FCA"/>
    <w:rsid w:val="00F1663A"/>
    <w:rsid w:val="00F16719"/>
    <w:rsid w:val="00F16805"/>
    <w:rsid w:val="00F16A09"/>
    <w:rsid w:val="00F16AA0"/>
    <w:rsid w:val="00F16C15"/>
    <w:rsid w:val="00F16D3C"/>
    <w:rsid w:val="00F16DA3"/>
    <w:rsid w:val="00F17185"/>
    <w:rsid w:val="00F172DB"/>
    <w:rsid w:val="00F1756A"/>
    <w:rsid w:val="00F17CBB"/>
    <w:rsid w:val="00F17EC5"/>
    <w:rsid w:val="00F17F25"/>
    <w:rsid w:val="00F17F81"/>
    <w:rsid w:val="00F200AF"/>
    <w:rsid w:val="00F20451"/>
    <w:rsid w:val="00F204AC"/>
    <w:rsid w:val="00F205C1"/>
    <w:rsid w:val="00F20EA0"/>
    <w:rsid w:val="00F20FB9"/>
    <w:rsid w:val="00F2120F"/>
    <w:rsid w:val="00F218B5"/>
    <w:rsid w:val="00F21BCC"/>
    <w:rsid w:val="00F21FBF"/>
    <w:rsid w:val="00F22070"/>
    <w:rsid w:val="00F2281D"/>
    <w:rsid w:val="00F22C1E"/>
    <w:rsid w:val="00F22CDD"/>
    <w:rsid w:val="00F22D1F"/>
    <w:rsid w:val="00F22FDD"/>
    <w:rsid w:val="00F232A4"/>
    <w:rsid w:val="00F23461"/>
    <w:rsid w:val="00F23680"/>
    <w:rsid w:val="00F236BE"/>
    <w:rsid w:val="00F236E8"/>
    <w:rsid w:val="00F23B7F"/>
    <w:rsid w:val="00F23CDA"/>
    <w:rsid w:val="00F23D63"/>
    <w:rsid w:val="00F23E8D"/>
    <w:rsid w:val="00F23F48"/>
    <w:rsid w:val="00F24070"/>
    <w:rsid w:val="00F24173"/>
    <w:rsid w:val="00F2419C"/>
    <w:rsid w:val="00F246C2"/>
    <w:rsid w:val="00F24909"/>
    <w:rsid w:val="00F24AB4"/>
    <w:rsid w:val="00F24C97"/>
    <w:rsid w:val="00F24CFC"/>
    <w:rsid w:val="00F24F29"/>
    <w:rsid w:val="00F2522E"/>
    <w:rsid w:val="00F2524B"/>
    <w:rsid w:val="00F25258"/>
    <w:rsid w:val="00F25520"/>
    <w:rsid w:val="00F2567C"/>
    <w:rsid w:val="00F256A0"/>
    <w:rsid w:val="00F257B3"/>
    <w:rsid w:val="00F2587A"/>
    <w:rsid w:val="00F25A05"/>
    <w:rsid w:val="00F25B19"/>
    <w:rsid w:val="00F25B6D"/>
    <w:rsid w:val="00F25DE8"/>
    <w:rsid w:val="00F25ED4"/>
    <w:rsid w:val="00F260E5"/>
    <w:rsid w:val="00F265E4"/>
    <w:rsid w:val="00F26667"/>
    <w:rsid w:val="00F2680B"/>
    <w:rsid w:val="00F2685D"/>
    <w:rsid w:val="00F26879"/>
    <w:rsid w:val="00F268B9"/>
    <w:rsid w:val="00F26CA4"/>
    <w:rsid w:val="00F26CD5"/>
    <w:rsid w:val="00F26D4B"/>
    <w:rsid w:val="00F2705A"/>
    <w:rsid w:val="00F271C2"/>
    <w:rsid w:val="00F2739F"/>
    <w:rsid w:val="00F273CB"/>
    <w:rsid w:val="00F274FF"/>
    <w:rsid w:val="00F27637"/>
    <w:rsid w:val="00F2781C"/>
    <w:rsid w:val="00F27FE8"/>
    <w:rsid w:val="00F30262"/>
    <w:rsid w:val="00F30AAB"/>
    <w:rsid w:val="00F30BB0"/>
    <w:rsid w:val="00F30FB6"/>
    <w:rsid w:val="00F312A1"/>
    <w:rsid w:val="00F313C6"/>
    <w:rsid w:val="00F31520"/>
    <w:rsid w:val="00F316C1"/>
    <w:rsid w:val="00F31777"/>
    <w:rsid w:val="00F3177A"/>
    <w:rsid w:val="00F31886"/>
    <w:rsid w:val="00F318FA"/>
    <w:rsid w:val="00F31F3A"/>
    <w:rsid w:val="00F31F57"/>
    <w:rsid w:val="00F31FCF"/>
    <w:rsid w:val="00F32147"/>
    <w:rsid w:val="00F3266C"/>
    <w:rsid w:val="00F326A3"/>
    <w:rsid w:val="00F32AE7"/>
    <w:rsid w:val="00F32CAB"/>
    <w:rsid w:val="00F32E53"/>
    <w:rsid w:val="00F32FAC"/>
    <w:rsid w:val="00F32FB5"/>
    <w:rsid w:val="00F3304F"/>
    <w:rsid w:val="00F330D5"/>
    <w:rsid w:val="00F33103"/>
    <w:rsid w:val="00F3321D"/>
    <w:rsid w:val="00F333C7"/>
    <w:rsid w:val="00F33453"/>
    <w:rsid w:val="00F336C7"/>
    <w:rsid w:val="00F33A54"/>
    <w:rsid w:val="00F33AC8"/>
    <w:rsid w:val="00F33AF3"/>
    <w:rsid w:val="00F33BEC"/>
    <w:rsid w:val="00F33FBA"/>
    <w:rsid w:val="00F33FD7"/>
    <w:rsid w:val="00F3411B"/>
    <w:rsid w:val="00F3414B"/>
    <w:rsid w:val="00F34366"/>
    <w:rsid w:val="00F34509"/>
    <w:rsid w:val="00F34757"/>
    <w:rsid w:val="00F34792"/>
    <w:rsid w:val="00F34869"/>
    <w:rsid w:val="00F348B4"/>
    <w:rsid w:val="00F34C49"/>
    <w:rsid w:val="00F34CF6"/>
    <w:rsid w:val="00F34EB5"/>
    <w:rsid w:val="00F35099"/>
    <w:rsid w:val="00F355DB"/>
    <w:rsid w:val="00F3569E"/>
    <w:rsid w:val="00F357E3"/>
    <w:rsid w:val="00F35ADA"/>
    <w:rsid w:val="00F35E11"/>
    <w:rsid w:val="00F35EC0"/>
    <w:rsid w:val="00F360C0"/>
    <w:rsid w:val="00F36497"/>
    <w:rsid w:val="00F36669"/>
    <w:rsid w:val="00F36778"/>
    <w:rsid w:val="00F368F9"/>
    <w:rsid w:val="00F36B19"/>
    <w:rsid w:val="00F36C60"/>
    <w:rsid w:val="00F36CD0"/>
    <w:rsid w:val="00F36F42"/>
    <w:rsid w:val="00F36FA7"/>
    <w:rsid w:val="00F36FAB"/>
    <w:rsid w:val="00F3711B"/>
    <w:rsid w:val="00F37308"/>
    <w:rsid w:val="00F37326"/>
    <w:rsid w:val="00F3732D"/>
    <w:rsid w:val="00F375B9"/>
    <w:rsid w:val="00F3762A"/>
    <w:rsid w:val="00F37712"/>
    <w:rsid w:val="00F377DD"/>
    <w:rsid w:val="00F3784D"/>
    <w:rsid w:val="00F378B4"/>
    <w:rsid w:val="00F379F0"/>
    <w:rsid w:val="00F37A35"/>
    <w:rsid w:val="00F37BBC"/>
    <w:rsid w:val="00F37BD0"/>
    <w:rsid w:val="00F4010D"/>
    <w:rsid w:val="00F40273"/>
    <w:rsid w:val="00F4052B"/>
    <w:rsid w:val="00F4082D"/>
    <w:rsid w:val="00F40866"/>
    <w:rsid w:val="00F409FE"/>
    <w:rsid w:val="00F40AE5"/>
    <w:rsid w:val="00F40B63"/>
    <w:rsid w:val="00F40E20"/>
    <w:rsid w:val="00F415B4"/>
    <w:rsid w:val="00F41715"/>
    <w:rsid w:val="00F41781"/>
    <w:rsid w:val="00F41840"/>
    <w:rsid w:val="00F41AC4"/>
    <w:rsid w:val="00F41BCE"/>
    <w:rsid w:val="00F42058"/>
    <w:rsid w:val="00F420CC"/>
    <w:rsid w:val="00F421CE"/>
    <w:rsid w:val="00F424D9"/>
    <w:rsid w:val="00F428DB"/>
    <w:rsid w:val="00F42965"/>
    <w:rsid w:val="00F42B51"/>
    <w:rsid w:val="00F42C4D"/>
    <w:rsid w:val="00F42D0B"/>
    <w:rsid w:val="00F42D27"/>
    <w:rsid w:val="00F42FC8"/>
    <w:rsid w:val="00F42FED"/>
    <w:rsid w:val="00F4303F"/>
    <w:rsid w:val="00F43186"/>
    <w:rsid w:val="00F43273"/>
    <w:rsid w:val="00F4330A"/>
    <w:rsid w:val="00F43398"/>
    <w:rsid w:val="00F43525"/>
    <w:rsid w:val="00F43772"/>
    <w:rsid w:val="00F4377D"/>
    <w:rsid w:val="00F43817"/>
    <w:rsid w:val="00F4390B"/>
    <w:rsid w:val="00F43BAE"/>
    <w:rsid w:val="00F43CCD"/>
    <w:rsid w:val="00F43EB8"/>
    <w:rsid w:val="00F442D3"/>
    <w:rsid w:val="00F442DF"/>
    <w:rsid w:val="00F44403"/>
    <w:rsid w:val="00F44426"/>
    <w:rsid w:val="00F444AB"/>
    <w:rsid w:val="00F4453A"/>
    <w:rsid w:val="00F448B3"/>
    <w:rsid w:val="00F448FF"/>
    <w:rsid w:val="00F4495B"/>
    <w:rsid w:val="00F44AAB"/>
    <w:rsid w:val="00F44AAC"/>
    <w:rsid w:val="00F44CB9"/>
    <w:rsid w:val="00F44DD6"/>
    <w:rsid w:val="00F44EAE"/>
    <w:rsid w:val="00F44F1B"/>
    <w:rsid w:val="00F44F59"/>
    <w:rsid w:val="00F45272"/>
    <w:rsid w:val="00F459FC"/>
    <w:rsid w:val="00F45B26"/>
    <w:rsid w:val="00F46010"/>
    <w:rsid w:val="00F463CD"/>
    <w:rsid w:val="00F46716"/>
    <w:rsid w:val="00F4678B"/>
    <w:rsid w:val="00F46A5E"/>
    <w:rsid w:val="00F46EFC"/>
    <w:rsid w:val="00F47106"/>
    <w:rsid w:val="00F471E9"/>
    <w:rsid w:val="00F4725C"/>
    <w:rsid w:val="00F4745D"/>
    <w:rsid w:val="00F4746C"/>
    <w:rsid w:val="00F4749A"/>
    <w:rsid w:val="00F474C5"/>
    <w:rsid w:val="00F47553"/>
    <w:rsid w:val="00F477E4"/>
    <w:rsid w:val="00F477FF"/>
    <w:rsid w:val="00F47975"/>
    <w:rsid w:val="00F479B4"/>
    <w:rsid w:val="00F479F7"/>
    <w:rsid w:val="00F47C33"/>
    <w:rsid w:val="00F47F5E"/>
    <w:rsid w:val="00F47FB4"/>
    <w:rsid w:val="00F5009F"/>
    <w:rsid w:val="00F5012D"/>
    <w:rsid w:val="00F5042D"/>
    <w:rsid w:val="00F50694"/>
    <w:rsid w:val="00F508D7"/>
    <w:rsid w:val="00F509BB"/>
    <w:rsid w:val="00F509C0"/>
    <w:rsid w:val="00F50BE0"/>
    <w:rsid w:val="00F50E29"/>
    <w:rsid w:val="00F50E65"/>
    <w:rsid w:val="00F50EF6"/>
    <w:rsid w:val="00F50F80"/>
    <w:rsid w:val="00F51006"/>
    <w:rsid w:val="00F5128F"/>
    <w:rsid w:val="00F513A1"/>
    <w:rsid w:val="00F515D1"/>
    <w:rsid w:val="00F51629"/>
    <w:rsid w:val="00F51645"/>
    <w:rsid w:val="00F5167D"/>
    <w:rsid w:val="00F51A28"/>
    <w:rsid w:val="00F51AD7"/>
    <w:rsid w:val="00F51E53"/>
    <w:rsid w:val="00F51EE2"/>
    <w:rsid w:val="00F51F4F"/>
    <w:rsid w:val="00F52150"/>
    <w:rsid w:val="00F521CF"/>
    <w:rsid w:val="00F52381"/>
    <w:rsid w:val="00F523FC"/>
    <w:rsid w:val="00F52445"/>
    <w:rsid w:val="00F525C2"/>
    <w:rsid w:val="00F52622"/>
    <w:rsid w:val="00F5268D"/>
    <w:rsid w:val="00F52986"/>
    <w:rsid w:val="00F52BB7"/>
    <w:rsid w:val="00F52C6B"/>
    <w:rsid w:val="00F52CDB"/>
    <w:rsid w:val="00F52CF9"/>
    <w:rsid w:val="00F52D65"/>
    <w:rsid w:val="00F52E05"/>
    <w:rsid w:val="00F52E66"/>
    <w:rsid w:val="00F52E95"/>
    <w:rsid w:val="00F52EEE"/>
    <w:rsid w:val="00F52F3D"/>
    <w:rsid w:val="00F533F4"/>
    <w:rsid w:val="00F535E5"/>
    <w:rsid w:val="00F53652"/>
    <w:rsid w:val="00F5373E"/>
    <w:rsid w:val="00F53769"/>
    <w:rsid w:val="00F537E1"/>
    <w:rsid w:val="00F54160"/>
    <w:rsid w:val="00F54185"/>
    <w:rsid w:val="00F54264"/>
    <w:rsid w:val="00F546D7"/>
    <w:rsid w:val="00F54964"/>
    <w:rsid w:val="00F55147"/>
    <w:rsid w:val="00F55255"/>
    <w:rsid w:val="00F553A4"/>
    <w:rsid w:val="00F55AC0"/>
    <w:rsid w:val="00F55AE6"/>
    <w:rsid w:val="00F55E8E"/>
    <w:rsid w:val="00F55ED2"/>
    <w:rsid w:val="00F56092"/>
    <w:rsid w:val="00F560B7"/>
    <w:rsid w:val="00F561C9"/>
    <w:rsid w:val="00F5638E"/>
    <w:rsid w:val="00F56B43"/>
    <w:rsid w:val="00F56CA1"/>
    <w:rsid w:val="00F56D81"/>
    <w:rsid w:val="00F57173"/>
    <w:rsid w:val="00F57410"/>
    <w:rsid w:val="00F574F2"/>
    <w:rsid w:val="00F575C9"/>
    <w:rsid w:val="00F576F0"/>
    <w:rsid w:val="00F57B58"/>
    <w:rsid w:val="00F57C30"/>
    <w:rsid w:val="00F57C9A"/>
    <w:rsid w:val="00F57CDA"/>
    <w:rsid w:val="00F57FDA"/>
    <w:rsid w:val="00F6005F"/>
    <w:rsid w:val="00F60060"/>
    <w:rsid w:val="00F604B3"/>
    <w:rsid w:val="00F607D4"/>
    <w:rsid w:val="00F609CB"/>
    <w:rsid w:val="00F60BA3"/>
    <w:rsid w:val="00F60E51"/>
    <w:rsid w:val="00F60F7D"/>
    <w:rsid w:val="00F60F8E"/>
    <w:rsid w:val="00F60FCB"/>
    <w:rsid w:val="00F6104F"/>
    <w:rsid w:val="00F6109D"/>
    <w:rsid w:val="00F6114F"/>
    <w:rsid w:val="00F6123E"/>
    <w:rsid w:val="00F6127D"/>
    <w:rsid w:val="00F612CE"/>
    <w:rsid w:val="00F614F7"/>
    <w:rsid w:val="00F6160D"/>
    <w:rsid w:val="00F61DDE"/>
    <w:rsid w:val="00F621B6"/>
    <w:rsid w:val="00F6236B"/>
    <w:rsid w:val="00F623A7"/>
    <w:rsid w:val="00F624D5"/>
    <w:rsid w:val="00F626E0"/>
    <w:rsid w:val="00F6278C"/>
    <w:rsid w:val="00F627E5"/>
    <w:rsid w:val="00F62995"/>
    <w:rsid w:val="00F62C1E"/>
    <w:rsid w:val="00F62C9E"/>
    <w:rsid w:val="00F62D36"/>
    <w:rsid w:val="00F62D98"/>
    <w:rsid w:val="00F62EF0"/>
    <w:rsid w:val="00F634AC"/>
    <w:rsid w:val="00F6369D"/>
    <w:rsid w:val="00F63BC2"/>
    <w:rsid w:val="00F63BCA"/>
    <w:rsid w:val="00F63CA6"/>
    <w:rsid w:val="00F641A6"/>
    <w:rsid w:val="00F64357"/>
    <w:rsid w:val="00F6472E"/>
    <w:rsid w:val="00F64828"/>
    <w:rsid w:val="00F64A5A"/>
    <w:rsid w:val="00F64E13"/>
    <w:rsid w:val="00F64E31"/>
    <w:rsid w:val="00F64F07"/>
    <w:rsid w:val="00F65016"/>
    <w:rsid w:val="00F65053"/>
    <w:rsid w:val="00F650B8"/>
    <w:rsid w:val="00F65131"/>
    <w:rsid w:val="00F652A3"/>
    <w:rsid w:val="00F652E5"/>
    <w:rsid w:val="00F6537F"/>
    <w:rsid w:val="00F65451"/>
    <w:rsid w:val="00F654D1"/>
    <w:rsid w:val="00F6550B"/>
    <w:rsid w:val="00F65609"/>
    <w:rsid w:val="00F656F2"/>
    <w:rsid w:val="00F657B1"/>
    <w:rsid w:val="00F657FF"/>
    <w:rsid w:val="00F658E6"/>
    <w:rsid w:val="00F65B53"/>
    <w:rsid w:val="00F66078"/>
    <w:rsid w:val="00F661F4"/>
    <w:rsid w:val="00F66334"/>
    <w:rsid w:val="00F664DF"/>
    <w:rsid w:val="00F666C9"/>
    <w:rsid w:val="00F667AD"/>
    <w:rsid w:val="00F6696D"/>
    <w:rsid w:val="00F66A16"/>
    <w:rsid w:val="00F66A98"/>
    <w:rsid w:val="00F66DB0"/>
    <w:rsid w:val="00F66E05"/>
    <w:rsid w:val="00F66EC9"/>
    <w:rsid w:val="00F672C7"/>
    <w:rsid w:val="00F672D7"/>
    <w:rsid w:val="00F67388"/>
    <w:rsid w:val="00F67446"/>
    <w:rsid w:val="00F6753A"/>
    <w:rsid w:val="00F67648"/>
    <w:rsid w:val="00F67934"/>
    <w:rsid w:val="00F67BBE"/>
    <w:rsid w:val="00F67C28"/>
    <w:rsid w:val="00F67E6F"/>
    <w:rsid w:val="00F701F7"/>
    <w:rsid w:val="00F70200"/>
    <w:rsid w:val="00F703A9"/>
    <w:rsid w:val="00F70653"/>
    <w:rsid w:val="00F707ED"/>
    <w:rsid w:val="00F70BC1"/>
    <w:rsid w:val="00F70D0A"/>
    <w:rsid w:val="00F70F36"/>
    <w:rsid w:val="00F71029"/>
    <w:rsid w:val="00F7107C"/>
    <w:rsid w:val="00F7108D"/>
    <w:rsid w:val="00F712B1"/>
    <w:rsid w:val="00F71383"/>
    <w:rsid w:val="00F71428"/>
    <w:rsid w:val="00F71729"/>
    <w:rsid w:val="00F71732"/>
    <w:rsid w:val="00F71758"/>
    <w:rsid w:val="00F71C98"/>
    <w:rsid w:val="00F71CB0"/>
    <w:rsid w:val="00F71D42"/>
    <w:rsid w:val="00F71E3D"/>
    <w:rsid w:val="00F71ED5"/>
    <w:rsid w:val="00F724E1"/>
    <w:rsid w:val="00F725F3"/>
    <w:rsid w:val="00F72788"/>
    <w:rsid w:val="00F729D7"/>
    <w:rsid w:val="00F72A56"/>
    <w:rsid w:val="00F72A91"/>
    <w:rsid w:val="00F72ACE"/>
    <w:rsid w:val="00F72ADE"/>
    <w:rsid w:val="00F72CEA"/>
    <w:rsid w:val="00F72DC1"/>
    <w:rsid w:val="00F72E3B"/>
    <w:rsid w:val="00F72E8A"/>
    <w:rsid w:val="00F73332"/>
    <w:rsid w:val="00F733AC"/>
    <w:rsid w:val="00F73AB0"/>
    <w:rsid w:val="00F73D1B"/>
    <w:rsid w:val="00F74021"/>
    <w:rsid w:val="00F74125"/>
    <w:rsid w:val="00F741A6"/>
    <w:rsid w:val="00F741F9"/>
    <w:rsid w:val="00F742BD"/>
    <w:rsid w:val="00F74498"/>
    <w:rsid w:val="00F744F7"/>
    <w:rsid w:val="00F74517"/>
    <w:rsid w:val="00F7453A"/>
    <w:rsid w:val="00F746CC"/>
    <w:rsid w:val="00F747C6"/>
    <w:rsid w:val="00F74A79"/>
    <w:rsid w:val="00F74C00"/>
    <w:rsid w:val="00F74C91"/>
    <w:rsid w:val="00F74E0D"/>
    <w:rsid w:val="00F74F76"/>
    <w:rsid w:val="00F750C4"/>
    <w:rsid w:val="00F7527E"/>
    <w:rsid w:val="00F7528A"/>
    <w:rsid w:val="00F75538"/>
    <w:rsid w:val="00F755A3"/>
    <w:rsid w:val="00F756BC"/>
    <w:rsid w:val="00F758FA"/>
    <w:rsid w:val="00F75993"/>
    <w:rsid w:val="00F75AC7"/>
    <w:rsid w:val="00F75B5E"/>
    <w:rsid w:val="00F75C4F"/>
    <w:rsid w:val="00F7618B"/>
    <w:rsid w:val="00F763F3"/>
    <w:rsid w:val="00F7666F"/>
    <w:rsid w:val="00F76729"/>
    <w:rsid w:val="00F7691A"/>
    <w:rsid w:val="00F76ADC"/>
    <w:rsid w:val="00F76DBE"/>
    <w:rsid w:val="00F76ECA"/>
    <w:rsid w:val="00F76F16"/>
    <w:rsid w:val="00F7707D"/>
    <w:rsid w:val="00F770E3"/>
    <w:rsid w:val="00F770E8"/>
    <w:rsid w:val="00F77233"/>
    <w:rsid w:val="00F772BD"/>
    <w:rsid w:val="00F77658"/>
    <w:rsid w:val="00F77752"/>
    <w:rsid w:val="00F777FE"/>
    <w:rsid w:val="00F77819"/>
    <w:rsid w:val="00F77B42"/>
    <w:rsid w:val="00F77B74"/>
    <w:rsid w:val="00F800BE"/>
    <w:rsid w:val="00F803CB"/>
    <w:rsid w:val="00F8041B"/>
    <w:rsid w:val="00F80426"/>
    <w:rsid w:val="00F80590"/>
    <w:rsid w:val="00F8089D"/>
    <w:rsid w:val="00F80B60"/>
    <w:rsid w:val="00F80B81"/>
    <w:rsid w:val="00F80BF0"/>
    <w:rsid w:val="00F80C41"/>
    <w:rsid w:val="00F80C8D"/>
    <w:rsid w:val="00F80CFD"/>
    <w:rsid w:val="00F80E60"/>
    <w:rsid w:val="00F810EF"/>
    <w:rsid w:val="00F81130"/>
    <w:rsid w:val="00F812F5"/>
    <w:rsid w:val="00F813CF"/>
    <w:rsid w:val="00F8157D"/>
    <w:rsid w:val="00F815DB"/>
    <w:rsid w:val="00F81682"/>
    <w:rsid w:val="00F8191C"/>
    <w:rsid w:val="00F8198E"/>
    <w:rsid w:val="00F81FCC"/>
    <w:rsid w:val="00F81FDA"/>
    <w:rsid w:val="00F82082"/>
    <w:rsid w:val="00F82277"/>
    <w:rsid w:val="00F823E5"/>
    <w:rsid w:val="00F8275B"/>
    <w:rsid w:val="00F827BF"/>
    <w:rsid w:val="00F829FD"/>
    <w:rsid w:val="00F82BA0"/>
    <w:rsid w:val="00F82BD2"/>
    <w:rsid w:val="00F82DBE"/>
    <w:rsid w:val="00F82E9F"/>
    <w:rsid w:val="00F8303A"/>
    <w:rsid w:val="00F83406"/>
    <w:rsid w:val="00F834DF"/>
    <w:rsid w:val="00F8351B"/>
    <w:rsid w:val="00F8359A"/>
    <w:rsid w:val="00F8381A"/>
    <w:rsid w:val="00F83919"/>
    <w:rsid w:val="00F84176"/>
    <w:rsid w:val="00F8474C"/>
    <w:rsid w:val="00F8489D"/>
    <w:rsid w:val="00F848DD"/>
    <w:rsid w:val="00F84C4C"/>
    <w:rsid w:val="00F85027"/>
    <w:rsid w:val="00F85029"/>
    <w:rsid w:val="00F851C3"/>
    <w:rsid w:val="00F8563E"/>
    <w:rsid w:val="00F856E5"/>
    <w:rsid w:val="00F8571F"/>
    <w:rsid w:val="00F85930"/>
    <w:rsid w:val="00F85992"/>
    <w:rsid w:val="00F859BB"/>
    <w:rsid w:val="00F85CB4"/>
    <w:rsid w:val="00F85FA0"/>
    <w:rsid w:val="00F863A4"/>
    <w:rsid w:val="00F86408"/>
    <w:rsid w:val="00F86962"/>
    <w:rsid w:val="00F86980"/>
    <w:rsid w:val="00F86B81"/>
    <w:rsid w:val="00F86CB1"/>
    <w:rsid w:val="00F86D57"/>
    <w:rsid w:val="00F86E1C"/>
    <w:rsid w:val="00F86F6B"/>
    <w:rsid w:val="00F87176"/>
    <w:rsid w:val="00F879FB"/>
    <w:rsid w:val="00F87D9C"/>
    <w:rsid w:val="00F87EB1"/>
    <w:rsid w:val="00F90165"/>
    <w:rsid w:val="00F9036B"/>
    <w:rsid w:val="00F9049A"/>
    <w:rsid w:val="00F90867"/>
    <w:rsid w:val="00F90938"/>
    <w:rsid w:val="00F9096B"/>
    <w:rsid w:val="00F909B0"/>
    <w:rsid w:val="00F910A1"/>
    <w:rsid w:val="00F910C0"/>
    <w:rsid w:val="00F910C5"/>
    <w:rsid w:val="00F910FF"/>
    <w:rsid w:val="00F911F2"/>
    <w:rsid w:val="00F914B4"/>
    <w:rsid w:val="00F9160E"/>
    <w:rsid w:val="00F91915"/>
    <w:rsid w:val="00F91DC2"/>
    <w:rsid w:val="00F91E7E"/>
    <w:rsid w:val="00F91F95"/>
    <w:rsid w:val="00F9220B"/>
    <w:rsid w:val="00F925FD"/>
    <w:rsid w:val="00F92A46"/>
    <w:rsid w:val="00F92AA2"/>
    <w:rsid w:val="00F92ACC"/>
    <w:rsid w:val="00F92B29"/>
    <w:rsid w:val="00F92BB1"/>
    <w:rsid w:val="00F92E10"/>
    <w:rsid w:val="00F92E11"/>
    <w:rsid w:val="00F933DD"/>
    <w:rsid w:val="00F93467"/>
    <w:rsid w:val="00F9362F"/>
    <w:rsid w:val="00F93652"/>
    <w:rsid w:val="00F936DB"/>
    <w:rsid w:val="00F937F5"/>
    <w:rsid w:val="00F93836"/>
    <w:rsid w:val="00F93AC8"/>
    <w:rsid w:val="00F93B43"/>
    <w:rsid w:val="00F93B99"/>
    <w:rsid w:val="00F93C1D"/>
    <w:rsid w:val="00F93D36"/>
    <w:rsid w:val="00F93D48"/>
    <w:rsid w:val="00F93D7F"/>
    <w:rsid w:val="00F93F90"/>
    <w:rsid w:val="00F941B5"/>
    <w:rsid w:val="00F94423"/>
    <w:rsid w:val="00F94506"/>
    <w:rsid w:val="00F946ED"/>
    <w:rsid w:val="00F9489E"/>
    <w:rsid w:val="00F948D5"/>
    <w:rsid w:val="00F94989"/>
    <w:rsid w:val="00F949FE"/>
    <w:rsid w:val="00F95100"/>
    <w:rsid w:val="00F9528D"/>
    <w:rsid w:val="00F953F9"/>
    <w:rsid w:val="00F9552E"/>
    <w:rsid w:val="00F95677"/>
    <w:rsid w:val="00F9576A"/>
    <w:rsid w:val="00F95A2A"/>
    <w:rsid w:val="00F95B1E"/>
    <w:rsid w:val="00F95B89"/>
    <w:rsid w:val="00F95CCF"/>
    <w:rsid w:val="00F95D52"/>
    <w:rsid w:val="00F95E64"/>
    <w:rsid w:val="00F95EB1"/>
    <w:rsid w:val="00F960B0"/>
    <w:rsid w:val="00F962E2"/>
    <w:rsid w:val="00F96317"/>
    <w:rsid w:val="00F96433"/>
    <w:rsid w:val="00F96602"/>
    <w:rsid w:val="00F9661D"/>
    <w:rsid w:val="00F9668F"/>
    <w:rsid w:val="00F96A5D"/>
    <w:rsid w:val="00F96AE2"/>
    <w:rsid w:val="00F96B0F"/>
    <w:rsid w:val="00F96B79"/>
    <w:rsid w:val="00F9719E"/>
    <w:rsid w:val="00F97384"/>
    <w:rsid w:val="00F975A4"/>
    <w:rsid w:val="00F97662"/>
    <w:rsid w:val="00F97691"/>
    <w:rsid w:val="00F9794A"/>
    <w:rsid w:val="00F97975"/>
    <w:rsid w:val="00F979D5"/>
    <w:rsid w:val="00F97A19"/>
    <w:rsid w:val="00F97D50"/>
    <w:rsid w:val="00F97ED7"/>
    <w:rsid w:val="00FA0433"/>
    <w:rsid w:val="00FA0507"/>
    <w:rsid w:val="00FA058C"/>
    <w:rsid w:val="00FA084A"/>
    <w:rsid w:val="00FA08AD"/>
    <w:rsid w:val="00FA0C21"/>
    <w:rsid w:val="00FA0C58"/>
    <w:rsid w:val="00FA0C7E"/>
    <w:rsid w:val="00FA0D32"/>
    <w:rsid w:val="00FA0DDA"/>
    <w:rsid w:val="00FA0ED7"/>
    <w:rsid w:val="00FA0FF6"/>
    <w:rsid w:val="00FA119F"/>
    <w:rsid w:val="00FA1364"/>
    <w:rsid w:val="00FA13DC"/>
    <w:rsid w:val="00FA1699"/>
    <w:rsid w:val="00FA19FF"/>
    <w:rsid w:val="00FA1B51"/>
    <w:rsid w:val="00FA1BED"/>
    <w:rsid w:val="00FA1C72"/>
    <w:rsid w:val="00FA2006"/>
    <w:rsid w:val="00FA2542"/>
    <w:rsid w:val="00FA2549"/>
    <w:rsid w:val="00FA26B4"/>
    <w:rsid w:val="00FA26C2"/>
    <w:rsid w:val="00FA27D7"/>
    <w:rsid w:val="00FA2810"/>
    <w:rsid w:val="00FA2B7B"/>
    <w:rsid w:val="00FA2CF9"/>
    <w:rsid w:val="00FA3161"/>
    <w:rsid w:val="00FA3357"/>
    <w:rsid w:val="00FA33F5"/>
    <w:rsid w:val="00FA3809"/>
    <w:rsid w:val="00FA3BBA"/>
    <w:rsid w:val="00FA3C50"/>
    <w:rsid w:val="00FA3C6D"/>
    <w:rsid w:val="00FA3D3B"/>
    <w:rsid w:val="00FA3FD4"/>
    <w:rsid w:val="00FA4059"/>
    <w:rsid w:val="00FA427C"/>
    <w:rsid w:val="00FA43A3"/>
    <w:rsid w:val="00FA48C9"/>
    <w:rsid w:val="00FA4A6A"/>
    <w:rsid w:val="00FA50BA"/>
    <w:rsid w:val="00FA5108"/>
    <w:rsid w:val="00FA516E"/>
    <w:rsid w:val="00FA517C"/>
    <w:rsid w:val="00FA5300"/>
    <w:rsid w:val="00FA551B"/>
    <w:rsid w:val="00FA57CA"/>
    <w:rsid w:val="00FA5A35"/>
    <w:rsid w:val="00FA5AFF"/>
    <w:rsid w:val="00FA5CDE"/>
    <w:rsid w:val="00FA5D26"/>
    <w:rsid w:val="00FA5D6F"/>
    <w:rsid w:val="00FA5F89"/>
    <w:rsid w:val="00FA606B"/>
    <w:rsid w:val="00FA62E0"/>
    <w:rsid w:val="00FA642E"/>
    <w:rsid w:val="00FA64C4"/>
    <w:rsid w:val="00FA64E9"/>
    <w:rsid w:val="00FA6765"/>
    <w:rsid w:val="00FA695A"/>
    <w:rsid w:val="00FA696D"/>
    <w:rsid w:val="00FA69A9"/>
    <w:rsid w:val="00FA6A41"/>
    <w:rsid w:val="00FA6A4E"/>
    <w:rsid w:val="00FA6AAF"/>
    <w:rsid w:val="00FA6AFA"/>
    <w:rsid w:val="00FA6B32"/>
    <w:rsid w:val="00FA6D1E"/>
    <w:rsid w:val="00FA6D22"/>
    <w:rsid w:val="00FA6E2F"/>
    <w:rsid w:val="00FA70E2"/>
    <w:rsid w:val="00FA7368"/>
    <w:rsid w:val="00FA7E1B"/>
    <w:rsid w:val="00FB0001"/>
    <w:rsid w:val="00FB00EB"/>
    <w:rsid w:val="00FB02A4"/>
    <w:rsid w:val="00FB03A0"/>
    <w:rsid w:val="00FB0559"/>
    <w:rsid w:val="00FB0709"/>
    <w:rsid w:val="00FB0724"/>
    <w:rsid w:val="00FB09EB"/>
    <w:rsid w:val="00FB0B5E"/>
    <w:rsid w:val="00FB0E08"/>
    <w:rsid w:val="00FB0E5D"/>
    <w:rsid w:val="00FB1462"/>
    <w:rsid w:val="00FB1523"/>
    <w:rsid w:val="00FB1631"/>
    <w:rsid w:val="00FB1644"/>
    <w:rsid w:val="00FB1682"/>
    <w:rsid w:val="00FB1801"/>
    <w:rsid w:val="00FB1808"/>
    <w:rsid w:val="00FB1943"/>
    <w:rsid w:val="00FB1DEC"/>
    <w:rsid w:val="00FB1EF8"/>
    <w:rsid w:val="00FB253D"/>
    <w:rsid w:val="00FB265C"/>
    <w:rsid w:val="00FB27AA"/>
    <w:rsid w:val="00FB2947"/>
    <w:rsid w:val="00FB2A5E"/>
    <w:rsid w:val="00FB2B8C"/>
    <w:rsid w:val="00FB2D5A"/>
    <w:rsid w:val="00FB30AC"/>
    <w:rsid w:val="00FB3240"/>
    <w:rsid w:val="00FB3260"/>
    <w:rsid w:val="00FB3581"/>
    <w:rsid w:val="00FB3B1B"/>
    <w:rsid w:val="00FB3D97"/>
    <w:rsid w:val="00FB3DF6"/>
    <w:rsid w:val="00FB4160"/>
    <w:rsid w:val="00FB44D0"/>
    <w:rsid w:val="00FB491B"/>
    <w:rsid w:val="00FB4F2A"/>
    <w:rsid w:val="00FB5021"/>
    <w:rsid w:val="00FB505E"/>
    <w:rsid w:val="00FB5081"/>
    <w:rsid w:val="00FB53F2"/>
    <w:rsid w:val="00FB5609"/>
    <w:rsid w:val="00FB5840"/>
    <w:rsid w:val="00FB5962"/>
    <w:rsid w:val="00FB5ADB"/>
    <w:rsid w:val="00FB5D75"/>
    <w:rsid w:val="00FB5DFC"/>
    <w:rsid w:val="00FB5EBC"/>
    <w:rsid w:val="00FB5EC2"/>
    <w:rsid w:val="00FB6143"/>
    <w:rsid w:val="00FB670F"/>
    <w:rsid w:val="00FB67B6"/>
    <w:rsid w:val="00FB6A88"/>
    <w:rsid w:val="00FB6B15"/>
    <w:rsid w:val="00FB6C2D"/>
    <w:rsid w:val="00FB6C87"/>
    <w:rsid w:val="00FB6CCB"/>
    <w:rsid w:val="00FB6F43"/>
    <w:rsid w:val="00FB6FA0"/>
    <w:rsid w:val="00FB7151"/>
    <w:rsid w:val="00FB78C1"/>
    <w:rsid w:val="00FB794E"/>
    <w:rsid w:val="00FB7B1E"/>
    <w:rsid w:val="00FB7BE2"/>
    <w:rsid w:val="00FB7DAA"/>
    <w:rsid w:val="00FB7DEF"/>
    <w:rsid w:val="00FB7F19"/>
    <w:rsid w:val="00FB7F64"/>
    <w:rsid w:val="00FB7FB0"/>
    <w:rsid w:val="00FC0070"/>
    <w:rsid w:val="00FC00D2"/>
    <w:rsid w:val="00FC01B2"/>
    <w:rsid w:val="00FC01EE"/>
    <w:rsid w:val="00FC0356"/>
    <w:rsid w:val="00FC052A"/>
    <w:rsid w:val="00FC05AE"/>
    <w:rsid w:val="00FC06E1"/>
    <w:rsid w:val="00FC08AF"/>
    <w:rsid w:val="00FC0A2D"/>
    <w:rsid w:val="00FC0AD1"/>
    <w:rsid w:val="00FC0FD6"/>
    <w:rsid w:val="00FC106F"/>
    <w:rsid w:val="00FC1114"/>
    <w:rsid w:val="00FC1425"/>
    <w:rsid w:val="00FC1845"/>
    <w:rsid w:val="00FC1856"/>
    <w:rsid w:val="00FC1BDE"/>
    <w:rsid w:val="00FC1CC9"/>
    <w:rsid w:val="00FC1D55"/>
    <w:rsid w:val="00FC1F2B"/>
    <w:rsid w:val="00FC2321"/>
    <w:rsid w:val="00FC23E8"/>
    <w:rsid w:val="00FC2488"/>
    <w:rsid w:val="00FC2515"/>
    <w:rsid w:val="00FC259F"/>
    <w:rsid w:val="00FC2853"/>
    <w:rsid w:val="00FC2958"/>
    <w:rsid w:val="00FC2B98"/>
    <w:rsid w:val="00FC2BA8"/>
    <w:rsid w:val="00FC2DBE"/>
    <w:rsid w:val="00FC33FA"/>
    <w:rsid w:val="00FC34D2"/>
    <w:rsid w:val="00FC350C"/>
    <w:rsid w:val="00FC3A1C"/>
    <w:rsid w:val="00FC3ADA"/>
    <w:rsid w:val="00FC3BBF"/>
    <w:rsid w:val="00FC3F14"/>
    <w:rsid w:val="00FC42E8"/>
    <w:rsid w:val="00FC4359"/>
    <w:rsid w:val="00FC4913"/>
    <w:rsid w:val="00FC4D68"/>
    <w:rsid w:val="00FC4ECB"/>
    <w:rsid w:val="00FC505B"/>
    <w:rsid w:val="00FC51A3"/>
    <w:rsid w:val="00FC589D"/>
    <w:rsid w:val="00FC5BC3"/>
    <w:rsid w:val="00FC5BDA"/>
    <w:rsid w:val="00FC602B"/>
    <w:rsid w:val="00FC6556"/>
    <w:rsid w:val="00FC659D"/>
    <w:rsid w:val="00FC679D"/>
    <w:rsid w:val="00FC6AEC"/>
    <w:rsid w:val="00FC6CD1"/>
    <w:rsid w:val="00FC6D58"/>
    <w:rsid w:val="00FC6EB3"/>
    <w:rsid w:val="00FC714B"/>
    <w:rsid w:val="00FC7511"/>
    <w:rsid w:val="00FC7844"/>
    <w:rsid w:val="00FC7A44"/>
    <w:rsid w:val="00FC7A4F"/>
    <w:rsid w:val="00FC7F5E"/>
    <w:rsid w:val="00FD02F9"/>
    <w:rsid w:val="00FD0591"/>
    <w:rsid w:val="00FD05FB"/>
    <w:rsid w:val="00FD074F"/>
    <w:rsid w:val="00FD0B6F"/>
    <w:rsid w:val="00FD0BE1"/>
    <w:rsid w:val="00FD0D98"/>
    <w:rsid w:val="00FD10EB"/>
    <w:rsid w:val="00FD122D"/>
    <w:rsid w:val="00FD1967"/>
    <w:rsid w:val="00FD1AF0"/>
    <w:rsid w:val="00FD1CB6"/>
    <w:rsid w:val="00FD1D47"/>
    <w:rsid w:val="00FD1FFF"/>
    <w:rsid w:val="00FD2426"/>
    <w:rsid w:val="00FD25A4"/>
    <w:rsid w:val="00FD271D"/>
    <w:rsid w:val="00FD2905"/>
    <w:rsid w:val="00FD296B"/>
    <w:rsid w:val="00FD2A64"/>
    <w:rsid w:val="00FD2D99"/>
    <w:rsid w:val="00FD2DB9"/>
    <w:rsid w:val="00FD2DF2"/>
    <w:rsid w:val="00FD2E2B"/>
    <w:rsid w:val="00FD3014"/>
    <w:rsid w:val="00FD3155"/>
    <w:rsid w:val="00FD3237"/>
    <w:rsid w:val="00FD3415"/>
    <w:rsid w:val="00FD3630"/>
    <w:rsid w:val="00FD36FF"/>
    <w:rsid w:val="00FD3846"/>
    <w:rsid w:val="00FD3A37"/>
    <w:rsid w:val="00FD3AFD"/>
    <w:rsid w:val="00FD43D0"/>
    <w:rsid w:val="00FD475A"/>
    <w:rsid w:val="00FD47D9"/>
    <w:rsid w:val="00FD4943"/>
    <w:rsid w:val="00FD4C1D"/>
    <w:rsid w:val="00FD4D93"/>
    <w:rsid w:val="00FD508C"/>
    <w:rsid w:val="00FD50F9"/>
    <w:rsid w:val="00FD52C7"/>
    <w:rsid w:val="00FD553E"/>
    <w:rsid w:val="00FD57B1"/>
    <w:rsid w:val="00FD5809"/>
    <w:rsid w:val="00FD5917"/>
    <w:rsid w:val="00FD5B07"/>
    <w:rsid w:val="00FD5B1C"/>
    <w:rsid w:val="00FD5BC3"/>
    <w:rsid w:val="00FD62D9"/>
    <w:rsid w:val="00FD63CD"/>
    <w:rsid w:val="00FD648A"/>
    <w:rsid w:val="00FD6646"/>
    <w:rsid w:val="00FD67E1"/>
    <w:rsid w:val="00FD6B63"/>
    <w:rsid w:val="00FD6FEE"/>
    <w:rsid w:val="00FD70AD"/>
    <w:rsid w:val="00FD70C1"/>
    <w:rsid w:val="00FD719C"/>
    <w:rsid w:val="00FD730A"/>
    <w:rsid w:val="00FD7351"/>
    <w:rsid w:val="00FD749B"/>
    <w:rsid w:val="00FD761D"/>
    <w:rsid w:val="00FD765B"/>
    <w:rsid w:val="00FD76F6"/>
    <w:rsid w:val="00FD7734"/>
    <w:rsid w:val="00FD79E6"/>
    <w:rsid w:val="00FE0099"/>
    <w:rsid w:val="00FE07C3"/>
    <w:rsid w:val="00FE0B4E"/>
    <w:rsid w:val="00FE0BD0"/>
    <w:rsid w:val="00FE0E2E"/>
    <w:rsid w:val="00FE0F99"/>
    <w:rsid w:val="00FE122F"/>
    <w:rsid w:val="00FE127A"/>
    <w:rsid w:val="00FE14C0"/>
    <w:rsid w:val="00FE163D"/>
    <w:rsid w:val="00FE172C"/>
    <w:rsid w:val="00FE1B6C"/>
    <w:rsid w:val="00FE1E91"/>
    <w:rsid w:val="00FE1EC8"/>
    <w:rsid w:val="00FE1F87"/>
    <w:rsid w:val="00FE20D0"/>
    <w:rsid w:val="00FE26DC"/>
    <w:rsid w:val="00FE28FD"/>
    <w:rsid w:val="00FE2A51"/>
    <w:rsid w:val="00FE2AF1"/>
    <w:rsid w:val="00FE2C81"/>
    <w:rsid w:val="00FE2CEA"/>
    <w:rsid w:val="00FE3544"/>
    <w:rsid w:val="00FE38B3"/>
    <w:rsid w:val="00FE3D86"/>
    <w:rsid w:val="00FE3E95"/>
    <w:rsid w:val="00FE3F0E"/>
    <w:rsid w:val="00FE3F90"/>
    <w:rsid w:val="00FE4032"/>
    <w:rsid w:val="00FE40D9"/>
    <w:rsid w:val="00FE40EB"/>
    <w:rsid w:val="00FE41C8"/>
    <w:rsid w:val="00FE4258"/>
    <w:rsid w:val="00FE47C9"/>
    <w:rsid w:val="00FE4BE8"/>
    <w:rsid w:val="00FE4DE2"/>
    <w:rsid w:val="00FE5100"/>
    <w:rsid w:val="00FE52E0"/>
    <w:rsid w:val="00FE5307"/>
    <w:rsid w:val="00FE5466"/>
    <w:rsid w:val="00FE578C"/>
    <w:rsid w:val="00FE58C9"/>
    <w:rsid w:val="00FE58E6"/>
    <w:rsid w:val="00FE59FD"/>
    <w:rsid w:val="00FE5A8E"/>
    <w:rsid w:val="00FE5AE0"/>
    <w:rsid w:val="00FE5B4F"/>
    <w:rsid w:val="00FE5D53"/>
    <w:rsid w:val="00FE5F14"/>
    <w:rsid w:val="00FE6115"/>
    <w:rsid w:val="00FE63BF"/>
    <w:rsid w:val="00FE6501"/>
    <w:rsid w:val="00FE653E"/>
    <w:rsid w:val="00FE670A"/>
    <w:rsid w:val="00FE68A6"/>
    <w:rsid w:val="00FE6905"/>
    <w:rsid w:val="00FE69F5"/>
    <w:rsid w:val="00FE6A05"/>
    <w:rsid w:val="00FE6AE5"/>
    <w:rsid w:val="00FE6B45"/>
    <w:rsid w:val="00FE6B63"/>
    <w:rsid w:val="00FE6C21"/>
    <w:rsid w:val="00FE6C89"/>
    <w:rsid w:val="00FE6E4A"/>
    <w:rsid w:val="00FE6E77"/>
    <w:rsid w:val="00FE767E"/>
    <w:rsid w:val="00FE77F4"/>
    <w:rsid w:val="00FE78CB"/>
    <w:rsid w:val="00FE7993"/>
    <w:rsid w:val="00FE7AFF"/>
    <w:rsid w:val="00FE7BD5"/>
    <w:rsid w:val="00FE7D00"/>
    <w:rsid w:val="00FE7D16"/>
    <w:rsid w:val="00FE7D1E"/>
    <w:rsid w:val="00FE7DD6"/>
    <w:rsid w:val="00FF00B9"/>
    <w:rsid w:val="00FF037A"/>
    <w:rsid w:val="00FF066F"/>
    <w:rsid w:val="00FF06A0"/>
    <w:rsid w:val="00FF071D"/>
    <w:rsid w:val="00FF084A"/>
    <w:rsid w:val="00FF087E"/>
    <w:rsid w:val="00FF0A2F"/>
    <w:rsid w:val="00FF0AB2"/>
    <w:rsid w:val="00FF0D70"/>
    <w:rsid w:val="00FF1098"/>
    <w:rsid w:val="00FF110C"/>
    <w:rsid w:val="00FF12C0"/>
    <w:rsid w:val="00FF1321"/>
    <w:rsid w:val="00FF13C3"/>
    <w:rsid w:val="00FF1523"/>
    <w:rsid w:val="00FF1825"/>
    <w:rsid w:val="00FF19FB"/>
    <w:rsid w:val="00FF1B46"/>
    <w:rsid w:val="00FF1D4A"/>
    <w:rsid w:val="00FF1E2F"/>
    <w:rsid w:val="00FF1F75"/>
    <w:rsid w:val="00FF2012"/>
    <w:rsid w:val="00FF21EF"/>
    <w:rsid w:val="00FF222B"/>
    <w:rsid w:val="00FF22FF"/>
    <w:rsid w:val="00FF2452"/>
    <w:rsid w:val="00FF24A0"/>
    <w:rsid w:val="00FF25C8"/>
    <w:rsid w:val="00FF2602"/>
    <w:rsid w:val="00FF26DA"/>
    <w:rsid w:val="00FF2A8E"/>
    <w:rsid w:val="00FF2E4F"/>
    <w:rsid w:val="00FF2FB0"/>
    <w:rsid w:val="00FF3066"/>
    <w:rsid w:val="00FF30F4"/>
    <w:rsid w:val="00FF3B77"/>
    <w:rsid w:val="00FF3CA3"/>
    <w:rsid w:val="00FF3DA0"/>
    <w:rsid w:val="00FF3F46"/>
    <w:rsid w:val="00FF3FE7"/>
    <w:rsid w:val="00FF4407"/>
    <w:rsid w:val="00FF4454"/>
    <w:rsid w:val="00FF46D0"/>
    <w:rsid w:val="00FF5082"/>
    <w:rsid w:val="00FF5179"/>
    <w:rsid w:val="00FF5246"/>
    <w:rsid w:val="00FF52A0"/>
    <w:rsid w:val="00FF548C"/>
    <w:rsid w:val="00FF55E0"/>
    <w:rsid w:val="00FF58E4"/>
    <w:rsid w:val="00FF59F2"/>
    <w:rsid w:val="00FF5BC4"/>
    <w:rsid w:val="00FF5D1A"/>
    <w:rsid w:val="00FF5EEE"/>
    <w:rsid w:val="00FF6040"/>
    <w:rsid w:val="00FF61E0"/>
    <w:rsid w:val="00FF649F"/>
    <w:rsid w:val="00FF65A6"/>
    <w:rsid w:val="00FF687E"/>
    <w:rsid w:val="00FF6880"/>
    <w:rsid w:val="00FF68A2"/>
    <w:rsid w:val="00FF68EE"/>
    <w:rsid w:val="00FF6942"/>
    <w:rsid w:val="00FF70C5"/>
    <w:rsid w:val="00FF724A"/>
    <w:rsid w:val="00FF744E"/>
    <w:rsid w:val="00FF74DE"/>
    <w:rsid w:val="00FF7737"/>
    <w:rsid w:val="00FF793A"/>
    <w:rsid w:val="00FF7AB5"/>
    <w:rsid w:val="175D9AFF"/>
    <w:rsid w:val="1AC41361"/>
    <w:rsid w:val="1F730258"/>
    <w:rsid w:val="287695B3"/>
    <w:rsid w:val="310823D8"/>
    <w:rsid w:val="3845EABC"/>
    <w:rsid w:val="3A702350"/>
    <w:rsid w:val="40102ECC"/>
    <w:rsid w:val="4118B73D"/>
    <w:rsid w:val="4292088E"/>
    <w:rsid w:val="4C5F1E35"/>
    <w:rsid w:val="667EFF25"/>
    <w:rsid w:val="69FC1042"/>
    <w:rsid w:val="702DDE2C"/>
    <w:rsid w:val="716FD1B9"/>
    <w:rsid w:val="7336C275"/>
    <w:rsid w:val="796A269E"/>
    <w:rsid w:val="7E8F32C8"/>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328E7"/>
  <w15:chartTrackingRefBased/>
  <w15:docId w15:val="{338C6B73-454D-4ECC-BFD9-D535ABDB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rsid w:val="00AF6DDB"/>
    <w:pPr>
      <w:spacing w:after="0" w:line="240" w:lineRule="auto"/>
      <w:jc w:val="both"/>
    </w:pPr>
    <w:rPr>
      <w:rFonts w:ascii="Times New Roman" w:eastAsia="Times New Roman" w:hAnsi="Times New Roman" w:cs="Times New Roman"/>
      <w:sz w:val="24"/>
      <w:szCs w:val="24"/>
      <w:lang w:val="en-US" w:eastAsia="cs-CZ"/>
    </w:rPr>
  </w:style>
  <w:style w:type="paragraph" w:styleId="Nadpis1">
    <w:name w:val="heading 1"/>
    <w:basedOn w:val="Normln"/>
    <w:next w:val="Normln"/>
    <w:link w:val="Nadpis1Char"/>
    <w:qFormat/>
    <w:rsid w:val="00C73152"/>
    <w:pPr>
      <w:keepNext/>
      <w:numPr>
        <w:numId w:val="9"/>
      </w:numPr>
      <w:pBdr>
        <w:bottom w:val="single" w:sz="12" w:space="1" w:color="auto"/>
      </w:pBdr>
      <w:spacing w:before="240" w:after="60"/>
      <w:outlineLvl w:val="0"/>
    </w:pPr>
    <w:rPr>
      <w:rFonts w:ascii="Arial Black" w:hAnsi="Arial Black" w:cs="Arial"/>
      <w:bCs/>
      <w:color w:val="405E52"/>
      <w:kern w:val="32"/>
      <w:sz w:val="32"/>
      <w:szCs w:val="32"/>
    </w:rPr>
  </w:style>
  <w:style w:type="paragraph" w:styleId="Nadpis2">
    <w:name w:val="heading 2"/>
    <w:basedOn w:val="Normln"/>
    <w:next w:val="Normln"/>
    <w:link w:val="Nadpis2Char"/>
    <w:qFormat/>
    <w:rsid w:val="00C73152"/>
    <w:pPr>
      <w:keepNext/>
      <w:numPr>
        <w:ilvl w:val="1"/>
        <w:numId w:val="9"/>
      </w:numPr>
      <w:overflowPunct w:val="0"/>
      <w:autoSpaceDE w:val="0"/>
      <w:autoSpaceDN w:val="0"/>
      <w:adjustRightInd w:val="0"/>
      <w:spacing w:before="480" w:after="120" w:line="280" w:lineRule="atLeast"/>
      <w:jc w:val="left"/>
      <w:textAlignment w:val="baseline"/>
      <w:outlineLvl w:val="1"/>
    </w:pPr>
    <w:rPr>
      <w:rFonts w:ascii="Arial Black" w:hAnsi="Arial Black" w:cs="Arial"/>
      <w:bCs/>
      <w:iCs/>
      <w:color w:val="405E52"/>
      <w:sz w:val="28"/>
      <w:szCs w:val="28"/>
    </w:rPr>
  </w:style>
  <w:style w:type="paragraph" w:styleId="Nadpis3">
    <w:name w:val="heading 3"/>
    <w:basedOn w:val="Normln"/>
    <w:next w:val="Normln"/>
    <w:link w:val="Nadpis3Char"/>
    <w:qFormat/>
    <w:rsid w:val="006D1BD6"/>
    <w:pPr>
      <w:numPr>
        <w:ilvl w:val="2"/>
        <w:numId w:val="9"/>
      </w:numPr>
      <w:spacing w:before="120" w:after="120"/>
      <w:jc w:val="left"/>
      <w:outlineLvl w:val="2"/>
    </w:pPr>
    <w:rPr>
      <w:rFonts w:ascii="Arial Black" w:hAnsi="Arial Black" w:cs="Arial"/>
      <w:bCs/>
      <w:color w:val="405E52"/>
      <w:sz w:val="26"/>
      <w:szCs w:val="26"/>
      <w:lang w:val="cs-CZ"/>
    </w:rPr>
  </w:style>
  <w:style w:type="paragraph" w:styleId="Nadpis4">
    <w:name w:val="heading 4"/>
    <w:basedOn w:val="Normln"/>
    <w:next w:val="Normln"/>
    <w:link w:val="Nadpis4Char"/>
    <w:autoRedefine/>
    <w:qFormat/>
    <w:rsid w:val="0054723E"/>
    <w:pPr>
      <w:keepNext/>
      <w:numPr>
        <w:ilvl w:val="3"/>
        <w:numId w:val="9"/>
      </w:numPr>
      <w:tabs>
        <w:tab w:val="num" w:pos="1134"/>
      </w:tabs>
      <w:spacing w:before="240" w:after="60"/>
      <w:ind w:left="864"/>
      <w:jc w:val="left"/>
      <w:outlineLvl w:val="3"/>
    </w:pPr>
    <w:rPr>
      <w:rFonts w:ascii="Arial Black" w:hAnsi="Arial Black"/>
      <w:bCs/>
      <w:color w:val="405E52"/>
      <w:szCs w:val="28"/>
    </w:rPr>
  </w:style>
  <w:style w:type="paragraph" w:styleId="Nadpis5">
    <w:name w:val="heading 5"/>
    <w:basedOn w:val="Normln"/>
    <w:next w:val="Normln"/>
    <w:link w:val="Nadpis5Char"/>
    <w:qFormat/>
    <w:rsid w:val="00C73152"/>
    <w:pPr>
      <w:numPr>
        <w:ilvl w:val="4"/>
        <w:numId w:val="9"/>
      </w:numPr>
      <w:spacing w:before="120" w:after="120"/>
      <w:jc w:val="left"/>
      <w:outlineLvl w:val="4"/>
    </w:pPr>
    <w:rPr>
      <w:rFonts w:ascii="Arial Black" w:hAnsi="Arial Black" w:cs="Arial"/>
      <w:bCs/>
      <w:iCs/>
      <w:color w:val="405E52"/>
      <w:szCs w:val="26"/>
    </w:rPr>
  </w:style>
  <w:style w:type="paragraph" w:styleId="Nadpis6">
    <w:name w:val="heading 6"/>
    <w:basedOn w:val="Normln"/>
    <w:next w:val="Normln"/>
    <w:link w:val="Nadpis6Char"/>
    <w:qFormat/>
    <w:rsid w:val="00C73152"/>
    <w:pPr>
      <w:numPr>
        <w:ilvl w:val="5"/>
        <w:numId w:val="9"/>
      </w:numPr>
      <w:spacing w:before="240" w:after="60"/>
      <w:jc w:val="left"/>
      <w:outlineLvl w:val="5"/>
    </w:pPr>
    <w:rPr>
      <w:rFonts w:ascii="Arial Black" w:hAnsi="Arial Black"/>
      <w:color w:val="FFCC00"/>
      <w:sz w:val="22"/>
      <w:szCs w:val="20"/>
    </w:rPr>
  </w:style>
  <w:style w:type="paragraph" w:styleId="Nadpis7">
    <w:name w:val="heading 7"/>
    <w:basedOn w:val="Normln"/>
    <w:next w:val="Normln"/>
    <w:link w:val="Nadpis7Char"/>
    <w:qFormat/>
    <w:rsid w:val="00C73152"/>
    <w:pPr>
      <w:numPr>
        <w:ilvl w:val="6"/>
        <w:numId w:val="9"/>
      </w:numPr>
      <w:spacing w:before="240" w:after="60"/>
      <w:outlineLvl w:val="6"/>
    </w:pPr>
    <w:rPr>
      <w:rFonts w:ascii="Arial" w:hAnsi="Arial"/>
      <w:sz w:val="20"/>
      <w:szCs w:val="20"/>
    </w:rPr>
  </w:style>
  <w:style w:type="paragraph" w:styleId="Nadpis8">
    <w:name w:val="heading 8"/>
    <w:basedOn w:val="Normln"/>
    <w:next w:val="Normln"/>
    <w:link w:val="Nadpis8Char"/>
    <w:qFormat/>
    <w:rsid w:val="00C73152"/>
    <w:pPr>
      <w:numPr>
        <w:ilvl w:val="7"/>
        <w:numId w:val="9"/>
      </w:numPr>
      <w:spacing w:before="240" w:after="60"/>
      <w:outlineLvl w:val="7"/>
    </w:pPr>
    <w:rPr>
      <w:rFonts w:ascii="Arial" w:hAnsi="Arial"/>
      <w:i/>
      <w:sz w:val="20"/>
      <w:szCs w:val="20"/>
    </w:rPr>
  </w:style>
  <w:style w:type="paragraph" w:styleId="Nadpis9">
    <w:name w:val="heading 9"/>
    <w:basedOn w:val="Normln"/>
    <w:next w:val="Normln"/>
    <w:link w:val="Nadpis9Char"/>
    <w:qFormat/>
    <w:rsid w:val="00C73152"/>
    <w:pPr>
      <w:numPr>
        <w:ilvl w:val="8"/>
        <w:numId w:val="9"/>
      </w:numPr>
      <w:spacing w:before="240" w:after="60"/>
      <w:outlineLvl w:val="8"/>
    </w:pPr>
    <w:rPr>
      <w:rFonts w:ascii="Arial" w:hAnsi="Arial"/>
      <w:b/>
      <w:i/>
      <w:sz w:val="18"/>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C73152"/>
    <w:rPr>
      <w:rFonts w:ascii="Arial Black" w:eastAsia="Times New Roman" w:hAnsi="Arial Black" w:cs="Arial"/>
      <w:bCs/>
      <w:color w:val="405E52"/>
      <w:kern w:val="32"/>
      <w:sz w:val="32"/>
      <w:szCs w:val="32"/>
      <w:lang w:val="en-GB" w:eastAsia="cs-CZ"/>
    </w:rPr>
  </w:style>
  <w:style w:type="character" w:customStyle="1" w:styleId="Nadpis2Char">
    <w:name w:val="Nadpis 2 Char"/>
    <w:basedOn w:val="Standardnpsmoodstavce"/>
    <w:link w:val="Nadpis2"/>
    <w:rsid w:val="00C73152"/>
    <w:rPr>
      <w:rFonts w:ascii="Arial Black" w:eastAsia="Times New Roman" w:hAnsi="Arial Black" w:cs="Arial"/>
      <w:bCs/>
      <w:iCs/>
      <w:color w:val="405E52"/>
      <w:sz w:val="28"/>
      <w:szCs w:val="28"/>
      <w:lang w:val="en-GB" w:eastAsia="cs-CZ"/>
    </w:rPr>
  </w:style>
  <w:style w:type="character" w:customStyle="1" w:styleId="Nadpis3Char">
    <w:name w:val="Nadpis 3 Char"/>
    <w:basedOn w:val="Standardnpsmoodstavce"/>
    <w:link w:val="Nadpis3"/>
    <w:rsid w:val="006D1BD6"/>
    <w:rPr>
      <w:rFonts w:ascii="Arial Black" w:eastAsia="Times New Roman" w:hAnsi="Arial Black" w:cs="Arial"/>
      <w:bCs/>
      <w:color w:val="405E52"/>
      <w:sz w:val="26"/>
      <w:szCs w:val="26"/>
      <w:lang w:eastAsia="cs-CZ"/>
    </w:rPr>
  </w:style>
  <w:style w:type="character" w:customStyle="1" w:styleId="Nadpis4Char">
    <w:name w:val="Nadpis 4 Char"/>
    <w:basedOn w:val="Standardnpsmoodstavce"/>
    <w:link w:val="Nadpis4"/>
    <w:rsid w:val="0054723E"/>
    <w:rPr>
      <w:rFonts w:ascii="Arial Black" w:eastAsia="Times New Roman" w:hAnsi="Arial Black" w:cs="Times New Roman"/>
      <w:bCs/>
      <w:color w:val="405E52"/>
      <w:sz w:val="24"/>
      <w:szCs w:val="28"/>
      <w:lang w:val="en-US" w:eastAsia="cs-CZ"/>
    </w:rPr>
  </w:style>
  <w:style w:type="character" w:customStyle="1" w:styleId="Nadpis5Char">
    <w:name w:val="Nadpis 5 Char"/>
    <w:basedOn w:val="Standardnpsmoodstavce"/>
    <w:link w:val="Nadpis5"/>
    <w:rsid w:val="00C73152"/>
    <w:rPr>
      <w:rFonts w:ascii="Arial Black" w:eastAsia="Times New Roman" w:hAnsi="Arial Black" w:cs="Arial"/>
      <w:bCs/>
      <w:iCs/>
      <w:color w:val="405E52"/>
      <w:sz w:val="24"/>
      <w:szCs w:val="26"/>
      <w:lang w:val="en-GB" w:eastAsia="cs-CZ"/>
    </w:rPr>
  </w:style>
  <w:style w:type="character" w:customStyle="1" w:styleId="Nadpis6Char">
    <w:name w:val="Nadpis 6 Char"/>
    <w:basedOn w:val="Standardnpsmoodstavce"/>
    <w:link w:val="Nadpis6"/>
    <w:rsid w:val="00C73152"/>
    <w:rPr>
      <w:rFonts w:ascii="Arial Black" w:eastAsia="Times New Roman" w:hAnsi="Arial Black" w:cs="Times New Roman"/>
      <w:color w:val="FFCC00"/>
      <w:szCs w:val="20"/>
      <w:lang w:val="en-GB" w:eastAsia="cs-CZ"/>
    </w:rPr>
  </w:style>
  <w:style w:type="character" w:customStyle="1" w:styleId="Nadpis7Char">
    <w:name w:val="Nadpis 7 Char"/>
    <w:basedOn w:val="Standardnpsmoodstavce"/>
    <w:link w:val="Nadpis7"/>
    <w:rsid w:val="00C73152"/>
    <w:rPr>
      <w:rFonts w:ascii="Arial" w:eastAsia="Times New Roman" w:hAnsi="Arial" w:cs="Times New Roman"/>
      <w:sz w:val="20"/>
      <w:szCs w:val="20"/>
      <w:lang w:val="en-GB" w:eastAsia="cs-CZ"/>
    </w:rPr>
  </w:style>
  <w:style w:type="character" w:customStyle="1" w:styleId="Nadpis8Char">
    <w:name w:val="Nadpis 8 Char"/>
    <w:basedOn w:val="Standardnpsmoodstavce"/>
    <w:link w:val="Nadpis8"/>
    <w:rsid w:val="00C73152"/>
    <w:rPr>
      <w:rFonts w:ascii="Arial" w:eastAsia="Times New Roman" w:hAnsi="Arial" w:cs="Times New Roman"/>
      <w:i/>
      <w:sz w:val="20"/>
      <w:szCs w:val="20"/>
      <w:lang w:val="en-GB" w:eastAsia="cs-CZ"/>
    </w:rPr>
  </w:style>
  <w:style w:type="character" w:customStyle="1" w:styleId="Nadpis9Char">
    <w:name w:val="Nadpis 9 Char"/>
    <w:basedOn w:val="Standardnpsmoodstavce"/>
    <w:link w:val="Nadpis9"/>
    <w:rsid w:val="00C73152"/>
    <w:rPr>
      <w:rFonts w:ascii="Arial" w:eastAsia="Times New Roman" w:hAnsi="Arial" w:cs="Times New Roman"/>
      <w:b/>
      <w:i/>
      <w:sz w:val="18"/>
      <w:szCs w:val="20"/>
      <w:lang w:val="en-GB" w:eastAsia="cs-CZ"/>
    </w:rPr>
  </w:style>
  <w:style w:type="paragraph" w:styleId="Zhlav">
    <w:name w:val="header"/>
    <w:aliases w:val="h,Header/Footer"/>
    <w:basedOn w:val="Normln"/>
    <w:link w:val="ZhlavChar"/>
    <w:rsid w:val="00C73152"/>
    <w:pPr>
      <w:tabs>
        <w:tab w:val="center" w:pos="4536"/>
        <w:tab w:val="right" w:pos="9072"/>
      </w:tabs>
    </w:pPr>
  </w:style>
  <w:style w:type="character" w:customStyle="1" w:styleId="ZhlavChar">
    <w:name w:val="Záhlaví Char"/>
    <w:aliases w:val="h Char,Header/Footer Char"/>
    <w:basedOn w:val="Standardnpsmoodstavce"/>
    <w:link w:val="Zhlav"/>
    <w:rsid w:val="00C73152"/>
    <w:rPr>
      <w:rFonts w:ascii="Times New Roman" w:eastAsia="Times New Roman" w:hAnsi="Times New Roman" w:cs="Times New Roman"/>
      <w:sz w:val="24"/>
      <w:szCs w:val="24"/>
      <w:lang w:eastAsia="cs-CZ"/>
    </w:rPr>
  </w:style>
  <w:style w:type="paragraph" w:styleId="Zpat">
    <w:name w:val="footer"/>
    <w:aliases w:val="ft,f,proposal text"/>
    <w:basedOn w:val="Normln"/>
    <w:link w:val="ZpatChar"/>
    <w:rsid w:val="00C73152"/>
    <w:pPr>
      <w:tabs>
        <w:tab w:val="center" w:pos="4536"/>
        <w:tab w:val="right" w:pos="9072"/>
      </w:tabs>
    </w:pPr>
  </w:style>
  <w:style w:type="character" w:customStyle="1" w:styleId="ZpatChar">
    <w:name w:val="Zápatí Char"/>
    <w:aliases w:val="ft Char,f Char,proposal text Char"/>
    <w:basedOn w:val="Standardnpsmoodstavce"/>
    <w:link w:val="Zpat"/>
    <w:rsid w:val="00C73152"/>
    <w:rPr>
      <w:rFonts w:ascii="Times New Roman" w:eastAsia="Times New Roman" w:hAnsi="Times New Roman" w:cs="Times New Roman"/>
      <w:sz w:val="24"/>
      <w:szCs w:val="24"/>
      <w:lang w:eastAsia="cs-CZ"/>
    </w:rPr>
  </w:style>
  <w:style w:type="paragraph" w:styleId="Zkladntext">
    <w:name w:val="Body Text"/>
    <w:basedOn w:val="Normln"/>
    <w:link w:val="ZkladntextChar"/>
    <w:rsid w:val="00C73152"/>
    <w:pPr>
      <w:spacing w:after="120"/>
    </w:pPr>
    <w:rPr>
      <w:rFonts w:ascii="Arial" w:hAnsi="Arial"/>
      <w:sz w:val="20"/>
      <w:szCs w:val="20"/>
    </w:rPr>
  </w:style>
  <w:style w:type="character" w:customStyle="1" w:styleId="ZkladntextChar">
    <w:name w:val="Základní text Char"/>
    <w:basedOn w:val="Standardnpsmoodstavce"/>
    <w:link w:val="Zkladntext"/>
    <w:rsid w:val="00C73152"/>
    <w:rPr>
      <w:rFonts w:ascii="Arial" w:eastAsia="Times New Roman" w:hAnsi="Arial" w:cs="Times New Roman"/>
      <w:sz w:val="20"/>
      <w:szCs w:val="20"/>
      <w:lang w:eastAsia="cs-CZ"/>
    </w:rPr>
  </w:style>
  <w:style w:type="character" w:styleId="Hypertextovodkaz">
    <w:name w:val="Hyperlink"/>
    <w:basedOn w:val="Standardnpsmoodstavce"/>
    <w:uiPriority w:val="99"/>
    <w:rsid w:val="00C73152"/>
    <w:rPr>
      <w:color w:val="0000FF"/>
      <w:u w:val="single"/>
    </w:rPr>
  </w:style>
  <w:style w:type="paragraph" w:styleId="Obsah1">
    <w:name w:val="toc 1"/>
    <w:basedOn w:val="Normln"/>
    <w:next w:val="Normln"/>
    <w:autoRedefine/>
    <w:uiPriority w:val="39"/>
    <w:rsid w:val="00C73152"/>
    <w:pPr>
      <w:spacing w:before="120" w:after="120"/>
      <w:jc w:val="left"/>
    </w:pPr>
    <w:rPr>
      <w:b/>
      <w:bCs/>
      <w:caps/>
      <w:sz w:val="20"/>
      <w:szCs w:val="20"/>
    </w:rPr>
  </w:style>
  <w:style w:type="paragraph" w:styleId="Obsah2">
    <w:name w:val="toc 2"/>
    <w:basedOn w:val="Normln"/>
    <w:next w:val="Normln"/>
    <w:autoRedefine/>
    <w:uiPriority w:val="39"/>
    <w:rsid w:val="00C73152"/>
    <w:pPr>
      <w:ind w:left="240"/>
      <w:jc w:val="left"/>
    </w:pPr>
    <w:rPr>
      <w:smallCaps/>
      <w:sz w:val="20"/>
      <w:szCs w:val="20"/>
    </w:rPr>
  </w:style>
  <w:style w:type="paragraph" w:styleId="Obsah3">
    <w:name w:val="toc 3"/>
    <w:basedOn w:val="Normln"/>
    <w:next w:val="Normln"/>
    <w:autoRedefine/>
    <w:uiPriority w:val="39"/>
    <w:rsid w:val="00C73152"/>
    <w:pPr>
      <w:ind w:left="480"/>
      <w:jc w:val="left"/>
    </w:pPr>
    <w:rPr>
      <w:i/>
      <w:iCs/>
      <w:sz w:val="20"/>
      <w:szCs w:val="20"/>
    </w:rPr>
  </w:style>
  <w:style w:type="paragraph" w:styleId="Textbubliny">
    <w:name w:val="Balloon Text"/>
    <w:basedOn w:val="Normln"/>
    <w:link w:val="TextbublinyChar"/>
    <w:semiHidden/>
    <w:rsid w:val="00C73152"/>
    <w:rPr>
      <w:rFonts w:ascii="Tahoma" w:hAnsi="Tahoma" w:cs="Tahoma"/>
      <w:sz w:val="16"/>
      <w:szCs w:val="16"/>
    </w:rPr>
  </w:style>
  <w:style w:type="character" w:customStyle="1" w:styleId="TextbublinyChar">
    <w:name w:val="Text bubliny Char"/>
    <w:basedOn w:val="Standardnpsmoodstavce"/>
    <w:link w:val="Textbubliny"/>
    <w:semiHidden/>
    <w:rsid w:val="00C73152"/>
    <w:rPr>
      <w:rFonts w:ascii="Tahoma" w:eastAsia="Times New Roman" w:hAnsi="Tahoma" w:cs="Tahoma"/>
      <w:sz w:val="16"/>
      <w:szCs w:val="16"/>
      <w:lang w:eastAsia="cs-CZ"/>
    </w:rPr>
  </w:style>
  <w:style w:type="paragraph" w:styleId="Rozloendokumentu">
    <w:name w:val="Document Map"/>
    <w:basedOn w:val="Normln"/>
    <w:link w:val="RozloendokumentuChar"/>
    <w:semiHidden/>
    <w:rsid w:val="00C73152"/>
    <w:pPr>
      <w:shd w:val="clear" w:color="auto" w:fill="000080"/>
    </w:pPr>
    <w:rPr>
      <w:rFonts w:ascii="Tahoma" w:hAnsi="Tahoma" w:cs="Tahoma"/>
      <w:sz w:val="20"/>
      <w:szCs w:val="20"/>
    </w:rPr>
  </w:style>
  <w:style w:type="character" w:customStyle="1" w:styleId="RozloendokumentuChar">
    <w:name w:val="Rozložení dokumentu Char"/>
    <w:basedOn w:val="Standardnpsmoodstavce"/>
    <w:link w:val="Rozloendokumentu"/>
    <w:semiHidden/>
    <w:rsid w:val="00C73152"/>
    <w:rPr>
      <w:rFonts w:ascii="Tahoma" w:eastAsia="Times New Roman" w:hAnsi="Tahoma" w:cs="Tahoma"/>
      <w:sz w:val="20"/>
      <w:szCs w:val="20"/>
      <w:shd w:val="clear" w:color="auto" w:fill="000080"/>
      <w:lang w:eastAsia="cs-CZ"/>
    </w:rPr>
  </w:style>
  <w:style w:type="character" w:styleId="slostrnky">
    <w:name w:val="page number"/>
    <w:basedOn w:val="Standardnpsmoodstavce"/>
    <w:rsid w:val="00C73152"/>
  </w:style>
  <w:style w:type="table" w:styleId="Mkatabulky">
    <w:name w:val="Table Grid"/>
    <w:aliases w:val="SAP New Branding Table Style,Tabulka seznamování,Deloitte table 3"/>
    <w:basedOn w:val="Normlntabulka"/>
    <w:rsid w:val="00C73152"/>
    <w:pPr>
      <w:spacing w:after="0" w:line="240" w:lineRule="auto"/>
    </w:pPr>
    <w:rPr>
      <w:rFonts w:ascii="Times New Roman" w:eastAsia="Times New Roman" w:hAnsi="Times New Roman"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Nadpis2provnnad16b">
    <w:name w:val="Styl Nadpis 2 + párování nad 16 b."/>
    <w:basedOn w:val="Nadpis2"/>
    <w:autoRedefine/>
    <w:rsid w:val="00C73152"/>
    <w:pPr>
      <w:numPr>
        <w:numId w:val="8"/>
      </w:numPr>
    </w:pPr>
    <w:rPr>
      <w:iCs w:val="0"/>
    </w:rPr>
  </w:style>
  <w:style w:type="paragraph" w:customStyle="1" w:styleId="StylNadpis4Arial">
    <w:name w:val="Styl Nadpis 4 + Arial"/>
    <w:basedOn w:val="Nadpis4"/>
    <w:rsid w:val="00C73152"/>
    <w:pPr>
      <w:numPr>
        <w:numId w:val="8"/>
      </w:numPr>
      <w:tabs>
        <w:tab w:val="num" w:pos="1998"/>
      </w:tabs>
    </w:pPr>
    <w:rPr>
      <w:rFonts w:ascii="Arial" w:hAnsi="Arial"/>
      <w:bCs w:val="0"/>
    </w:rPr>
  </w:style>
  <w:style w:type="paragraph" w:customStyle="1" w:styleId="StylNadpis4Arial1">
    <w:name w:val="Styl Nadpis 4 + Arial1"/>
    <w:basedOn w:val="Nadpis4"/>
    <w:rsid w:val="00C73152"/>
    <w:pPr>
      <w:numPr>
        <w:ilvl w:val="0"/>
        <w:numId w:val="0"/>
      </w:numPr>
      <w:ind w:left="360" w:hanging="864"/>
    </w:pPr>
    <w:rPr>
      <w:bCs w:val="0"/>
    </w:rPr>
  </w:style>
  <w:style w:type="character" w:styleId="Odkaznakoment">
    <w:name w:val="annotation reference"/>
    <w:basedOn w:val="Standardnpsmoodstavce"/>
    <w:uiPriority w:val="99"/>
    <w:semiHidden/>
    <w:rsid w:val="00C73152"/>
    <w:rPr>
      <w:sz w:val="16"/>
      <w:szCs w:val="16"/>
    </w:rPr>
  </w:style>
  <w:style w:type="paragraph" w:styleId="Textkomente">
    <w:name w:val="annotation text"/>
    <w:basedOn w:val="Normln"/>
    <w:link w:val="TextkomenteChar"/>
    <w:uiPriority w:val="99"/>
    <w:rsid w:val="00C73152"/>
    <w:rPr>
      <w:sz w:val="20"/>
      <w:szCs w:val="20"/>
    </w:rPr>
  </w:style>
  <w:style w:type="character" w:customStyle="1" w:styleId="TextkomenteChar">
    <w:name w:val="Text komentáře Char"/>
    <w:basedOn w:val="Standardnpsmoodstavce"/>
    <w:link w:val="Textkomente"/>
    <w:uiPriority w:val="99"/>
    <w:rsid w:val="00C73152"/>
    <w:rPr>
      <w:rFonts w:ascii="Times New Roman" w:eastAsia="Times New Roman" w:hAnsi="Times New Roman" w:cs="Times New Roman"/>
      <w:sz w:val="20"/>
      <w:szCs w:val="20"/>
      <w:lang w:eastAsia="cs-CZ"/>
    </w:rPr>
  </w:style>
  <w:style w:type="paragraph" w:styleId="Pedmtkomente">
    <w:name w:val="annotation subject"/>
    <w:basedOn w:val="Textkomente"/>
    <w:next w:val="Textkomente"/>
    <w:link w:val="PedmtkomenteChar"/>
    <w:semiHidden/>
    <w:rsid w:val="00C73152"/>
    <w:rPr>
      <w:b/>
      <w:bCs/>
    </w:rPr>
  </w:style>
  <w:style w:type="character" w:customStyle="1" w:styleId="PedmtkomenteChar">
    <w:name w:val="Předmět komentáře Char"/>
    <w:basedOn w:val="TextkomenteChar"/>
    <w:link w:val="Pedmtkomente"/>
    <w:semiHidden/>
    <w:rsid w:val="00C73152"/>
    <w:rPr>
      <w:rFonts w:ascii="Times New Roman" w:eastAsia="Times New Roman" w:hAnsi="Times New Roman" w:cs="Times New Roman"/>
      <w:b/>
      <w:bCs/>
      <w:sz w:val="20"/>
      <w:szCs w:val="20"/>
      <w:lang w:eastAsia="cs-CZ"/>
    </w:rPr>
  </w:style>
  <w:style w:type="character" w:styleId="Siln">
    <w:name w:val="Strong"/>
    <w:basedOn w:val="Standardnpsmoodstavce"/>
    <w:uiPriority w:val="22"/>
    <w:rsid w:val="00C73152"/>
    <w:rPr>
      <w:b/>
      <w:bCs/>
    </w:rPr>
  </w:style>
  <w:style w:type="character" w:customStyle="1" w:styleId="titulek31">
    <w:name w:val="titulek31"/>
    <w:basedOn w:val="Standardnpsmoodstavce"/>
    <w:rsid w:val="00C73152"/>
    <w:rPr>
      <w:rFonts w:ascii="Arial" w:hAnsi="Arial" w:cs="Arial" w:hint="default"/>
      <w:b/>
      <w:bCs/>
      <w:i w:val="0"/>
      <w:iCs w:val="0"/>
      <w:strike w:val="0"/>
      <w:dstrike w:val="0"/>
      <w:color w:val="0065D6"/>
      <w:sz w:val="18"/>
      <w:szCs w:val="18"/>
      <w:u w:val="none"/>
      <w:effect w:val="none"/>
    </w:rPr>
  </w:style>
  <w:style w:type="character" w:customStyle="1" w:styleId="messagein1">
    <w:name w:val="messagein1"/>
    <w:basedOn w:val="Standardnpsmoodstavce"/>
    <w:rsid w:val="00C73152"/>
    <w:rPr>
      <w:rFonts w:ascii="Verdana" w:hAnsi="Verdana" w:hint="default"/>
      <w:b w:val="0"/>
      <w:bCs w:val="0"/>
      <w:color w:val="000000"/>
      <w:sz w:val="14"/>
      <w:szCs w:val="14"/>
    </w:rPr>
  </w:style>
  <w:style w:type="paragraph" w:styleId="Prosttext">
    <w:name w:val="Plain Text"/>
    <w:basedOn w:val="Normln"/>
    <w:link w:val="ProsttextChar"/>
    <w:uiPriority w:val="99"/>
    <w:rsid w:val="00C73152"/>
    <w:pPr>
      <w:jc w:val="left"/>
    </w:pPr>
    <w:rPr>
      <w:rFonts w:ascii="Courier New" w:hAnsi="Courier New" w:cs="Courier New"/>
      <w:sz w:val="20"/>
      <w:szCs w:val="20"/>
    </w:rPr>
  </w:style>
  <w:style w:type="character" w:customStyle="1" w:styleId="ProsttextChar">
    <w:name w:val="Prostý text Char"/>
    <w:basedOn w:val="Standardnpsmoodstavce"/>
    <w:link w:val="Prosttext"/>
    <w:uiPriority w:val="99"/>
    <w:rsid w:val="00C73152"/>
    <w:rPr>
      <w:rFonts w:ascii="Courier New" w:eastAsia="Times New Roman" w:hAnsi="Courier New" w:cs="Courier New"/>
      <w:sz w:val="20"/>
      <w:szCs w:val="20"/>
      <w:lang w:eastAsia="cs-CZ"/>
    </w:rPr>
  </w:style>
  <w:style w:type="paragraph" w:styleId="Zkladntext2">
    <w:name w:val="Body Text 2"/>
    <w:basedOn w:val="Normln"/>
    <w:link w:val="Zkladntext2Char"/>
    <w:rsid w:val="00C73152"/>
    <w:pPr>
      <w:spacing w:after="120" w:line="480" w:lineRule="auto"/>
    </w:pPr>
    <w:rPr>
      <w:sz w:val="20"/>
    </w:rPr>
  </w:style>
  <w:style w:type="character" w:customStyle="1" w:styleId="Zkladntext2Char">
    <w:name w:val="Základní text 2 Char"/>
    <w:basedOn w:val="Standardnpsmoodstavce"/>
    <w:link w:val="Zkladntext2"/>
    <w:rsid w:val="00C73152"/>
    <w:rPr>
      <w:rFonts w:ascii="Times New Roman" w:eastAsia="Times New Roman" w:hAnsi="Times New Roman" w:cs="Times New Roman"/>
      <w:sz w:val="20"/>
      <w:szCs w:val="24"/>
      <w:lang w:eastAsia="cs-CZ"/>
    </w:rPr>
  </w:style>
  <w:style w:type="paragraph" w:customStyle="1" w:styleId="Zaa">
    <w:name w:val="Za a"/>
    <w:basedOn w:val="Normln"/>
    <w:rsid w:val="00C73152"/>
    <w:pPr>
      <w:overflowPunct w:val="0"/>
      <w:autoSpaceDE w:val="0"/>
      <w:autoSpaceDN w:val="0"/>
      <w:adjustRightInd w:val="0"/>
      <w:jc w:val="left"/>
      <w:textAlignment w:val="baseline"/>
    </w:pPr>
    <w:rPr>
      <w:sz w:val="20"/>
      <w:szCs w:val="20"/>
    </w:rPr>
  </w:style>
  <w:style w:type="paragraph" w:styleId="Nzev">
    <w:name w:val="Title"/>
    <w:basedOn w:val="Normln"/>
    <w:link w:val="NzevChar"/>
    <w:qFormat/>
    <w:rsid w:val="00C73152"/>
    <w:pPr>
      <w:overflowPunct w:val="0"/>
      <w:autoSpaceDE w:val="0"/>
      <w:autoSpaceDN w:val="0"/>
      <w:adjustRightInd w:val="0"/>
      <w:jc w:val="center"/>
      <w:textAlignment w:val="baseline"/>
    </w:pPr>
    <w:rPr>
      <w:b/>
      <w:sz w:val="28"/>
      <w:szCs w:val="20"/>
    </w:rPr>
  </w:style>
  <w:style w:type="character" w:customStyle="1" w:styleId="NzevChar">
    <w:name w:val="Název Char"/>
    <w:basedOn w:val="Standardnpsmoodstavce"/>
    <w:link w:val="Nzev"/>
    <w:rsid w:val="00C73152"/>
    <w:rPr>
      <w:rFonts w:ascii="Times New Roman" w:eastAsia="Times New Roman" w:hAnsi="Times New Roman" w:cs="Times New Roman"/>
      <w:b/>
      <w:sz w:val="28"/>
      <w:szCs w:val="20"/>
      <w:lang w:val="en-US" w:eastAsia="cs-CZ"/>
    </w:rPr>
  </w:style>
  <w:style w:type="character" w:customStyle="1" w:styleId="platne1">
    <w:name w:val="platne1"/>
    <w:basedOn w:val="Standardnpsmoodstavce"/>
    <w:rsid w:val="00C73152"/>
  </w:style>
  <w:style w:type="paragraph" w:customStyle="1" w:styleId="Smlouva">
    <w:name w:val="Smlouva"/>
    <w:basedOn w:val="Normln"/>
    <w:rsid w:val="00C73152"/>
    <w:pPr>
      <w:spacing w:before="120" w:after="120"/>
      <w:jc w:val="left"/>
    </w:pPr>
    <w:rPr>
      <w:sz w:val="20"/>
      <w:lang w:eastAsia="en-US"/>
    </w:rPr>
  </w:style>
  <w:style w:type="character" w:styleId="Zdraznn">
    <w:name w:val="Emphasis"/>
    <w:basedOn w:val="Standardnpsmoodstavce"/>
    <w:rsid w:val="00C73152"/>
    <w:rPr>
      <w:i/>
      <w:iCs/>
    </w:rPr>
  </w:style>
  <w:style w:type="paragraph" w:customStyle="1" w:styleId="Textvtabulce">
    <w:name w:val="Text v tabulce"/>
    <w:basedOn w:val="Normln"/>
    <w:rsid w:val="00C73152"/>
    <w:pPr>
      <w:jc w:val="left"/>
    </w:pPr>
    <w:rPr>
      <w:sz w:val="22"/>
      <w:lang w:eastAsia="en-US"/>
    </w:rPr>
  </w:style>
  <w:style w:type="paragraph" w:customStyle="1" w:styleId="Odstavec1">
    <w:name w:val="Odstavec 1"/>
    <w:basedOn w:val="Nadpis2"/>
    <w:rsid w:val="00C73152"/>
    <w:pPr>
      <w:keepNext w:val="0"/>
      <w:numPr>
        <w:ilvl w:val="0"/>
        <w:numId w:val="0"/>
      </w:numPr>
      <w:tabs>
        <w:tab w:val="num" w:pos="708"/>
      </w:tabs>
      <w:spacing w:after="0" w:line="240" w:lineRule="atLeast"/>
      <w:ind w:left="1418" w:hanging="708"/>
    </w:pPr>
    <w:rPr>
      <w:rFonts w:ascii="Times New Roman" w:hAnsi="Times New Roman" w:cs="Times New Roman"/>
      <w:b/>
      <w:bCs w:val="0"/>
      <w:i/>
      <w:iCs w:val="0"/>
      <w:color w:val="auto"/>
      <w:sz w:val="24"/>
      <w:szCs w:val="20"/>
      <w:lang w:eastAsia="en-US"/>
    </w:rPr>
  </w:style>
  <w:style w:type="paragraph" w:customStyle="1" w:styleId="Smluvnstrana">
    <w:name w:val="Smluvní strana"/>
    <w:basedOn w:val="Normln"/>
    <w:rsid w:val="00C73152"/>
    <w:pPr>
      <w:spacing w:before="120" w:line="240" w:lineRule="atLeast"/>
    </w:pPr>
    <w:rPr>
      <w:b/>
      <w:sz w:val="28"/>
      <w:szCs w:val="20"/>
      <w:lang w:eastAsia="en-US"/>
    </w:rPr>
  </w:style>
  <w:style w:type="paragraph" w:customStyle="1" w:styleId="Normln1">
    <w:name w:val="Normální1"/>
    <w:rsid w:val="00C73152"/>
    <w:pPr>
      <w:widowControl w:val="0"/>
      <w:spacing w:after="0" w:line="280" w:lineRule="atLeast"/>
      <w:jc w:val="both"/>
    </w:pPr>
    <w:rPr>
      <w:rFonts w:ascii="Times New Roman" w:eastAsia="Times New Roman" w:hAnsi="Times New Roman" w:cs="Times New Roman"/>
      <w:sz w:val="24"/>
      <w:szCs w:val="20"/>
    </w:rPr>
  </w:style>
  <w:style w:type="paragraph" w:customStyle="1" w:styleId="Druhnzevsmlouvy">
    <w:name w:val="Druhý název smlouvy"/>
    <w:basedOn w:val="Normln"/>
    <w:rsid w:val="00C73152"/>
    <w:pPr>
      <w:overflowPunct w:val="0"/>
      <w:autoSpaceDE w:val="0"/>
      <w:autoSpaceDN w:val="0"/>
      <w:adjustRightInd w:val="0"/>
      <w:jc w:val="center"/>
      <w:textAlignment w:val="baseline"/>
    </w:pPr>
    <w:rPr>
      <w:b/>
      <w:sz w:val="20"/>
      <w:szCs w:val="20"/>
      <w:lang w:eastAsia="en-US"/>
    </w:rPr>
  </w:style>
  <w:style w:type="paragraph" w:customStyle="1" w:styleId="formhead9pt">
    <w:name w:val="form head 9pt"/>
    <w:basedOn w:val="Normln"/>
    <w:rsid w:val="00C73152"/>
    <w:pPr>
      <w:widowControl w:val="0"/>
      <w:overflowPunct w:val="0"/>
      <w:autoSpaceDE w:val="0"/>
      <w:autoSpaceDN w:val="0"/>
      <w:adjustRightInd w:val="0"/>
      <w:spacing w:before="240" w:line="280" w:lineRule="atLeast"/>
      <w:ind w:left="-115"/>
      <w:textAlignment w:val="baseline"/>
    </w:pPr>
    <w:rPr>
      <w:b/>
      <w:caps/>
      <w:sz w:val="18"/>
      <w:szCs w:val="20"/>
    </w:rPr>
  </w:style>
  <w:style w:type="paragraph" w:customStyle="1" w:styleId="formcaption5pt">
    <w:name w:val="form caption 5pt"/>
    <w:basedOn w:val="Normln"/>
    <w:rsid w:val="00C73152"/>
    <w:pPr>
      <w:widowControl w:val="0"/>
      <w:overflowPunct w:val="0"/>
      <w:autoSpaceDE w:val="0"/>
      <w:autoSpaceDN w:val="0"/>
      <w:adjustRightInd w:val="0"/>
      <w:spacing w:before="2" w:after="2" w:line="280" w:lineRule="atLeast"/>
      <w:ind w:left="-72"/>
      <w:textAlignment w:val="baseline"/>
    </w:pPr>
    <w:rPr>
      <w:caps/>
      <w:sz w:val="10"/>
      <w:szCs w:val="20"/>
    </w:rPr>
  </w:style>
  <w:style w:type="paragraph" w:customStyle="1" w:styleId="formspace">
    <w:name w:val="form space"/>
    <w:basedOn w:val="Normln"/>
    <w:rsid w:val="00C73152"/>
    <w:pPr>
      <w:widowControl w:val="0"/>
      <w:overflowPunct w:val="0"/>
      <w:autoSpaceDE w:val="0"/>
      <w:autoSpaceDN w:val="0"/>
      <w:adjustRightInd w:val="0"/>
      <w:spacing w:after="120" w:line="280" w:lineRule="atLeast"/>
      <w:textAlignment w:val="baseline"/>
    </w:pPr>
    <w:rPr>
      <w:sz w:val="20"/>
      <w:szCs w:val="20"/>
    </w:rPr>
  </w:style>
  <w:style w:type="paragraph" w:customStyle="1" w:styleId="formcaption9pt">
    <w:name w:val="form caption 9pt"/>
    <w:basedOn w:val="formcaption5pt"/>
    <w:rsid w:val="00C73152"/>
    <w:pPr>
      <w:spacing w:before="40" w:after="40"/>
      <w:ind w:left="0"/>
      <w:jc w:val="center"/>
    </w:pPr>
    <w:rPr>
      <w:rFonts w:ascii="Helvetica" w:hAnsi="Helvetica"/>
      <w:b/>
      <w:sz w:val="18"/>
    </w:rPr>
  </w:style>
  <w:style w:type="paragraph" w:customStyle="1" w:styleId="Standard">
    <w:name w:val="Standard"/>
    <w:basedOn w:val="Normln"/>
    <w:rsid w:val="00C73152"/>
    <w:pPr>
      <w:spacing w:after="240"/>
      <w:ind w:left="720" w:hanging="720"/>
    </w:pPr>
    <w:rPr>
      <w:sz w:val="20"/>
      <w:szCs w:val="20"/>
    </w:rPr>
  </w:style>
  <w:style w:type="numbering" w:styleId="111111">
    <w:name w:val="Outline List 2"/>
    <w:basedOn w:val="Bezseznamu"/>
    <w:rsid w:val="00C73152"/>
    <w:pPr>
      <w:numPr>
        <w:numId w:val="1"/>
      </w:numPr>
    </w:pPr>
  </w:style>
  <w:style w:type="character" w:customStyle="1" w:styleId="StylE-mailovZprvy53">
    <w:name w:val="StylE-mailovéZprávy53"/>
    <w:basedOn w:val="Standardnpsmoodstavce"/>
    <w:semiHidden/>
    <w:rsid w:val="00C73152"/>
    <w:rPr>
      <w:rFonts w:ascii="Arial" w:hAnsi="Arial" w:cs="Arial"/>
      <w:color w:val="auto"/>
      <w:sz w:val="20"/>
      <w:szCs w:val="20"/>
    </w:rPr>
  </w:style>
  <w:style w:type="paragraph" w:customStyle="1" w:styleId="Styl1">
    <w:name w:val="Styl1"/>
    <w:basedOn w:val="Normln"/>
    <w:rsid w:val="00C73152"/>
    <w:rPr>
      <w:rFonts w:cs="Arial"/>
    </w:rPr>
  </w:style>
  <w:style w:type="paragraph" w:customStyle="1" w:styleId="Styl2">
    <w:name w:val="Styl2"/>
    <w:basedOn w:val="Normln"/>
    <w:autoRedefine/>
    <w:rsid w:val="00C73152"/>
    <w:rPr>
      <w:rFonts w:cs="Arial"/>
    </w:rPr>
  </w:style>
  <w:style w:type="paragraph" w:customStyle="1" w:styleId="Styl3">
    <w:name w:val="Styl3"/>
    <w:basedOn w:val="Normln"/>
    <w:autoRedefine/>
    <w:rsid w:val="00C73152"/>
    <w:rPr>
      <w:rFonts w:cs="Arial"/>
    </w:rPr>
  </w:style>
  <w:style w:type="paragraph" w:customStyle="1" w:styleId="Styl4">
    <w:name w:val="Styl4"/>
    <w:basedOn w:val="Normln"/>
    <w:rsid w:val="00C73152"/>
    <w:rPr>
      <w:rFonts w:cs="Arial"/>
    </w:rPr>
  </w:style>
  <w:style w:type="paragraph" w:styleId="Obsah4">
    <w:name w:val="toc 4"/>
    <w:basedOn w:val="Normln"/>
    <w:next w:val="Normln"/>
    <w:autoRedefine/>
    <w:uiPriority w:val="39"/>
    <w:rsid w:val="00C73152"/>
    <w:pPr>
      <w:ind w:left="720"/>
      <w:jc w:val="left"/>
    </w:pPr>
    <w:rPr>
      <w:sz w:val="18"/>
      <w:szCs w:val="18"/>
    </w:rPr>
  </w:style>
  <w:style w:type="paragraph" w:customStyle="1" w:styleId="StylNadpis3Arial1">
    <w:name w:val="Styl Nadpis 3 + Arial1"/>
    <w:basedOn w:val="Styl3"/>
    <w:rsid w:val="00C73152"/>
  </w:style>
  <w:style w:type="character" w:customStyle="1" w:styleId="urtxtstd1">
    <w:name w:val="urtxtstd1"/>
    <w:basedOn w:val="Standardnpsmoodstavce"/>
    <w:rsid w:val="00C73152"/>
    <w:rPr>
      <w:rFonts w:ascii="Tahoma" w:hAnsi="Tahoma" w:cs="Tahoma" w:hint="default"/>
      <w:b w:val="0"/>
      <w:bCs w:val="0"/>
      <w:i w:val="0"/>
      <w:iCs w:val="0"/>
      <w:color w:val="444444"/>
      <w:sz w:val="19"/>
      <w:szCs w:val="19"/>
    </w:rPr>
  </w:style>
  <w:style w:type="paragraph" w:customStyle="1" w:styleId="Ploha">
    <w:name w:val="Příloha"/>
    <w:rsid w:val="00C73152"/>
    <w:pPr>
      <w:spacing w:after="0" w:line="240" w:lineRule="auto"/>
    </w:pPr>
    <w:rPr>
      <w:rFonts w:ascii="Arial Black" w:eastAsia="Times New Roman" w:hAnsi="Arial Black" w:cs="Arial"/>
      <w:bCs/>
      <w:noProof/>
      <w:color w:val="FFCC00"/>
      <w:kern w:val="32"/>
      <w:sz w:val="32"/>
      <w:szCs w:val="32"/>
      <w:lang w:eastAsia="cs-CZ"/>
    </w:rPr>
  </w:style>
  <w:style w:type="paragraph" w:customStyle="1" w:styleId="Konzultant">
    <w:name w:val="Konzultant"/>
    <w:next w:val="Normln"/>
    <w:rsid w:val="00C73152"/>
    <w:pPr>
      <w:spacing w:after="0" w:line="240" w:lineRule="auto"/>
    </w:pPr>
    <w:rPr>
      <w:rFonts w:ascii="Arial Black" w:eastAsia="Times New Roman" w:hAnsi="Arial Black" w:cs="Arial"/>
      <w:bCs/>
      <w:color w:val="FFCC00"/>
      <w:kern w:val="32"/>
      <w:sz w:val="32"/>
      <w:szCs w:val="32"/>
      <w:lang w:eastAsia="cs-CZ"/>
    </w:rPr>
  </w:style>
  <w:style w:type="paragraph" w:customStyle="1" w:styleId="Projekty">
    <w:name w:val="Projekty"/>
    <w:next w:val="Normln"/>
    <w:rsid w:val="00C73152"/>
    <w:pPr>
      <w:spacing w:after="0" w:line="240" w:lineRule="auto"/>
      <w:outlineLvl w:val="0"/>
    </w:pPr>
    <w:rPr>
      <w:rFonts w:ascii="Arial Black" w:eastAsia="Times New Roman" w:hAnsi="Arial Black" w:cs="Times New Roman"/>
      <w:noProof/>
      <w:color w:val="FFCC00"/>
      <w:sz w:val="28"/>
      <w:szCs w:val="28"/>
      <w:lang w:eastAsia="cs-CZ"/>
    </w:rPr>
  </w:style>
  <w:style w:type="paragraph" w:styleId="Obsah5">
    <w:name w:val="toc 5"/>
    <w:basedOn w:val="Normln"/>
    <w:next w:val="Normln"/>
    <w:autoRedefine/>
    <w:uiPriority w:val="39"/>
    <w:rsid w:val="00C73152"/>
    <w:pPr>
      <w:ind w:left="960"/>
      <w:jc w:val="left"/>
    </w:pPr>
    <w:rPr>
      <w:sz w:val="18"/>
      <w:szCs w:val="18"/>
    </w:rPr>
  </w:style>
  <w:style w:type="paragraph" w:styleId="Obsah6">
    <w:name w:val="toc 6"/>
    <w:basedOn w:val="Normln"/>
    <w:next w:val="Normln"/>
    <w:autoRedefine/>
    <w:uiPriority w:val="39"/>
    <w:rsid w:val="00C73152"/>
    <w:pPr>
      <w:ind w:left="1200"/>
      <w:jc w:val="left"/>
    </w:pPr>
    <w:rPr>
      <w:sz w:val="18"/>
      <w:szCs w:val="18"/>
    </w:rPr>
  </w:style>
  <w:style w:type="paragraph" w:styleId="Obsah7">
    <w:name w:val="toc 7"/>
    <w:basedOn w:val="Normln"/>
    <w:next w:val="Normln"/>
    <w:autoRedefine/>
    <w:uiPriority w:val="39"/>
    <w:rsid w:val="00C73152"/>
    <w:pPr>
      <w:ind w:left="1440"/>
      <w:jc w:val="left"/>
    </w:pPr>
    <w:rPr>
      <w:sz w:val="18"/>
      <w:szCs w:val="18"/>
    </w:rPr>
  </w:style>
  <w:style w:type="paragraph" w:styleId="Obsah8">
    <w:name w:val="toc 8"/>
    <w:basedOn w:val="Normln"/>
    <w:next w:val="Normln"/>
    <w:autoRedefine/>
    <w:uiPriority w:val="39"/>
    <w:rsid w:val="00C73152"/>
    <w:pPr>
      <w:ind w:left="1680"/>
      <w:jc w:val="left"/>
    </w:pPr>
    <w:rPr>
      <w:sz w:val="18"/>
      <w:szCs w:val="18"/>
    </w:rPr>
  </w:style>
  <w:style w:type="paragraph" w:styleId="Obsah9">
    <w:name w:val="toc 9"/>
    <w:basedOn w:val="Normln"/>
    <w:next w:val="Normln"/>
    <w:autoRedefine/>
    <w:uiPriority w:val="39"/>
    <w:rsid w:val="00C73152"/>
    <w:pPr>
      <w:ind w:left="1920"/>
      <w:jc w:val="left"/>
    </w:pPr>
    <w:rPr>
      <w:sz w:val="18"/>
      <w:szCs w:val="18"/>
    </w:rPr>
  </w:style>
  <w:style w:type="paragraph" w:styleId="slovanseznam5">
    <w:name w:val="List Number 5"/>
    <w:basedOn w:val="Normln"/>
    <w:semiHidden/>
    <w:rsid w:val="00C73152"/>
    <w:pPr>
      <w:numPr>
        <w:numId w:val="4"/>
      </w:numPr>
      <w:jc w:val="left"/>
    </w:pPr>
    <w:rPr>
      <w:rFonts w:ascii="Arial" w:hAnsi="Arial"/>
      <w:sz w:val="20"/>
      <w:szCs w:val="20"/>
      <w:lang w:eastAsia="en-US"/>
    </w:rPr>
  </w:style>
  <w:style w:type="paragraph" w:customStyle="1" w:styleId="RT1">
    <w:name w:val="RT1"/>
    <w:basedOn w:val="Normln"/>
    <w:rsid w:val="00C73152"/>
    <w:pPr>
      <w:tabs>
        <w:tab w:val="left" w:pos="340"/>
      </w:tabs>
      <w:spacing w:line="360" w:lineRule="auto"/>
    </w:pPr>
    <w:rPr>
      <w:rFonts w:ascii="Arial" w:hAnsi="Arial"/>
      <w:b/>
      <w:sz w:val="20"/>
      <w:szCs w:val="20"/>
      <w:lang w:eastAsia="de-DE"/>
    </w:rPr>
  </w:style>
  <w:style w:type="paragraph" w:customStyle="1" w:styleId="odrka2">
    <w:name w:val="odrážka(2)"/>
    <w:basedOn w:val="Normln"/>
    <w:rsid w:val="00C73152"/>
    <w:pPr>
      <w:numPr>
        <w:numId w:val="7"/>
      </w:numPr>
      <w:jc w:val="left"/>
    </w:pPr>
  </w:style>
  <w:style w:type="paragraph" w:customStyle="1" w:styleId="Tabulkazhlav">
    <w:name w:val="Tabulka záhlaví"/>
    <w:basedOn w:val="Normln"/>
    <w:rsid w:val="00C73152"/>
    <w:pPr>
      <w:keepNext/>
      <w:keepLines/>
      <w:suppressAutoHyphens/>
      <w:spacing w:before="120" w:line="257" w:lineRule="auto"/>
      <w:jc w:val="left"/>
    </w:pPr>
    <w:rPr>
      <w:rFonts w:ascii="Arial" w:hAnsi="Arial"/>
      <w:b/>
      <w:sz w:val="20"/>
      <w:szCs w:val="20"/>
    </w:rPr>
  </w:style>
  <w:style w:type="paragraph" w:styleId="Zkladntext3">
    <w:name w:val="Body Text 3"/>
    <w:basedOn w:val="Normln"/>
    <w:link w:val="Zkladntext3Char"/>
    <w:rsid w:val="00C73152"/>
    <w:pPr>
      <w:spacing w:after="120"/>
    </w:pPr>
    <w:rPr>
      <w:rFonts w:ascii="Arial" w:hAnsi="Arial"/>
      <w:sz w:val="16"/>
      <w:szCs w:val="16"/>
      <w:lang w:eastAsia="en-US"/>
    </w:rPr>
  </w:style>
  <w:style w:type="character" w:customStyle="1" w:styleId="Zkladntext3Char">
    <w:name w:val="Základní text 3 Char"/>
    <w:basedOn w:val="Standardnpsmoodstavce"/>
    <w:link w:val="Zkladntext3"/>
    <w:rsid w:val="00C73152"/>
    <w:rPr>
      <w:rFonts w:ascii="Arial" w:eastAsia="Times New Roman" w:hAnsi="Arial" w:cs="Times New Roman"/>
      <w:sz w:val="16"/>
      <w:szCs w:val="16"/>
    </w:rPr>
  </w:style>
  <w:style w:type="paragraph" w:styleId="Textvbloku">
    <w:name w:val="Block Text"/>
    <w:basedOn w:val="Normln"/>
    <w:rsid w:val="00C73152"/>
    <w:pPr>
      <w:tabs>
        <w:tab w:val="left" w:pos="567"/>
      </w:tabs>
      <w:ind w:left="540" w:right="-568" w:hanging="540"/>
    </w:pPr>
    <w:rPr>
      <w:rFonts w:ascii="Arial" w:hAnsi="Arial" w:cs="Arial"/>
      <w:sz w:val="22"/>
      <w:szCs w:val="22"/>
    </w:rPr>
  </w:style>
  <w:style w:type="paragraph" w:customStyle="1" w:styleId="Normal3">
    <w:name w:val="Normal3"/>
    <w:basedOn w:val="Normln"/>
    <w:rsid w:val="00C73152"/>
    <w:pPr>
      <w:overflowPunct w:val="0"/>
      <w:autoSpaceDE w:val="0"/>
      <w:autoSpaceDN w:val="0"/>
      <w:adjustRightInd w:val="0"/>
      <w:spacing w:before="120"/>
      <w:ind w:left="794"/>
      <w:textAlignment w:val="baseline"/>
    </w:pPr>
    <w:rPr>
      <w:rFonts w:ascii="Arial" w:hAnsi="Arial" w:cs="Arial"/>
      <w:sz w:val="22"/>
      <w:szCs w:val="22"/>
    </w:rPr>
  </w:style>
  <w:style w:type="paragraph" w:customStyle="1" w:styleId="CharCharCharCharCharCharCharCharCharCharCharCharCharCharChar">
    <w:name w:val="Char Char Char Char Char Char Char Char Char Char Char Char Char Char Char"/>
    <w:basedOn w:val="Normln"/>
    <w:next w:val="Normln"/>
    <w:rsid w:val="00C73152"/>
    <w:pPr>
      <w:spacing w:after="160" w:line="240" w:lineRule="exact"/>
      <w:jc w:val="left"/>
    </w:pPr>
    <w:rPr>
      <w:rFonts w:ascii="Arial" w:hAnsi="Arial"/>
      <w:sz w:val="20"/>
      <w:szCs w:val="20"/>
      <w:lang w:eastAsia="en-US"/>
    </w:rPr>
  </w:style>
  <w:style w:type="paragraph" w:customStyle="1" w:styleId="first2">
    <w:name w:val="first 2"/>
    <w:basedOn w:val="Normln"/>
    <w:rsid w:val="00C73152"/>
    <w:pPr>
      <w:keepLines/>
      <w:tabs>
        <w:tab w:val="left" w:pos="2909"/>
      </w:tabs>
      <w:spacing w:before="120" w:after="120"/>
      <w:ind w:right="454"/>
      <w:jc w:val="left"/>
    </w:pPr>
    <w:rPr>
      <w:rFonts w:ascii="Arial" w:hAnsi="Arial"/>
      <w:color w:val="000000"/>
      <w:sz w:val="20"/>
      <w:szCs w:val="20"/>
      <w:lang w:eastAsia="en-US"/>
    </w:rPr>
  </w:style>
  <w:style w:type="paragraph" w:styleId="Odstavecseseznamem">
    <w:name w:val="List Paragraph"/>
    <w:aliases w:val="Heading Bullet,List Paragraph1,Bullet Level 1,Bullet Number"/>
    <w:basedOn w:val="Normln"/>
    <w:link w:val="OdstavecseseznamemChar"/>
    <w:uiPriority w:val="34"/>
    <w:qFormat/>
    <w:rsid w:val="00A62C8A"/>
    <w:pPr>
      <w:ind w:left="720"/>
      <w:jc w:val="left"/>
    </w:pPr>
    <w:rPr>
      <w:rFonts w:eastAsia="Calibri"/>
      <w:szCs w:val="22"/>
    </w:rPr>
  </w:style>
  <w:style w:type="table" w:styleId="Elegantntabulka">
    <w:name w:val="Table Elegant"/>
    <w:basedOn w:val="Normlntabulka"/>
    <w:rsid w:val="00C73152"/>
    <w:pPr>
      <w:spacing w:after="0" w:line="240" w:lineRule="auto"/>
      <w:jc w:val="both"/>
    </w:pPr>
    <w:rPr>
      <w:rFonts w:ascii="Times New Roman" w:eastAsia="Times New Roman" w:hAnsi="Times New Roman" w:cs="Times New Roman"/>
      <w:sz w:val="20"/>
      <w:szCs w:val="20"/>
      <w:lang w:eastAsia="cs-CZ"/>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Normlnsmezeroumeziodstavci">
    <w:name w:val="Normální s mezerou mezi odstavci"/>
    <w:basedOn w:val="Normln"/>
    <w:rsid w:val="00C73152"/>
    <w:pPr>
      <w:spacing w:before="120"/>
    </w:pPr>
    <w:rPr>
      <w:rFonts w:ascii="Arial" w:hAnsi="Arial"/>
      <w:kern w:val="24"/>
      <w:sz w:val="20"/>
    </w:rPr>
  </w:style>
  <w:style w:type="paragraph" w:customStyle="1" w:styleId="Dosaenvzdln">
    <w:name w:val="Dosažené vzdělání"/>
    <w:basedOn w:val="Zkladntext"/>
    <w:rsid w:val="00C73152"/>
    <w:pPr>
      <w:numPr>
        <w:numId w:val="2"/>
      </w:numPr>
      <w:spacing w:after="60" w:line="220" w:lineRule="atLeast"/>
    </w:pPr>
    <w:rPr>
      <w:rFonts w:eastAsia="Batang"/>
      <w:spacing w:val="-5"/>
      <w:lang w:eastAsia="en-US"/>
    </w:rPr>
  </w:style>
  <w:style w:type="paragraph" w:customStyle="1" w:styleId="Default">
    <w:name w:val="Default"/>
    <w:rsid w:val="00C73152"/>
    <w:pPr>
      <w:autoSpaceDE w:val="0"/>
      <w:autoSpaceDN w:val="0"/>
      <w:adjustRightInd w:val="0"/>
      <w:spacing w:after="0" w:line="240" w:lineRule="auto"/>
    </w:pPr>
    <w:rPr>
      <w:rFonts w:ascii="Calibri" w:eastAsia="Times New Roman" w:hAnsi="Calibri" w:cs="Calibri"/>
      <w:color w:val="000000"/>
      <w:sz w:val="24"/>
      <w:szCs w:val="24"/>
      <w:lang w:eastAsia="cs-CZ"/>
    </w:rPr>
  </w:style>
  <w:style w:type="paragraph" w:customStyle="1" w:styleId="sapxdpparagraph">
    <w:name w:val="sapxdpparagraph"/>
    <w:basedOn w:val="Normln"/>
    <w:rsid w:val="00C73152"/>
    <w:pPr>
      <w:spacing w:before="100" w:beforeAutospacing="1" w:after="100" w:afterAutospacing="1"/>
      <w:jc w:val="left"/>
    </w:pPr>
  </w:style>
  <w:style w:type="paragraph" w:customStyle="1" w:styleId="NormlnsWWW5">
    <w:name w:val="Normální (síť WWW)5"/>
    <w:basedOn w:val="Normln"/>
    <w:rsid w:val="00C73152"/>
    <w:pPr>
      <w:widowControl w:val="0"/>
      <w:adjustRightInd w:val="0"/>
      <w:spacing w:before="50" w:after="100" w:afterAutospacing="1" w:line="360" w:lineRule="atLeast"/>
      <w:textAlignment w:val="baseline"/>
    </w:pPr>
    <w:rPr>
      <w:rFonts w:ascii="Tahoma" w:eastAsia="Arial Unicode MS" w:hAnsi="Tahoma" w:cs="Tahoma"/>
      <w:sz w:val="22"/>
      <w:szCs w:val="22"/>
    </w:rPr>
  </w:style>
  <w:style w:type="paragraph" w:customStyle="1" w:styleId="cpNormal1">
    <w:name w:val="cp_Normal_1"/>
    <w:basedOn w:val="Normln"/>
    <w:link w:val="cpNormal1Char"/>
    <w:qFormat/>
    <w:rsid w:val="00C73152"/>
    <w:pPr>
      <w:spacing w:after="320" w:line="300" w:lineRule="auto"/>
    </w:pPr>
    <w:rPr>
      <w:rFonts w:eastAsia="Calibri"/>
      <w:sz w:val="22"/>
      <w:szCs w:val="22"/>
      <w:lang w:eastAsia="en-US"/>
    </w:rPr>
  </w:style>
  <w:style w:type="paragraph" w:customStyle="1" w:styleId="TextdokumentuChar">
    <w:name w:val="Text dokumentu Char"/>
    <w:basedOn w:val="Normln"/>
    <w:link w:val="TextdokumentuCharChar"/>
    <w:uiPriority w:val="99"/>
    <w:rsid w:val="00C73152"/>
    <w:pPr>
      <w:overflowPunct w:val="0"/>
      <w:autoSpaceDE w:val="0"/>
      <w:autoSpaceDN w:val="0"/>
      <w:adjustRightInd w:val="0"/>
      <w:spacing w:after="120"/>
      <w:jc w:val="left"/>
      <w:textAlignment w:val="baseline"/>
    </w:pPr>
    <w:rPr>
      <w:rFonts w:ascii="Arial" w:hAnsi="Arial" w:cs="Arial"/>
      <w:sz w:val="22"/>
      <w:szCs w:val="22"/>
    </w:rPr>
  </w:style>
  <w:style w:type="character" w:customStyle="1" w:styleId="TextdokumentuCharChar">
    <w:name w:val="Text dokumentu Char Char"/>
    <w:link w:val="TextdokumentuChar"/>
    <w:uiPriority w:val="99"/>
    <w:rsid w:val="00C73152"/>
    <w:rPr>
      <w:rFonts w:ascii="Arial" w:eastAsia="Times New Roman" w:hAnsi="Arial" w:cs="Arial"/>
      <w:lang w:eastAsia="cs-CZ"/>
    </w:rPr>
  </w:style>
  <w:style w:type="paragraph" w:customStyle="1" w:styleId="Nadpisbezosnovy">
    <w:name w:val="Nadpis bez osnovy"/>
    <w:basedOn w:val="Normln"/>
    <w:next w:val="Normln"/>
    <w:rsid w:val="00C73152"/>
    <w:pPr>
      <w:overflowPunct w:val="0"/>
      <w:autoSpaceDE w:val="0"/>
      <w:autoSpaceDN w:val="0"/>
      <w:adjustRightInd w:val="0"/>
      <w:jc w:val="left"/>
      <w:textAlignment w:val="baseline"/>
    </w:pPr>
    <w:rPr>
      <w:rFonts w:ascii="Arial" w:hAnsi="Arial" w:cs="Arial"/>
      <w:b/>
      <w:bCs/>
    </w:rPr>
  </w:style>
  <w:style w:type="paragraph" w:customStyle="1" w:styleId="CharCharCharCharChar">
    <w:name w:val="Char Char Char Char Char"/>
    <w:basedOn w:val="Normln"/>
    <w:rsid w:val="00C73152"/>
    <w:pPr>
      <w:spacing w:after="160" w:line="240" w:lineRule="exact"/>
      <w:jc w:val="left"/>
    </w:pPr>
    <w:rPr>
      <w:rFonts w:ascii="Verdana" w:hAnsi="Verdana" w:cs="Verdana"/>
      <w:sz w:val="20"/>
      <w:szCs w:val="20"/>
      <w:lang w:eastAsia="en-US"/>
    </w:rPr>
  </w:style>
  <w:style w:type="character" w:customStyle="1" w:styleId="urtxth1">
    <w:name w:val="urtxth1"/>
    <w:basedOn w:val="Standardnpsmoodstavce"/>
    <w:rsid w:val="00C73152"/>
  </w:style>
  <w:style w:type="paragraph" w:customStyle="1" w:styleId="StylBoboLatinkaArialSloitArial11b">
    <w:name w:val="Styl Bobo + (Latinka) Arial (Složité) Arial 11 b."/>
    <w:basedOn w:val="Normln"/>
    <w:link w:val="StylBoboLatinkaArialSloitArial11bChar"/>
    <w:autoRedefine/>
    <w:uiPriority w:val="99"/>
    <w:rsid w:val="00C73152"/>
    <w:pPr>
      <w:keepNext/>
      <w:keepLines/>
      <w:spacing w:before="240" w:after="120"/>
      <w:ind w:firstLine="360"/>
    </w:pPr>
    <w:rPr>
      <w:rFonts w:ascii="Arial" w:hAnsi="Arial"/>
      <w:sz w:val="22"/>
      <w:szCs w:val="22"/>
    </w:rPr>
  </w:style>
  <w:style w:type="character" w:customStyle="1" w:styleId="StylBoboLatinkaArialSloitArial11bChar">
    <w:name w:val="Styl Bobo + (Latinka) Arial (Složité) Arial 11 b. Char"/>
    <w:link w:val="StylBoboLatinkaArialSloitArial11b"/>
    <w:uiPriority w:val="99"/>
    <w:rsid w:val="00C73152"/>
    <w:rPr>
      <w:rFonts w:ascii="Arial" w:eastAsia="Times New Roman" w:hAnsi="Arial" w:cs="Times New Roman"/>
      <w:lang w:eastAsia="cs-CZ"/>
    </w:rPr>
  </w:style>
  <w:style w:type="paragraph" w:styleId="Titulek">
    <w:name w:val="caption"/>
    <w:basedOn w:val="Normln"/>
    <w:next w:val="Normln"/>
    <w:uiPriority w:val="35"/>
    <w:unhideWhenUsed/>
    <w:qFormat/>
    <w:rsid w:val="00C73152"/>
    <w:pPr>
      <w:spacing w:after="240"/>
      <w:jc w:val="center"/>
    </w:pPr>
    <w:rPr>
      <w:i/>
      <w:sz w:val="22"/>
      <w:szCs w:val="22"/>
    </w:rPr>
  </w:style>
  <w:style w:type="character" w:customStyle="1" w:styleId="st">
    <w:name w:val="st"/>
    <w:basedOn w:val="Standardnpsmoodstavce"/>
    <w:rsid w:val="00C73152"/>
  </w:style>
  <w:style w:type="paragraph" w:styleId="Nadpisobsahu">
    <w:name w:val="TOC Heading"/>
    <w:basedOn w:val="Nadpis1"/>
    <w:next w:val="Normln"/>
    <w:uiPriority w:val="39"/>
    <w:unhideWhenUsed/>
    <w:rsid w:val="00C73152"/>
    <w:pPr>
      <w:keepLines/>
      <w:numPr>
        <w:numId w:val="8"/>
      </w:numPr>
      <w:pBdr>
        <w:bottom w:val="none" w:sz="0" w:space="0" w:color="auto"/>
      </w:pBdr>
      <w:spacing w:after="0" w:line="259" w:lineRule="auto"/>
      <w:ind w:left="0" w:firstLine="0"/>
      <w:jc w:val="left"/>
      <w:outlineLvl w:val="9"/>
    </w:pPr>
    <w:rPr>
      <w:rFonts w:asciiTheme="majorHAnsi" w:eastAsiaTheme="majorEastAsia" w:hAnsiTheme="majorHAnsi" w:cstheme="majorBidi"/>
      <w:bCs w:val="0"/>
      <w:color w:val="2F5496" w:themeColor="accent1" w:themeShade="BF"/>
      <w:kern w:val="0"/>
      <w:lang w:eastAsia="en-US"/>
    </w:rPr>
  </w:style>
  <w:style w:type="character" w:styleId="Odkazintenzivn">
    <w:name w:val="Intense Reference"/>
    <w:basedOn w:val="Standardnpsmoodstavce"/>
    <w:uiPriority w:val="32"/>
    <w:rsid w:val="00C73152"/>
    <w:rPr>
      <w:b/>
      <w:bCs/>
      <w:smallCaps/>
      <w:color w:val="4472C4" w:themeColor="accent1"/>
      <w:spacing w:val="5"/>
    </w:rPr>
  </w:style>
  <w:style w:type="character" w:customStyle="1" w:styleId="OdstavecseseznamemChar">
    <w:name w:val="Odstavec se seznamem Char"/>
    <w:aliases w:val="Heading Bullet Char,List Paragraph1 Char,Bullet Level 1 Char,Bullet Number Char"/>
    <w:basedOn w:val="Standardnpsmoodstavce"/>
    <w:link w:val="Odstavecseseznamem"/>
    <w:uiPriority w:val="34"/>
    <w:rsid w:val="00A62C8A"/>
    <w:rPr>
      <w:rFonts w:ascii="Times New Roman" w:eastAsia="Calibri" w:hAnsi="Times New Roman" w:cs="Times New Roman"/>
      <w:sz w:val="24"/>
      <w:lang w:val="en-GB" w:eastAsia="cs-CZ"/>
    </w:rPr>
  </w:style>
  <w:style w:type="paragraph" w:customStyle="1" w:styleId="Level1">
    <w:name w:val="Level1"/>
    <w:basedOn w:val="Normln"/>
    <w:uiPriority w:val="99"/>
    <w:rsid w:val="00C73152"/>
    <w:pPr>
      <w:numPr>
        <w:numId w:val="3"/>
      </w:numPr>
      <w:jc w:val="left"/>
    </w:pPr>
    <w:rPr>
      <w:lang w:eastAsia="en-US"/>
    </w:rPr>
  </w:style>
  <w:style w:type="paragraph" w:styleId="Revize">
    <w:name w:val="Revision"/>
    <w:hidden/>
    <w:uiPriority w:val="99"/>
    <w:semiHidden/>
    <w:rsid w:val="004809BE"/>
    <w:pPr>
      <w:spacing w:after="0" w:line="240" w:lineRule="auto"/>
    </w:pPr>
    <w:rPr>
      <w:rFonts w:ascii="Times New Roman" w:eastAsia="Times New Roman" w:hAnsi="Times New Roman" w:cs="Times New Roman"/>
      <w:sz w:val="24"/>
      <w:szCs w:val="24"/>
      <w:lang w:eastAsia="cs-CZ"/>
    </w:rPr>
  </w:style>
  <w:style w:type="paragraph" w:customStyle="1" w:styleId="Odrazka1">
    <w:name w:val="Odrazka1"/>
    <w:basedOn w:val="Normln"/>
    <w:rsid w:val="00C73152"/>
    <w:pPr>
      <w:numPr>
        <w:numId w:val="6"/>
      </w:numPr>
      <w:jc w:val="left"/>
    </w:pPr>
    <w:rPr>
      <w:sz w:val="20"/>
      <w:szCs w:val="20"/>
      <w:lang w:eastAsia="en-US"/>
    </w:rPr>
  </w:style>
  <w:style w:type="paragraph" w:customStyle="1" w:styleId="Response">
    <w:name w:val="Response"/>
    <w:basedOn w:val="Normln"/>
    <w:link w:val="ResponseChar"/>
    <w:rsid w:val="00C73152"/>
    <w:pPr>
      <w:autoSpaceDE w:val="0"/>
      <w:autoSpaceDN w:val="0"/>
      <w:adjustRightInd w:val="0"/>
      <w:jc w:val="left"/>
    </w:pPr>
    <w:rPr>
      <w:rFonts w:asciiTheme="minorHAnsi" w:hAnsiTheme="minorHAnsi" w:cstheme="minorHAnsi"/>
      <w:color w:val="44546A" w:themeColor="text2"/>
      <w:sz w:val="20"/>
      <w:szCs w:val="20"/>
      <w:lang w:eastAsia="en-US"/>
    </w:rPr>
  </w:style>
  <w:style w:type="character" w:customStyle="1" w:styleId="ResponseChar">
    <w:name w:val="Response Char"/>
    <w:basedOn w:val="Standardnpsmoodstavce"/>
    <w:link w:val="Response"/>
    <w:rsid w:val="00C73152"/>
    <w:rPr>
      <w:rFonts w:eastAsia="Times New Roman" w:cstheme="minorHAnsi"/>
      <w:color w:val="44546A" w:themeColor="text2"/>
      <w:sz w:val="20"/>
      <w:szCs w:val="20"/>
      <w:lang w:val="en-US"/>
    </w:rPr>
  </w:style>
  <w:style w:type="character" w:customStyle="1" w:styleId="hps">
    <w:name w:val="hps"/>
    <w:basedOn w:val="Standardnpsmoodstavce"/>
    <w:rsid w:val="00C73152"/>
  </w:style>
  <w:style w:type="character" w:customStyle="1" w:styleId="StylE-mailovZprvy531">
    <w:name w:val="StylE-mailovéZprávy531"/>
    <w:basedOn w:val="Standardnpsmoodstavce"/>
    <w:semiHidden/>
    <w:rsid w:val="00C73152"/>
    <w:rPr>
      <w:rFonts w:ascii="Arial" w:hAnsi="Arial" w:cs="Arial"/>
      <w:color w:val="auto"/>
      <w:sz w:val="20"/>
      <w:szCs w:val="20"/>
    </w:rPr>
  </w:style>
  <w:style w:type="paragraph" w:customStyle="1" w:styleId="TableParagraph">
    <w:name w:val="Table Paragraph"/>
    <w:basedOn w:val="Normln"/>
    <w:rsid w:val="00C73152"/>
    <w:pPr>
      <w:spacing w:line="273" w:lineRule="auto"/>
      <w:jc w:val="left"/>
    </w:pPr>
    <w:rPr>
      <w:color w:val="212120"/>
      <w:kern w:val="28"/>
      <w14:ligatures w14:val="standard"/>
      <w14:cntxtAlts/>
    </w:rPr>
  </w:style>
  <w:style w:type="paragraph" w:styleId="Textpoznpodarou">
    <w:name w:val="footnote text"/>
    <w:basedOn w:val="Normln"/>
    <w:link w:val="TextpoznpodarouChar"/>
    <w:semiHidden/>
    <w:unhideWhenUsed/>
    <w:rsid w:val="00C73152"/>
    <w:rPr>
      <w:sz w:val="20"/>
      <w:szCs w:val="20"/>
    </w:rPr>
  </w:style>
  <w:style w:type="character" w:customStyle="1" w:styleId="TextpoznpodarouChar">
    <w:name w:val="Text pozn. pod čarou Char"/>
    <w:basedOn w:val="Standardnpsmoodstavce"/>
    <w:link w:val="Textpoznpodarou"/>
    <w:semiHidden/>
    <w:rsid w:val="00C73152"/>
    <w:rPr>
      <w:rFonts w:ascii="Times New Roman" w:eastAsia="Times New Roman" w:hAnsi="Times New Roman" w:cs="Times New Roman"/>
      <w:sz w:val="20"/>
      <w:szCs w:val="20"/>
      <w:lang w:eastAsia="cs-CZ"/>
    </w:rPr>
  </w:style>
  <w:style w:type="character" w:styleId="Znakapoznpodarou">
    <w:name w:val="footnote reference"/>
    <w:basedOn w:val="Standardnpsmoodstavce"/>
    <w:semiHidden/>
    <w:unhideWhenUsed/>
    <w:rsid w:val="00C73152"/>
    <w:rPr>
      <w:vertAlign w:val="superscript"/>
    </w:rPr>
  </w:style>
  <w:style w:type="paragraph" w:styleId="Podnadpis">
    <w:name w:val="Subtitle"/>
    <w:basedOn w:val="Normln"/>
    <w:next w:val="Normln"/>
    <w:link w:val="PodnadpisChar"/>
    <w:rsid w:val="00C7315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rsid w:val="00C73152"/>
    <w:rPr>
      <w:rFonts w:eastAsiaTheme="minorEastAsia"/>
      <w:color w:val="5A5A5A" w:themeColor="text1" w:themeTint="A5"/>
      <w:spacing w:val="15"/>
      <w:lang w:eastAsia="cs-CZ"/>
    </w:rPr>
  </w:style>
  <w:style w:type="character" w:styleId="Sledovanodkaz">
    <w:name w:val="FollowedHyperlink"/>
    <w:basedOn w:val="Standardnpsmoodstavce"/>
    <w:uiPriority w:val="99"/>
    <w:semiHidden/>
    <w:unhideWhenUsed/>
    <w:rsid w:val="00C73152"/>
    <w:rPr>
      <w:color w:val="954F72" w:themeColor="followedHyperlink"/>
      <w:u w:val="single"/>
    </w:rPr>
  </w:style>
  <w:style w:type="character" w:customStyle="1" w:styleId="shorttext">
    <w:name w:val="short_text"/>
    <w:basedOn w:val="Standardnpsmoodstavce"/>
    <w:rsid w:val="00C73152"/>
  </w:style>
  <w:style w:type="paragraph" w:customStyle="1" w:styleId="TOC">
    <w:name w:val="TOC"/>
    <w:basedOn w:val="Normln"/>
    <w:rsid w:val="00C73152"/>
    <w:pPr>
      <w:spacing w:before="2040" w:after="240"/>
      <w:jc w:val="left"/>
    </w:pPr>
    <w:rPr>
      <w:rFonts w:ascii="Arial" w:eastAsia="Calibri" w:hAnsi="Arial" w:cs="Arial"/>
      <w:b/>
      <w:color w:val="000080"/>
      <w:sz w:val="28"/>
      <w:szCs w:val="40"/>
      <w:lang w:eastAsia="en-US"/>
    </w:rPr>
  </w:style>
  <w:style w:type="paragraph" w:styleId="Normlnweb">
    <w:name w:val="Normal (Web)"/>
    <w:basedOn w:val="Normln"/>
    <w:uiPriority w:val="99"/>
    <w:unhideWhenUsed/>
    <w:rsid w:val="00C73152"/>
    <w:pPr>
      <w:spacing w:before="100" w:beforeAutospacing="1" w:after="100" w:afterAutospacing="1"/>
      <w:jc w:val="left"/>
    </w:pPr>
    <w:rPr>
      <w:rFonts w:eastAsia="Calibri"/>
      <w:lang w:eastAsia="de-DE"/>
    </w:rPr>
  </w:style>
  <w:style w:type="paragraph" w:customStyle="1" w:styleId="KTPTitlePage">
    <w:name w:val="KTP_Title_Page"/>
    <w:basedOn w:val="Normln"/>
    <w:rsid w:val="00C73152"/>
    <w:pPr>
      <w:spacing w:after="60"/>
      <w:contextualSpacing/>
      <w:jc w:val="left"/>
    </w:pPr>
    <w:rPr>
      <w:rFonts w:ascii="Arial Black" w:hAnsi="Arial Black"/>
      <w:color w:val="F0AB00"/>
      <w:spacing w:val="5"/>
      <w:kern w:val="28"/>
      <w:sz w:val="48"/>
      <w:szCs w:val="52"/>
      <w:lang w:eastAsia="en-US"/>
    </w:rPr>
  </w:style>
  <w:style w:type="paragraph" w:customStyle="1" w:styleId="KTPCopyright">
    <w:name w:val="KTP Copyright"/>
    <w:basedOn w:val="Normln"/>
    <w:rsid w:val="00C73152"/>
    <w:pPr>
      <w:spacing w:before="60"/>
      <w:jc w:val="left"/>
    </w:pPr>
    <w:rPr>
      <w:rFonts w:ascii="Arial Narrow" w:hAnsi="Arial Narrow"/>
      <w:color w:val="000000"/>
      <w:sz w:val="14"/>
      <w:szCs w:val="20"/>
      <w:lang w:eastAsia="en-US"/>
    </w:rPr>
  </w:style>
  <w:style w:type="paragraph" w:customStyle="1" w:styleId="KTPParagraphStandard">
    <w:name w:val="KTP Paragraph Standard"/>
    <w:basedOn w:val="Normln"/>
    <w:link w:val="KTPParagraphStandardChar"/>
    <w:rsid w:val="00C73152"/>
    <w:pPr>
      <w:spacing w:before="120" w:after="120"/>
      <w:jc w:val="left"/>
    </w:pPr>
    <w:rPr>
      <w:rFonts w:ascii="Arial" w:hAnsi="Arial"/>
      <w:color w:val="000000"/>
      <w:sz w:val="20"/>
      <w:szCs w:val="20"/>
      <w:lang w:eastAsia="en-US"/>
    </w:rPr>
  </w:style>
  <w:style w:type="character" w:customStyle="1" w:styleId="KTPParagraphStandardChar">
    <w:name w:val="KTP Paragraph Standard Char"/>
    <w:link w:val="KTPParagraphStandard"/>
    <w:rsid w:val="00C73152"/>
    <w:rPr>
      <w:rFonts w:ascii="Arial" w:eastAsia="Times New Roman" w:hAnsi="Arial" w:cs="Times New Roman"/>
      <w:color w:val="000000"/>
      <w:sz w:val="20"/>
      <w:szCs w:val="20"/>
      <w:lang w:val="en-US"/>
    </w:rPr>
  </w:style>
  <w:style w:type="character" w:customStyle="1" w:styleId="HeadingNoNumbers">
    <w:name w:val="Heading_No_Numbers"/>
    <w:rsid w:val="00C73152"/>
    <w:rPr>
      <w:rFonts w:ascii="Arial" w:hAnsi="Arial"/>
      <w:b/>
      <w:bCs/>
      <w:i w:val="0"/>
      <w:color w:val="000080"/>
      <w:sz w:val="28"/>
    </w:rPr>
  </w:style>
  <w:style w:type="paragraph" w:customStyle="1" w:styleId="05BodyCopy">
    <w:name w:val="05_Body_Copy"/>
    <w:basedOn w:val="Normln"/>
    <w:rsid w:val="00C73152"/>
    <w:pPr>
      <w:spacing w:line="260" w:lineRule="exact"/>
      <w:jc w:val="left"/>
    </w:pPr>
    <w:rPr>
      <w:rFonts w:ascii="Arial" w:hAnsi="Arial"/>
      <w:sz w:val="20"/>
      <w:szCs w:val="20"/>
      <w:lang w:eastAsia="en-US"/>
    </w:rPr>
  </w:style>
  <w:style w:type="table" w:customStyle="1" w:styleId="Style4">
    <w:name w:val="Style4"/>
    <w:basedOn w:val="Normlntabulka"/>
    <w:uiPriority w:val="99"/>
    <w:rsid w:val="00C73152"/>
    <w:pPr>
      <w:spacing w:after="0" w:line="240" w:lineRule="auto"/>
    </w:pPr>
    <w:rPr>
      <w:rFonts w:ascii="Calibri" w:eastAsia="Calibri" w:hAnsi="Calibri"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4472C4" w:themeFill="accent1"/>
      </w:tcPr>
    </w:tblStylePr>
  </w:style>
  <w:style w:type="paragraph" w:styleId="Seznam">
    <w:name w:val="List"/>
    <w:basedOn w:val="Normln"/>
    <w:semiHidden/>
    <w:unhideWhenUsed/>
    <w:rsid w:val="00C73152"/>
    <w:pPr>
      <w:ind w:left="283" w:hanging="283"/>
      <w:contextualSpacing/>
    </w:pPr>
  </w:style>
  <w:style w:type="paragraph" w:customStyle="1" w:styleId="Text">
    <w:name w:val="Text"/>
    <w:link w:val="TextChar1"/>
    <w:rsid w:val="00C73152"/>
    <w:pPr>
      <w:spacing w:before="120" w:after="0" w:line="320" w:lineRule="atLeast"/>
      <w:jc w:val="both"/>
    </w:pPr>
    <w:rPr>
      <w:rFonts w:ascii="Arial" w:eastAsia="Times New Roman" w:hAnsi="Arial" w:cs="Times New Roman"/>
      <w:sz w:val="20"/>
      <w:szCs w:val="20"/>
      <w:lang w:val="en-US"/>
    </w:rPr>
  </w:style>
  <w:style w:type="character" w:customStyle="1" w:styleId="TextChar1">
    <w:name w:val="Text Char1"/>
    <w:link w:val="Text"/>
    <w:rsid w:val="00C73152"/>
    <w:rPr>
      <w:rFonts w:ascii="Arial" w:eastAsia="Times New Roman" w:hAnsi="Arial" w:cs="Times New Roman"/>
      <w:sz w:val="20"/>
      <w:szCs w:val="20"/>
      <w:lang w:val="en-US"/>
    </w:rPr>
  </w:style>
  <w:style w:type="paragraph" w:customStyle="1" w:styleId="Liste31">
    <w:name w:val="Liste 31"/>
    <w:link w:val="Liste3Char"/>
    <w:uiPriority w:val="99"/>
    <w:rsid w:val="00C73152"/>
    <w:pPr>
      <w:tabs>
        <w:tab w:val="num" w:pos="855"/>
      </w:tabs>
      <w:spacing w:after="0" w:line="280" w:lineRule="atLeast"/>
      <w:ind w:left="855" w:hanging="284"/>
    </w:pPr>
    <w:rPr>
      <w:rFonts w:ascii="Arial" w:eastAsia="SimSun" w:hAnsi="Arial" w:cs="Times New Roman"/>
      <w:sz w:val="20"/>
      <w:szCs w:val="24"/>
      <w:lang w:val="de-DE"/>
    </w:rPr>
  </w:style>
  <w:style w:type="character" w:customStyle="1" w:styleId="Liste3Char">
    <w:name w:val="Liste 3 Char"/>
    <w:link w:val="Liste31"/>
    <w:uiPriority w:val="99"/>
    <w:locked/>
    <w:rsid w:val="00C73152"/>
    <w:rPr>
      <w:rFonts w:ascii="Arial" w:eastAsia="SimSun" w:hAnsi="Arial" w:cs="Times New Roman"/>
      <w:sz w:val="20"/>
      <w:szCs w:val="24"/>
      <w:lang w:val="de-DE"/>
    </w:rPr>
  </w:style>
  <w:style w:type="paragraph" w:customStyle="1" w:styleId="Liste1">
    <w:name w:val="Liste 1"/>
    <w:basedOn w:val="Normln"/>
    <w:link w:val="Liste1Zchn"/>
    <w:uiPriority w:val="99"/>
    <w:rsid w:val="00C73152"/>
    <w:pPr>
      <w:tabs>
        <w:tab w:val="left" w:pos="284"/>
        <w:tab w:val="num" w:pos="613"/>
      </w:tabs>
      <w:ind w:left="330"/>
    </w:pPr>
    <w:rPr>
      <w:rFonts w:ascii="Arial" w:hAnsi="Arial"/>
      <w:sz w:val="22"/>
      <w:szCs w:val="20"/>
      <w:lang w:val="x-none" w:eastAsia="x-none"/>
    </w:rPr>
  </w:style>
  <w:style w:type="character" w:customStyle="1" w:styleId="Liste1Zchn">
    <w:name w:val="Liste 1 Zchn"/>
    <w:link w:val="Liste1"/>
    <w:uiPriority w:val="99"/>
    <w:locked/>
    <w:rsid w:val="00C73152"/>
    <w:rPr>
      <w:rFonts w:ascii="Arial" w:eastAsia="Times New Roman" w:hAnsi="Arial" w:cs="Times New Roman"/>
      <w:szCs w:val="20"/>
      <w:lang w:val="x-none" w:eastAsia="x-none"/>
    </w:rPr>
  </w:style>
  <w:style w:type="paragraph" w:customStyle="1" w:styleId="TableHeading">
    <w:name w:val="Table Heading"/>
    <w:basedOn w:val="Normln"/>
    <w:link w:val="TableHeadingChar"/>
    <w:rsid w:val="00C73152"/>
    <w:pPr>
      <w:spacing w:before="60" w:after="60"/>
      <w:jc w:val="left"/>
    </w:pPr>
    <w:rPr>
      <w:rFonts w:ascii="Arial" w:eastAsia="SimSun" w:hAnsi="Arial" w:cs="Arial"/>
      <w:b/>
      <w:bCs/>
      <w:sz w:val="20"/>
      <w:szCs w:val="20"/>
      <w:lang w:val="de-DE" w:eastAsia="en-US"/>
    </w:rPr>
  </w:style>
  <w:style w:type="character" w:customStyle="1" w:styleId="TableHeadingChar">
    <w:name w:val="Table Heading Char"/>
    <w:link w:val="TableHeading"/>
    <w:rsid w:val="00C73152"/>
    <w:rPr>
      <w:rFonts w:ascii="Arial" w:eastAsia="SimSun" w:hAnsi="Arial" w:cs="Arial"/>
      <w:b/>
      <w:bCs/>
      <w:sz w:val="20"/>
      <w:szCs w:val="20"/>
      <w:lang w:val="de-DE"/>
    </w:rPr>
  </w:style>
  <w:style w:type="character" w:customStyle="1" w:styleId="BodyCopyChar">
    <w:name w:val="BodyCopy Char"/>
    <w:link w:val="BodyCopy"/>
    <w:locked/>
    <w:rsid w:val="00C73152"/>
    <w:rPr>
      <w:rFonts w:ascii="Arial" w:eastAsia="Times New Roman" w:hAnsi="Arial" w:cs="Arial"/>
      <w:color w:val="000000"/>
      <w:sz w:val="20"/>
      <w:szCs w:val="24"/>
      <w:lang w:eastAsia="cs-CZ"/>
    </w:rPr>
  </w:style>
  <w:style w:type="paragraph" w:customStyle="1" w:styleId="BodyCopy">
    <w:name w:val="BodyCopy"/>
    <w:basedOn w:val="Normln"/>
    <w:link w:val="BodyCopyChar"/>
    <w:rsid w:val="00C73152"/>
    <w:pPr>
      <w:spacing w:before="240" w:line="288" w:lineRule="auto"/>
      <w:jc w:val="left"/>
    </w:pPr>
    <w:rPr>
      <w:rFonts w:ascii="Arial" w:hAnsi="Arial" w:cs="Arial"/>
      <w:color w:val="000000"/>
      <w:sz w:val="20"/>
    </w:rPr>
  </w:style>
  <w:style w:type="paragraph" w:customStyle="1" w:styleId="seznam0">
    <w:name w:val="seznam"/>
    <w:basedOn w:val="Odstavecseseznamem"/>
    <w:link w:val="seznamChar"/>
    <w:qFormat/>
    <w:rsid w:val="00C73152"/>
    <w:pPr>
      <w:ind w:hanging="360"/>
    </w:pPr>
  </w:style>
  <w:style w:type="character" w:customStyle="1" w:styleId="seznamChar">
    <w:name w:val="seznam Char"/>
    <w:basedOn w:val="OdstavecseseznamemChar"/>
    <w:link w:val="seznam0"/>
    <w:rsid w:val="00C73152"/>
    <w:rPr>
      <w:rFonts w:ascii="Times New Roman" w:eastAsia="Calibri" w:hAnsi="Times New Roman" w:cs="Times New Roman"/>
      <w:sz w:val="24"/>
      <w:lang w:val="en-GB" w:eastAsia="cs-CZ"/>
    </w:rPr>
  </w:style>
  <w:style w:type="paragraph" w:customStyle="1" w:styleId="Table">
    <w:name w:val="Table"/>
    <w:basedOn w:val="Normln"/>
    <w:rsid w:val="00C73152"/>
    <w:pPr>
      <w:keepLines/>
      <w:overflowPunct w:val="0"/>
      <w:autoSpaceDE w:val="0"/>
      <w:autoSpaceDN w:val="0"/>
      <w:adjustRightInd w:val="0"/>
      <w:spacing w:before="40" w:after="40"/>
      <w:ind w:left="57" w:right="57"/>
    </w:pPr>
    <w:rPr>
      <w:rFonts w:ascii="Verdana" w:hAnsi="Verdana"/>
      <w:sz w:val="22"/>
      <w:lang w:eastAsia="en-US"/>
    </w:rPr>
  </w:style>
  <w:style w:type="table" w:styleId="Svtltabulkasmkou1">
    <w:name w:val="Grid Table 1 Light"/>
    <w:basedOn w:val="Normlntabulka"/>
    <w:uiPriority w:val="46"/>
    <w:rsid w:val="00C73152"/>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1">
    <w:name w:val="p1"/>
    <w:basedOn w:val="Normln"/>
    <w:rsid w:val="00C73152"/>
    <w:pPr>
      <w:jc w:val="left"/>
    </w:pPr>
    <w:rPr>
      <w:rFonts w:ascii="Helvetica Neue" w:hAnsi="Helvetica Neue"/>
      <w:color w:val="454545"/>
      <w:sz w:val="18"/>
      <w:szCs w:val="18"/>
      <w:lang w:eastAsia="en-US"/>
    </w:rPr>
  </w:style>
  <w:style w:type="character" w:customStyle="1" w:styleId="sapuxapobjectpageheaderidentifierdescription5">
    <w:name w:val="sapuxapobjectpageheaderidentifierdescription5"/>
    <w:basedOn w:val="Standardnpsmoodstavce"/>
    <w:rsid w:val="00C73152"/>
    <w:rPr>
      <w:vertAlign w:val="baseline"/>
    </w:rPr>
  </w:style>
  <w:style w:type="character" w:styleId="Zmnka">
    <w:name w:val="Mention"/>
    <w:basedOn w:val="Standardnpsmoodstavce"/>
    <w:uiPriority w:val="99"/>
    <w:unhideWhenUsed/>
    <w:rsid w:val="00C73152"/>
    <w:rPr>
      <w:color w:val="2B579A"/>
      <w:shd w:val="clear" w:color="auto" w:fill="E6E6E6"/>
    </w:rPr>
  </w:style>
  <w:style w:type="paragraph" w:customStyle="1" w:styleId="ListHeader">
    <w:name w:val="List Header"/>
    <w:basedOn w:val="cpNormal1"/>
    <w:link w:val="ListHeaderChar"/>
    <w:qFormat/>
    <w:rsid w:val="00C73152"/>
    <w:pPr>
      <w:spacing w:after="0"/>
    </w:pPr>
    <w:rPr>
      <w:b/>
    </w:rPr>
  </w:style>
  <w:style w:type="character" w:customStyle="1" w:styleId="sapmtext">
    <w:name w:val="sapmtext"/>
    <w:basedOn w:val="Standardnpsmoodstavce"/>
    <w:rsid w:val="00C73152"/>
  </w:style>
  <w:style w:type="character" w:customStyle="1" w:styleId="cpNormal1Char">
    <w:name w:val="cp_Normal_1 Char"/>
    <w:basedOn w:val="Standardnpsmoodstavce"/>
    <w:link w:val="cpNormal1"/>
    <w:rsid w:val="00C73152"/>
    <w:rPr>
      <w:rFonts w:ascii="Times New Roman" w:eastAsia="Calibri" w:hAnsi="Times New Roman" w:cs="Times New Roman"/>
      <w:lang w:val="en-US"/>
    </w:rPr>
  </w:style>
  <w:style w:type="character" w:customStyle="1" w:styleId="ListHeaderChar">
    <w:name w:val="List Header Char"/>
    <w:basedOn w:val="cpNormal1Char"/>
    <w:link w:val="ListHeader"/>
    <w:rsid w:val="00C73152"/>
    <w:rPr>
      <w:rFonts w:ascii="Times New Roman" w:eastAsia="Calibri" w:hAnsi="Times New Roman" w:cs="Times New Roman"/>
      <w:b/>
      <w:lang w:val="en-US"/>
    </w:rPr>
  </w:style>
  <w:style w:type="paragraph" w:customStyle="1" w:styleId="Numberedlist">
    <w:name w:val="Numbered list"/>
    <w:basedOn w:val="Odstavecseseznamem"/>
    <w:link w:val="NumberedlistChar"/>
    <w:qFormat/>
    <w:rsid w:val="00C73152"/>
    <w:pPr>
      <w:numPr>
        <w:numId w:val="5"/>
      </w:numPr>
    </w:pPr>
  </w:style>
  <w:style w:type="character" w:customStyle="1" w:styleId="NumberedlistChar">
    <w:name w:val="Numbered list Char"/>
    <w:basedOn w:val="OdstavecseseznamemChar"/>
    <w:link w:val="Numberedlist"/>
    <w:rsid w:val="00C73152"/>
    <w:rPr>
      <w:rFonts w:ascii="Times New Roman" w:eastAsia="Calibri" w:hAnsi="Times New Roman" w:cs="Times New Roman"/>
      <w:sz w:val="24"/>
      <w:lang w:val="en-GB" w:eastAsia="cs-CZ"/>
    </w:rPr>
  </w:style>
  <w:style w:type="paragraph" w:customStyle="1" w:styleId="msonormal0">
    <w:name w:val="msonormal"/>
    <w:basedOn w:val="Normln"/>
    <w:rsid w:val="00C73152"/>
    <w:pPr>
      <w:spacing w:before="100" w:beforeAutospacing="1" w:after="100" w:afterAutospacing="1"/>
      <w:jc w:val="left"/>
    </w:pPr>
  </w:style>
  <w:style w:type="paragraph" w:customStyle="1" w:styleId="xl86">
    <w:name w:val="xl86"/>
    <w:basedOn w:val="Normln"/>
    <w:rsid w:val="00C73152"/>
    <w:pPr>
      <w:shd w:val="clear" w:color="000000" w:fill="FFFFFF"/>
      <w:spacing w:before="100" w:beforeAutospacing="1" w:after="100" w:afterAutospacing="1"/>
      <w:jc w:val="left"/>
      <w:textAlignment w:val="center"/>
    </w:pPr>
    <w:rPr>
      <w:rFonts w:ascii="Arial" w:hAnsi="Arial" w:cs="Arial"/>
      <w:sz w:val="18"/>
      <w:szCs w:val="18"/>
    </w:rPr>
  </w:style>
  <w:style w:type="paragraph" w:customStyle="1" w:styleId="xl87">
    <w:name w:val="xl87"/>
    <w:basedOn w:val="Normln"/>
    <w:rsid w:val="00C73152"/>
    <w:pPr>
      <w:pBdr>
        <w:top w:val="single" w:sz="4" w:space="0" w:color="EEEEEE"/>
        <w:left w:val="single" w:sz="4" w:space="0" w:color="EEEEEE"/>
        <w:bottom w:val="single" w:sz="4" w:space="0" w:color="EEEEEE"/>
        <w:right w:val="single" w:sz="4" w:space="0" w:color="EEEEEE"/>
      </w:pBdr>
      <w:spacing w:before="100" w:beforeAutospacing="1" w:after="100" w:afterAutospacing="1"/>
      <w:jc w:val="left"/>
      <w:textAlignment w:val="center"/>
    </w:pPr>
    <w:rPr>
      <w:rFonts w:ascii="Arial" w:hAnsi="Arial" w:cs="Arial"/>
      <w:sz w:val="18"/>
      <w:szCs w:val="18"/>
    </w:rPr>
  </w:style>
  <w:style w:type="paragraph" w:customStyle="1" w:styleId="xl88">
    <w:name w:val="xl88"/>
    <w:basedOn w:val="Normln"/>
    <w:rsid w:val="00C73152"/>
    <w:pPr>
      <w:pBdr>
        <w:top w:val="single" w:sz="4" w:space="0" w:color="EEEEEE"/>
        <w:left w:val="single" w:sz="4" w:space="0" w:color="EEEEEE"/>
        <w:bottom w:val="single" w:sz="4" w:space="0" w:color="EEEEEE"/>
        <w:right w:val="single" w:sz="4" w:space="0" w:color="EEEEEE"/>
      </w:pBdr>
      <w:shd w:val="clear" w:color="000000" w:fill="EEEEEE"/>
      <w:spacing w:before="100" w:beforeAutospacing="1" w:after="100" w:afterAutospacing="1"/>
      <w:jc w:val="left"/>
      <w:textAlignment w:val="center"/>
    </w:pPr>
    <w:rPr>
      <w:rFonts w:ascii="Arial" w:hAnsi="Arial" w:cs="Arial"/>
      <w:b/>
      <w:bCs/>
      <w:sz w:val="18"/>
      <w:szCs w:val="18"/>
    </w:rPr>
  </w:style>
  <w:style w:type="paragraph" w:customStyle="1" w:styleId="xl89">
    <w:name w:val="xl89"/>
    <w:basedOn w:val="Normln"/>
    <w:rsid w:val="00C73152"/>
    <w:pPr>
      <w:pBdr>
        <w:top w:val="single" w:sz="4" w:space="0" w:color="EEEEEE"/>
        <w:left w:val="single" w:sz="4" w:space="0" w:color="EEEEEE"/>
        <w:bottom w:val="single" w:sz="4" w:space="0" w:color="EEEEEE"/>
        <w:right w:val="single" w:sz="4" w:space="0" w:color="EEEEEE"/>
      </w:pBdr>
      <w:spacing w:before="100" w:beforeAutospacing="1" w:after="100" w:afterAutospacing="1"/>
      <w:jc w:val="left"/>
    </w:pPr>
    <w:rPr>
      <w:rFonts w:ascii="Arial" w:hAnsi="Arial" w:cs="Arial"/>
      <w:sz w:val="18"/>
      <w:szCs w:val="18"/>
    </w:rPr>
  </w:style>
  <w:style w:type="paragraph" w:customStyle="1" w:styleId="xl90">
    <w:name w:val="xl90"/>
    <w:basedOn w:val="Normln"/>
    <w:rsid w:val="00C73152"/>
    <w:pPr>
      <w:pBdr>
        <w:top w:val="single" w:sz="4" w:space="0" w:color="EEEEEE"/>
        <w:left w:val="single" w:sz="4" w:space="9" w:color="EEEEEE"/>
        <w:bottom w:val="single" w:sz="4" w:space="0" w:color="EEEEEE"/>
        <w:right w:val="single" w:sz="4" w:space="0" w:color="EEEEEE"/>
      </w:pBdr>
      <w:spacing w:before="100" w:beforeAutospacing="1" w:after="100" w:afterAutospacing="1"/>
      <w:ind w:firstLineChars="100" w:firstLine="100"/>
      <w:jc w:val="left"/>
    </w:pPr>
    <w:rPr>
      <w:rFonts w:ascii="Arial" w:hAnsi="Arial" w:cs="Arial"/>
      <w:sz w:val="18"/>
      <w:szCs w:val="18"/>
    </w:rPr>
  </w:style>
  <w:style w:type="paragraph" w:customStyle="1" w:styleId="xl91">
    <w:name w:val="xl91"/>
    <w:basedOn w:val="Normln"/>
    <w:rsid w:val="00C73152"/>
    <w:pPr>
      <w:pBdr>
        <w:top w:val="single" w:sz="4" w:space="0" w:color="EEEEEE"/>
        <w:left w:val="single" w:sz="4" w:space="18" w:color="EEEEEE"/>
        <w:bottom w:val="single" w:sz="4" w:space="0" w:color="EEEEEE"/>
        <w:right w:val="single" w:sz="4" w:space="0" w:color="EEEEEE"/>
      </w:pBdr>
      <w:spacing w:before="100" w:beforeAutospacing="1" w:after="100" w:afterAutospacing="1"/>
      <w:ind w:firstLineChars="200" w:firstLine="200"/>
      <w:jc w:val="left"/>
    </w:pPr>
    <w:rPr>
      <w:rFonts w:ascii="Arial" w:hAnsi="Arial" w:cs="Arial"/>
      <w:sz w:val="18"/>
      <w:szCs w:val="18"/>
    </w:rPr>
  </w:style>
  <w:style w:type="paragraph" w:customStyle="1" w:styleId="xl92">
    <w:name w:val="xl92"/>
    <w:basedOn w:val="Normln"/>
    <w:rsid w:val="00C73152"/>
    <w:pPr>
      <w:pBdr>
        <w:top w:val="single" w:sz="4" w:space="0" w:color="EEEEEE"/>
        <w:left w:val="single" w:sz="4" w:space="27" w:color="EEEEEE"/>
        <w:bottom w:val="single" w:sz="4" w:space="0" w:color="EEEEEE"/>
        <w:right w:val="single" w:sz="4" w:space="0" w:color="EEEEEE"/>
      </w:pBdr>
      <w:spacing w:before="100" w:beforeAutospacing="1" w:after="100" w:afterAutospacing="1"/>
      <w:ind w:firstLineChars="300" w:firstLine="300"/>
      <w:jc w:val="left"/>
    </w:pPr>
    <w:rPr>
      <w:rFonts w:ascii="Arial" w:hAnsi="Arial" w:cs="Arial"/>
      <w:sz w:val="18"/>
      <w:szCs w:val="18"/>
    </w:rPr>
  </w:style>
  <w:style w:type="character" w:styleId="Nevyeenzmnka">
    <w:name w:val="Unresolved Mention"/>
    <w:basedOn w:val="Standardnpsmoodstavce"/>
    <w:uiPriority w:val="99"/>
    <w:semiHidden/>
    <w:unhideWhenUsed/>
    <w:rsid w:val="00C73152"/>
    <w:rPr>
      <w:color w:val="808080"/>
      <w:shd w:val="clear" w:color="auto" w:fill="E6E6E6"/>
    </w:rPr>
  </w:style>
  <w:style w:type="table" w:styleId="Svtltabulkasmkou1zvraznn1">
    <w:name w:val="Grid Table 1 Light Accent 1"/>
    <w:basedOn w:val="Normlntabulka"/>
    <w:uiPriority w:val="46"/>
    <w:rsid w:val="00C73152"/>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Nzevknihy">
    <w:name w:val="Book Title"/>
    <w:basedOn w:val="Standardnpsmoodstavce"/>
    <w:uiPriority w:val="33"/>
    <w:qFormat/>
    <w:rsid w:val="000553D0"/>
    <w:rPr>
      <w:b/>
      <w:bCs/>
      <w:i/>
      <w:iCs/>
      <w:spacing w:val="5"/>
    </w:rPr>
  </w:style>
  <w:style w:type="character" w:styleId="Zdraznnintenzivn">
    <w:name w:val="Intense Emphasis"/>
    <w:basedOn w:val="Standardnpsmoodstavce"/>
    <w:uiPriority w:val="21"/>
    <w:qFormat/>
    <w:rsid w:val="00DC27AC"/>
    <w:rPr>
      <w:i/>
      <w:iCs/>
      <w:color w:val="4472C4" w:themeColor="accent1"/>
    </w:rPr>
  </w:style>
  <w:style w:type="character" w:styleId="Zstupntext">
    <w:name w:val="Placeholder Text"/>
    <w:basedOn w:val="Standardnpsmoodstavce"/>
    <w:uiPriority w:val="99"/>
    <w:semiHidden/>
    <w:rsid w:val="000D4360"/>
    <w:rPr>
      <w:color w:val="666666"/>
    </w:rPr>
  </w:style>
  <w:style w:type="table" w:styleId="Prosttabulka3">
    <w:name w:val="Plain Table 3"/>
    <w:basedOn w:val="Normlntabulka"/>
    <w:uiPriority w:val="43"/>
    <w:rsid w:val="00143C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8591">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61955520">
      <w:bodyDiv w:val="1"/>
      <w:marLeft w:val="0"/>
      <w:marRight w:val="0"/>
      <w:marTop w:val="0"/>
      <w:marBottom w:val="0"/>
      <w:divBdr>
        <w:top w:val="none" w:sz="0" w:space="0" w:color="auto"/>
        <w:left w:val="none" w:sz="0" w:space="0" w:color="auto"/>
        <w:bottom w:val="none" w:sz="0" w:space="0" w:color="auto"/>
        <w:right w:val="none" w:sz="0" w:space="0" w:color="auto"/>
      </w:divBdr>
    </w:div>
    <w:div w:id="100491786">
      <w:bodyDiv w:val="1"/>
      <w:marLeft w:val="0"/>
      <w:marRight w:val="0"/>
      <w:marTop w:val="0"/>
      <w:marBottom w:val="0"/>
      <w:divBdr>
        <w:top w:val="none" w:sz="0" w:space="0" w:color="auto"/>
        <w:left w:val="none" w:sz="0" w:space="0" w:color="auto"/>
        <w:bottom w:val="none" w:sz="0" w:space="0" w:color="auto"/>
        <w:right w:val="none" w:sz="0" w:space="0" w:color="auto"/>
      </w:divBdr>
    </w:div>
    <w:div w:id="158083817">
      <w:bodyDiv w:val="1"/>
      <w:marLeft w:val="0"/>
      <w:marRight w:val="0"/>
      <w:marTop w:val="0"/>
      <w:marBottom w:val="0"/>
      <w:divBdr>
        <w:top w:val="none" w:sz="0" w:space="0" w:color="auto"/>
        <w:left w:val="none" w:sz="0" w:space="0" w:color="auto"/>
        <w:bottom w:val="none" w:sz="0" w:space="0" w:color="auto"/>
        <w:right w:val="none" w:sz="0" w:space="0" w:color="auto"/>
      </w:divBdr>
    </w:div>
    <w:div w:id="260382565">
      <w:bodyDiv w:val="1"/>
      <w:marLeft w:val="0"/>
      <w:marRight w:val="0"/>
      <w:marTop w:val="0"/>
      <w:marBottom w:val="0"/>
      <w:divBdr>
        <w:top w:val="none" w:sz="0" w:space="0" w:color="auto"/>
        <w:left w:val="none" w:sz="0" w:space="0" w:color="auto"/>
        <w:bottom w:val="none" w:sz="0" w:space="0" w:color="auto"/>
        <w:right w:val="none" w:sz="0" w:space="0" w:color="auto"/>
      </w:divBdr>
    </w:div>
    <w:div w:id="323973356">
      <w:bodyDiv w:val="1"/>
      <w:marLeft w:val="0"/>
      <w:marRight w:val="0"/>
      <w:marTop w:val="0"/>
      <w:marBottom w:val="0"/>
      <w:divBdr>
        <w:top w:val="none" w:sz="0" w:space="0" w:color="auto"/>
        <w:left w:val="none" w:sz="0" w:space="0" w:color="auto"/>
        <w:bottom w:val="none" w:sz="0" w:space="0" w:color="auto"/>
        <w:right w:val="none" w:sz="0" w:space="0" w:color="auto"/>
      </w:divBdr>
    </w:div>
    <w:div w:id="332533384">
      <w:bodyDiv w:val="1"/>
      <w:marLeft w:val="0"/>
      <w:marRight w:val="0"/>
      <w:marTop w:val="0"/>
      <w:marBottom w:val="0"/>
      <w:divBdr>
        <w:top w:val="none" w:sz="0" w:space="0" w:color="auto"/>
        <w:left w:val="none" w:sz="0" w:space="0" w:color="auto"/>
        <w:bottom w:val="none" w:sz="0" w:space="0" w:color="auto"/>
        <w:right w:val="none" w:sz="0" w:space="0" w:color="auto"/>
      </w:divBdr>
    </w:div>
    <w:div w:id="372076699">
      <w:bodyDiv w:val="1"/>
      <w:marLeft w:val="0"/>
      <w:marRight w:val="0"/>
      <w:marTop w:val="0"/>
      <w:marBottom w:val="0"/>
      <w:divBdr>
        <w:top w:val="none" w:sz="0" w:space="0" w:color="auto"/>
        <w:left w:val="none" w:sz="0" w:space="0" w:color="auto"/>
        <w:bottom w:val="none" w:sz="0" w:space="0" w:color="auto"/>
        <w:right w:val="none" w:sz="0" w:space="0" w:color="auto"/>
      </w:divBdr>
    </w:div>
    <w:div w:id="397481445">
      <w:bodyDiv w:val="1"/>
      <w:marLeft w:val="0"/>
      <w:marRight w:val="0"/>
      <w:marTop w:val="0"/>
      <w:marBottom w:val="0"/>
      <w:divBdr>
        <w:top w:val="none" w:sz="0" w:space="0" w:color="auto"/>
        <w:left w:val="none" w:sz="0" w:space="0" w:color="auto"/>
        <w:bottom w:val="none" w:sz="0" w:space="0" w:color="auto"/>
        <w:right w:val="none" w:sz="0" w:space="0" w:color="auto"/>
      </w:divBdr>
    </w:div>
    <w:div w:id="426275715">
      <w:bodyDiv w:val="1"/>
      <w:marLeft w:val="0"/>
      <w:marRight w:val="0"/>
      <w:marTop w:val="0"/>
      <w:marBottom w:val="0"/>
      <w:divBdr>
        <w:top w:val="none" w:sz="0" w:space="0" w:color="auto"/>
        <w:left w:val="none" w:sz="0" w:space="0" w:color="auto"/>
        <w:bottom w:val="none" w:sz="0" w:space="0" w:color="auto"/>
        <w:right w:val="none" w:sz="0" w:space="0" w:color="auto"/>
      </w:divBdr>
    </w:div>
    <w:div w:id="500852021">
      <w:bodyDiv w:val="1"/>
      <w:marLeft w:val="0"/>
      <w:marRight w:val="0"/>
      <w:marTop w:val="0"/>
      <w:marBottom w:val="0"/>
      <w:divBdr>
        <w:top w:val="none" w:sz="0" w:space="0" w:color="auto"/>
        <w:left w:val="none" w:sz="0" w:space="0" w:color="auto"/>
        <w:bottom w:val="none" w:sz="0" w:space="0" w:color="auto"/>
        <w:right w:val="none" w:sz="0" w:space="0" w:color="auto"/>
      </w:divBdr>
    </w:div>
    <w:div w:id="580723569">
      <w:bodyDiv w:val="1"/>
      <w:marLeft w:val="0"/>
      <w:marRight w:val="0"/>
      <w:marTop w:val="0"/>
      <w:marBottom w:val="0"/>
      <w:divBdr>
        <w:top w:val="none" w:sz="0" w:space="0" w:color="auto"/>
        <w:left w:val="none" w:sz="0" w:space="0" w:color="auto"/>
        <w:bottom w:val="none" w:sz="0" w:space="0" w:color="auto"/>
        <w:right w:val="none" w:sz="0" w:space="0" w:color="auto"/>
      </w:divBdr>
    </w:div>
    <w:div w:id="687609013">
      <w:bodyDiv w:val="1"/>
      <w:marLeft w:val="0"/>
      <w:marRight w:val="0"/>
      <w:marTop w:val="0"/>
      <w:marBottom w:val="0"/>
      <w:divBdr>
        <w:top w:val="none" w:sz="0" w:space="0" w:color="auto"/>
        <w:left w:val="none" w:sz="0" w:space="0" w:color="auto"/>
        <w:bottom w:val="none" w:sz="0" w:space="0" w:color="auto"/>
        <w:right w:val="none" w:sz="0" w:space="0" w:color="auto"/>
      </w:divBdr>
    </w:div>
    <w:div w:id="713844161">
      <w:bodyDiv w:val="1"/>
      <w:marLeft w:val="0"/>
      <w:marRight w:val="0"/>
      <w:marTop w:val="0"/>
      <w:marBottom w:val="0"/>
      <w:divBdr>
        <w:top w:val="none" w:sz="0" w:space="0" w:color="auto"/>
        <w:left w:val="none" w:sz="0" w:space="0" w:color="auto"/>
        <w:bottom w:val="none" w:sz="0" w:space="0" w:color="auto"/>
        <w:right w:val="none" w:sz="0" w:space="0" w:color="auto"/>
      </w:divBdr>
    </w:div>
    <w:div w:id="756095419">
      <w:bodyDiv w:val="1"/>
      <w:marLeft w:val="0"/>
      <w:marRight w:val="0"/>
      <w:marTop w:val="0"/>
      <w:marBottom w:val="0"/>
      <w:divBdr>
        <w:top w:val="none" w:sz="0" w:space="0" w:color="auto"/>
        <w:left w:val="none" w:sz="0" w:space="0" w:color="auto"/>
        <w:bottom w:val="none" w:sz="0" w:space="0" w:color="auto"/>
        <w:right w:val="none" w:sz="0" w:space="0" w:color="auto"/>
      </w:divBdr>
    </w:div>
    <w:div w:id="777524231">
      <w:bodyDiv w:val="1"/>
      <w:marLeft w:val="0"/>
      <w:marRight w:val="0"/>
      <w:marTop w:val="0"/>
      <w:marBottom w:val="0"/>
      <w:divBdr>
        <w:top w:val="none" w:sz="0" w:space="0" w:color="auto"/>
        <w:left w:val="none" w:sz="0" w:space="0" w:color="auto"/>
        <w:bottom w:val="none" w:sz="0" w:space="0" w:color="auto"/>
        <w:right w:val="none" w:sz="0" w:space="0" w:color="auto"/>
      </w:divBdr>
    </w:div>
    <w:div w:id="781610555">
      <w:bodyDiv w:val="1"/>
      <w:marLeft w:val="0"/>
      <w:marRight w:val="0"/>
      <w:marTop w:val="0"/>
      <w:marBottom w:val="0"/>
      <w:divBdr>
        <w:top w:val="none" w:sz="0" w:space="0" w:color="auto"/>
        <w:left w:val="none" w:sz="0" w:space="0" w:color="auto"/>
        <w:bottom w:val="none" w:sz="0" w:space="0" w:color="auto"/>
        <w:right w:val="none" w:sz="0" w:space="0" w:color="auto"/>
      </w:divBdr>
    </w:div>
    <w:div w:id="822740194">
      <w:bodyDiv w:val="1"/>
      <w:marLeft w:val="0"/>
      <w:marRight w:val="0"/>
      <w:marTop w:val="0"/>
      <w:marBottom w:val="0"/>
      <w:divBdr>
        <w:top w:val="none" w:sz="0" w:space="0" w:color="auto"/>
        <w:left w:val="none" w:sz="0" w:space="0" w:color="auto"/>
        <w:bottom w:val="none" w:sz="0" w:space="0" w:color="auto"/>
        <w:right w:val="none" w:sz="0" w:space="0" w:color="auto"/>
      </w:divBdr>
      <w:divsChild>
        <w:div w:id="226960568">
          <w:marLeft w:val="0"/>
          <w:marRight w:val="0"/>
          <w:marTop w:val="0"/>
          <w:marBottom w:val="0"/>
          <w:divBdr>
            <w:top w:val="none" w:sz="0" w:space="0" w:color="auto"/>
            <w:left w:val="none" w:sz="0" w:space="0" w:color="auto"/>
            <w:bottom w:val="none" w:sz="0" w:space="0" w:color="auto"/>
            <w:right w:val="none" w:sz="0" w:space="0" w:color="auto"/>
          </w:divBdr>
        </w:div>
      </w:divsChild>
    </w:div>
    <w:div w:id="895776355">
      <w:bodyDiv w:val="1"/>
      <w:marLeft w:val="0"/>
      <w:marRight w:val="0"/>
      <w:marTop w:val="0"/>
      <w:marBottom w:val="0"/>
      <w:divBdr>
        <w:top w:val="none" w:sz="0" w:space="0" w:color="auto"/>
        <w:left w:val="none" w:sz="0" w:space="0" w:color="auto"/>
        <w:bottom w:val="none" w:sz="0" w:space="0" w:color="auto"/>
        <w:right w:val="none" w:sz="0" w:space="0" w:color="auto"/>
      </w:divBdr>
    </w:div>
    <w:div w:id="916328333">
      <w:bodyDiv w:val="1"/>
      <w:marLeft w:val="0"/>
      <w:marRight w:val="0"/>
      <w:marTop w:val="0"/>
      <w:marBottom w:val="0"/>
      <w:divBdr>
        <w:top w:val="none" w:sz="0" w:space="0" w:color="auto"/>
        <w:left w:val="none" w:sz="0" w:space="0" w:color="auto"/>
        <w:bottom w:val="none" w:sz="0" w:space="0" w:color="auto"/>
        <w:right w:val="none" w:sz="0" w:space="0" w:color="auto"/>
      </w:divBdr>
    </w:div>
    <w:div w:id="928777238">
      <w:bodyDiv w:val="1"/>
      <w:marLeft w:val="0"/>
      <w:marRight w:val="0"/>
      <w:marTop w:val="0"/>
      <w:marBottom w:val="0"/>
      <w:divBdr>
        <w:top w:val="none" w:sz="0" w:space="0" w:color="auto"/>
        <w:left w:val="none" w:sz="0" w:space="0" w:color="auto"/>
        <w:bottom w:val="none" w:sz="0" w:space="0" w:color="auto"/>
        <w:right w:val="none" w:sz="0" w:space="0" w:color="auto"/>
      </w:divBdr>
    </w:div>
    <w:div w:id="1063482507">
      <w:bodyDiv w:val="1"/>
      <w:marLeft w:val="0"/>
      <w:marRight w:val="0"/>
      <w:marTop w:val="0"/>
      <w:marBottom w:val="0"/>
      <w:divBdr>
        <w:top w:val="none" w:sz="0" w:space="0" w:color="auto"/>
        <w:left w:val="none" w:sz="0" w:space="0" w:color="auto"/>
        <w:bottom w:val="none" w:sz="0" w:space="0" w:color="auto"/>
        <w:right w:val="none" w:sz="0" w:space="0" w:color="auto"/>
      </w:divBdr>
    </w:div>
    <w:div w:id="1098142683">
      <w:bodyDiv w:val="1"/>
      <w:marLeft w:val="0"/>
      <w:marRight w:val="0"/>
      <w:marTop w:val="0"/>
      <w:marBottom w:val="0"/>
      <w:divBdr>
        <w:top w:val="none" w:sz="0" w:space="0" w:color="auto"/>
        <w:left w:val="none" w:sz="0" w:space="0" w:color="auto"/>
        <w:bottom w:val="none" w:sz="0" w:space="0" w:color="auto"/>
        <w:right w:val="none" w:sz="0" w:space="0" w:color="auto"/>
      </w:divBdr>
    </w:div>
    <w:div w:id="1105345360">
      <w:bodyDiv w:val="1"/>
      <w:marLeft w:val="0"/>
      <w:marRight w:val="0"/>
      <w:marTop w:val="0"/>
      <w:marBottom w:val="0"/>
      <w:divBdr>
        <w:top w:val="none" w:sz="0" w:space="0" w:color="auto"/>
        <w:left w:val="none" w:sz="0" w:space="0" w:color="auto"/>
        <w:bottom w:val="none" w:sz="0" w:space="0" w:color="auto"/>
        <w:right w:val="none" w:sz="0" w:space="0" w:color="auto"/>
      </w:divBdr>
    </w:div>
    <w:div w:id="1111630696">
      <w:bodyDiv w:val="1"/>
      <w:marLeft w:val="0"/>
      <w:marRight w:val="0"/>
      <w:marTop w:val="0"/>
      <w:marBottom w:val="0"/>
      <w:divBdr>
        <w:top w:val="none" w:sz="0" w:space="0" w:color="auto"/>
        <w:left w:val="none" w:sz="0" w:space="0" w:color="auto"/>
        <w:bottom w:val="none" w:sz="0" w:space="0" w:color="auto"/>
        <w:right w:val="none" w:sz="0" w:space="0" w:color="auto"/>
      </w:divBdr>
    </w:div>
    <w:div w:id="1156190289">
      <w:bodyDiv w:val="1"/>
      <w:marLeft w:val="0"/>
      <w:marRight w:val="0"/>
      <w:marTop w:val="0"/>
      <w:marBottom w:val="0"/>
      <w:divBdr>
        <w:top w:val="none" w:sz="0" w:space="0" w:color="auto"/>
        <w:left w:val="none" w:sz="0" w:space="0" w:color="auto"/>
        <w:bottom w:val="none" w:sz="0" w:space="0" w:color="auto"/>
        <w:right w:val="none" w:sz="0" w:space="0" w:color="auto"/>
      </w:divBdr>
    </w:div>
    <w:div w:id="1206672967">
      <w:bodyDiv w:val="1"/>
      <w:marLeft w:val="0"/>
      <w:marRight w:val="0"/>
      <w:marTop w:val="0"/>
      <w:marBottom w:val="0"/>
      <w:divBdr>
        <w:top w:val="none" w:sz="0" w:space="0" w:color="auto"/>
        <w:left w:val="none" w:sz="0" w:space="0" w:color="auto"/>
        <w:bottom w:val="none" w:sz="0" w:space="0" w:color="auto"/>
        <w:right w:val="none" w:sz="0" w:space="0" w:color="auto"/>
      </w:divBdr>
    </w:div>
    <w:div w:id="1227378170">
      <w:marLeft w:val="0"/>
      <w:marRight w:val="0"/>
      <w:marTop w:val="0"/>
      <w:marBottom w:val="0"/>
      <w:divBdr>
        <w:top w:val="none" w:sz="0" w:space="0" w:color="auto"/>
        <w:left w:val="none" w:sz="0" w:space="0" w:color="auto"/>
        <w:bottom w:val="none" w:sz="0" w:space="0" w:color="auto"/>
        <w:right w:val="none" w:sz="0" w:space="0" w:color="auto"/>
      </w:divBdr>
    </w:div>
    <w:div w:id="1250500017">
      <w:bodyDiv w:val="1"/>
      <w:marLeft w:val="0"/>
      <w:marRight w:val="0"/>
      <w:marTop w:val="0"/>
      <w:marBottom w:val="0"/>
      <w:divBdr>
        <w:top w:val="none" w:sz="0" w:space="0" w:color="auto"/>
        <w:left w:val="none" w:sz="0" w:space="0" w:color="auto"/>
        <w:bottom w:val="none" w:sz="0" w:space="0" w:color="auto"/>
        <w:right w:val="none" w:sz="0" w:space="0" w:color="auto"/>
      </w:divBdr>
    </w:div>
    <w:div w:id="1321302385">
      <w:bodyDiv w:val="1"/>
      <w:marLeft w:val="0"/>
      <w:marRight w:val="0"/>
      <w:marTop w:val="0"/>
      <w:marBottom w:val="0"/>
      <w:divBdr>
        <w:top w:val="none" w:sz="0" w:space="0" w:color="auto"/>
        <w:left w:val="none" w:sz="0" w:space="0" w:color="auto"/>
        <w:bottom w:val="none" w:sz="0" w:space="0" w:color="auto"/>
        <w:right w:val="none" w:sz="0" w:space="0" w:color="auto"/>
      </w:divBdr>
    </w:div>
    <w:div w:id="1335842940">
      <w:bodyDiv w:val="1"/>
      <w:marLeft w:val="0"/>
      <w:marRight w:val="0"/>
      <w:marTop w:val="0"/>
      <w:marBottom w:val="0"/>
      <w:divBdr>
        <w:top w:val="none" w:sz="0" w:space="0" w:color="auto"/>
        <w:left w:val="none" w:sz="0" w:space="0" w:color="auto"/>
        <w:bottom w:val="none" w:sz="0" w:space="0" w:color="auto"/>
        <w:right w:val="none" w:sz="0" w:space="0" w:color="auto"/>
      </w:divBdr>
    </w:div>
    <w:div w:id="1381785154">
      <w:bodyDiv w:val="1"/>
      <w:marLeft w:val="0"/>
      <w:marRight w:val="0"/>
      <w:marTop w:val="0"/>
      <w:marBottom w:val="0"/>
      <w:divBdr>
        <w:top w:val="none" w:sz="0" w:space="0" w:color="auto"/>
        <w:left w:val="none" w:sz="0" w:space="0" w:color="auto"/>
        <w:bottom w:val="none" w:sz="0" w:space="0" w:color="auto"/>
        <w:right w:val="none" w:sz="0" w:space="0" w:color="auto"/>
      </w:divBdr>
    </w:div>
    <w:div w:id="1391223383">
      <w:bodyDiv w:val="1"/>
      <w:marLeft w:val="0"/>
      <w:marRight w:val="0"/>
      <w:marTop w:val="0"/>
      <w:marBottom w:val="0"/>
      <w:divBdr>
        <w:top w:val="none" w:sz="0" w:space="0" w:color="auto"/>
        <w:left w:val="none" w:sz="0" w:space="0" w:color="auto"/>
        <w:bottom w:val="none" w:sz="0" w:space="0" w:color="auto"/>
        <w:right w:val="none" w:sz="0" w:space="0" w:color="auto"/>
      </w:divBdr>
    </w:div>
    <w:div w:id="1420983447">
      <w:bodyDiv w:val="1"/>
      <w:marLeft w:val="0"/>
      <w:marRight w:val="0"/>
      <w:marTop w:val="0"/>
      <w:marBottom w:val="0"/>
      <w:divBdr>
        <w:top w:val="none" w:sz="0" w:space="0" w:color="auto"/>
        <w:left w:val="none" w:sz="0" w:space="0" w:color="auto"/>
        <w:bottom w:val="none" w:sz="0" w:space="0" w:color="auto"/>
        <w:right w:val="none" w:sz="0" w:space="0" w:color="auto"/>
      </w:divBdr>
    </w:div>
    <w:div w:id="1435393597">
      <w:marLeft w:val="0"/>
      <w:marRight w:val="0"/>
      <w:marTop w:val="0"/>
      <w:marBottom w:val="0"/>
      <w:divBdr>
        <w:top w:val="none" w:sz="0" w:space="0" w:color="auto"/>
        <w:left w:val="none" w:sz="0" w:space="0" w:color="auto"/>
        <w:bottom w:val="none" w:sz="0" w:space="0" w:color="auto"/>
        <w:right w:val="none" w:sz="0" w:space="0" w:color="auto"/>
      </w:divBdr>
    </w:div>
    <w:div w:id="1491411679">
      <w:bodyDiv w:val="1"/>
      <w:marLeft w:val="0"/>
      <w:marRight w:val="0"/>
      <w:marTop w:val="0"/>
      <w:marBottom w:val="0"/>
      <w:divBdr>
        <w:top w:val="none" w:sz="0" w:space="0" w:color="auto"/>
        <w:left w:val="none" w:sz="0" w:space="0" w:color="auto"/>
        <w:bottom w:val="none" w:sz="0" w:space="0" w:color="auto"/>
        <w:right w:val="none" w:sz="0" w:space="0" w:color="auto"/>
      </w:divBdr>
    </w:div>
    <w:div w:id="1565213467">
      <w:bodyDiv w:val="1"/>
      <w:marLeft w:val="0"/>
      <w:marRight w:val="0"/>
      <w:marTop w:val="0"/>
      <w:marBottom w:val="0"/>
      <w:divBdr>
        <w:top w:val="none" w:sz="0" w:space="0" w:color="auto"/>
        <w:left w:val="none" w:sz="0" w:space="0" w:color="auto"/>
        <w:bottom w:val="none" w:sz="0" w:space="0" w:color="auto"/>
        <w:right w:val="none" w:sz="0" w:space="0" w:color="auto"/>
      </w:divBdr>
      <w:divsChild>
        <w:div w:id="613096732">
          <w:marLeft w:val="0"/>
          <w:marRight w:val="0"/>
          <w:marTop w:val="0"/>
          <w:marBottom w:val="0"/>
          <w:divBdr>
            <w:top w:val="none" w:sz="0" w:space="0" w:color="auto"/>
            <w:left w:val="none" w:sz="0" w:space="0" w:color="auto"/>
            <w:bottom w:val="none" w:sz="0" w:space="0" w:color="auto"/>
            <w:right w:val="none" w:sz="0" w:space="0" w:color="auto"/>
          </w:divBdr>
        </w:div>
      </w:divsChild>
    </w:div>
    <w:div w:id="1656102185">
      <w:bodyDiv w:val="1"/>
      <w:marLeft w:val="0"/>
      <w:marRight w:val="0"/>
      <w:marTop w:val="0"/>
      <w:marBottom w:val="0"/>
      <w:divBdr>
        <w:top w:val="none" w:sz="0" w:space="0" w:color="auto"/>
        <w:left w:val="none" w:sz="0" w:space="0" w:color="auto"/>
        <w:bottom w:val="none" w:sz="0" w:space="0" w:color="auto"/>
        <w:right w:val="none" w:sz="0" w:space="0" w:color="auto"/>
      </w:divBdr>
    </w:div>
    <w:div w:id="1687097001">
      <w:bodyDiv w:val="1"/>
      <w:marLeft w:val="0"/>
      <w:marRight w:val="0"/>
      <w:marTop w:val="0"/>
      <w:marBottom w:val="0"/>
      <w:divBdr>
        <w:top w:val="none" w:sz="0" w:space="0" w:color="auto"/>
        <w:left w:val="none" w:sz="0" w:space="0" w:color="auto"/>
        <w:bottom w:val="none" w:sz="0" w:space="0" w:color="auto"/>
        <w:right w:val="none" w:sz="0" w:space="0" w:color="auto"/>
      </w:divBdr>
    </w:div>
    <w:div w:id="1754741044">
      <w:bodyDiv w:val="1"/>
      <w:marLeft w:val="0"/>
      <w:marRight w:val="0"/>
      <w:marTop w:val="0"/>
      <w:marBottom w:val="0"/>
      <w:divBdr>
        <w:top w:val="none" w:sz="0" w:space="0" w:color="auto"/>
        <w:left w:val="none" w:sz="0" w:space="0" w:color="auto"/>
        <w:bottom w:val="none" w:sz="0" w:space="0" w:color="auto"/>
        <w:right w:val="none" w:sz="0" w:space="0" w:color="auto"/>
      </w:divBdr>
    </w:div>
    <w:div w:id="1824854364">
      <w:bodyDiv w:val="1"/>
      <w:marLeft w:val="0"/>
      <w:marRight w:val="0"/>
      <w:marTop w:val="0"/>
      <w:marBottom w:val="0"/>
      <w:divBdr>
        <w:top w:val="none" w:sz="0" w:space="0" w:color="auto"/>
        <w:left w:val="none" w:sz="0" w:space="0" w:color="auto"/>
        <w:bottom w:val="none" w:sz="0" w:space="0" w:color="auto"/>
        <w:right w:val="none" w:sz="0" w:space="0" w:color="auto"/>
      </w:divBdr>
    </w:div>
    <w:div w:id="1881479441">
      <w:bodyDiv w:val="1"/>
      <w:marLeft w:val="0"/>
      <w:marRight w:val="0"/>
      <w:marTop w:val="0"/>
      <w:marBottom w:val="0"/>
      <w:divBdr>
        <w:top w:val="none" w:sz="0" w:space="0" w:color="auto"/>
        <w:left w:val="none" w:sz="0" w:space="0" w:color="auto"/>
        <w:bottom w:val="none" w:sz="0" w:space="0" w:color="auto"/>
        <w:right w:val="none" w:sz="0" w:space="0" w:color="auto"/>
      </w:divBdr>
    </w:div>
    <w:div w:id="1895577734">
      <w:bodyDiv w:val="1"/>
      <w:marLeft w:val="0"/>
      <w:marRight w:val="0"/>
      <w:marTop w:val="0"/>
      <w:marBottom w:val="0"/>
      <w:divBdr>
        <w:top w:val="none" w:sz="0" w:space="0" w:color="auto"/>
        <w:left w:val="none" w:sz="0" w:space="0" w:color="auto"/>
        <w:bottom w:val="none" w:sz="0" w:space="0" w:color="auto"/>
        <w:right w:val="none" w:sz="0" w:space="0" w:color="auto"/>
      </w:divBdr>
    </w:div>
    <w:div w:id="1904482266">
      <w:bodyDiv w:val="1"/>
      <w:marLeft w:val="0"/>
      <w:marRight w:val="0"/>
      <w:marTop w:val="0"/>
      <w:marBottom w:val="0"/>
      <w:divBdr>
        <w:top w:val="none" w:sz="0" w:space="0" w:color="auto"/>
        <w:left w:val="none" w:sz="0" w:space="0" w:color="auto"/>
        <w:bottom w:val="none" w:sz="0" w:space="0" w:color="auto"/>
        <w:right w:val="none" w:sz="0" w:space="0" w:color="auto"/>
      </w:divBdr>
    </w:div>
    <w:div w:id="1957828009">
      <w:bodyDiv w:val="1"/>
      <w:marLeft w:val="0"/>
      <w:marRight w:val="0"/>
      <w:marTop w:val="0"/>
      <w:marBottom w:val="0"/>
      <w:divBdr>
        <w:top w:val="none" w:sz="0" w:space="0" w:color="auto"/>
        <w:left w:val="none" w:sz="0" w:space="0" w:color="auto"/>
        <w:bottom w:val="none" w:sz="0" w:space="0" w:color="auto"/>
        <w:right w:val="none" w:sz="0" w:space="0" w:color="auto"/>
      </w:divBdr>
    </w:div>
    <w:div w:id="1968046716">
      <w:bodyDiv w:val="1"/>
      <w:marLeft w:val="0"/>
      <w:marRight w:val="0"/>
      <w:marTop w:val="0"/>
      <w:marBottom w:val="0"/>
      <w:divBdr>
        <w:top w:val="none" w:sz="0" w:space="0" w:color="auto"/>
        <w:left w:val="none" w:sz="0" w:space="0" w:color="auto"/>
        <w:bottom w:val="none" w:sz="0" w:space="0" w:color="auto"/>
        <w:right w:val="none" w:sz="0" w:space="0" w:color="auto"/>
      </w:divBdr>
    </w:div>
    <w:div w:id="1985351200">
      <w:bodyDiv w:val="1"/>
      <w:marLeft w:val="0"/>
      <w:marRight w:val="0"/>
      <w:marTop w:val="0"/>
      <w:marBottom w:val="0"/>
      <w:divBdr>
        <w:top w:val="none" w:sz="0" w:space="0" w:color="auto"/>
        <w:left w:val="none" w:sz="0" w:space="0" w:color="auto"/>
        <w:bottom w:val="none" w:sz="0" w:space="0" w:color="auto"/>
        <w:right w:val="none" w:sz="0" w:space="0" w:color="auto"/>
      </w:divBdr>
    </w:div>
    <w:div w:id="1991858840">
      <w:bodyDiv w:val="1"/>
      <w:marLeft w:val="0"/>
      <w:marRight w:val="0"/>
      <w:marTop w:val="0"/>
      <w:marBottom w:val="0"/>
      <w:divBdr>
        <w:top w:val="none" w:sz="0" w:space="0" w:color="auto"/>
        <w:left w:val="none" w:sz="0" w:space="0" w:color="auto"/>
        <w:bottom w:val="none" w:sz="0" w:space="0" w:color="auto"/>
        <w:right w:val="none" w:sz="0" w:space="0" w:color="auto"/>
      </w:divBdr>
    </w:div>
    <w:div w:id="2012831767">
      <w:bodyDiv w:val="1"/>
      <w:marLeft w:val="0"/>
      <w:marRight w:val="0"/>
      <w:marTop w:val="0"/>
      <w:marBottom w:val="0"/>
      <w:divBdr>
        <w:top w:val="none" w:sz="0" w:space="0" w:color="auto"/>
        <w:left w:val="none" w:sz="0" w:space="0" w:color="auto"/>
        <w:bottom w:val="none" w:sz="0" w:space="0" w:color="auto"/>
        <w:right w:val="none" w:sz="0" w:space="0" w:color="auto"/>
      </w:divBdr>
    </w:div>
    <w:div w:id="208714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ailto:stamdatabeheer@kbc.be"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emf"/><Relationship Id="rId42" Type="http://schemas.openxmlformats.org/officeDocument/2006/relationships/image" Target="media/image30.png"/><Relationship Id="rId47" Type="http://schemas.openxmlformats.org/officeDocument/2006/relationships/hyperlink" Target="https://kbcgroup.sharepoint.com/:w:/r/sites/259729/Shared%20Documents/General/01_Business_Requirements_Set/TPRM%20Reg%20requirements%20for%20MDG%20v1.01.docx?d=wd4204e93f29743e9902a85de32dd9f36&amp;csf=1&amp;web=1&amp;e=2NuVmQ" TargetMode="External"/><Relationship Id="rId50" Type="http://schemas.openxmlformats.org/officeDocument/2006/relationships/hyperlink" Target="https://kbcgroup.sharepoint.com/:x:/r/sites/259729/Shared%20Documents/General/Tasks/CSOB_task_list.xlsx?d=w8768701d710547e78d2d3e60218ad398&amp;csf=1&amp;web=1&amp;e=wCwWfp" TargetMode="External"/><Relationship Id="rId55" Type="http://schemas.openxmlformats.org/officeDocument/2006/relationships/hyperlink" Target="https://kbcgroup.sharepoint.com/:x:/r/sites/259729/Shared%20Documents/General/Tasks/CSOB_Integration.xlsx?d=wba2ffaf0a6d94d3c821efb486abafd06&amp;csf=1&amp;web=1&amp;e=IySQ3O" TargetMode="External"/><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emf"/><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emf"/><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kbcgroup.sharepoint.com/:x:/r/sites/259729/Shared%20Documents/General/Presentations/Interface_structure.xlsx?d=w19b37b926e114a2fab7b638fe1419703&amp;csf=1&amp;web=1&amp;e=XItaW8" TargetMode="External"/><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hyperlink" Target="mailto:stamdatabeheer@kbc.be" TargetMode="External"/><Relationship Id="rId27" Type="http://schemas.openxmlformats.org/officeDocument/2006/relationships/image" Target="media/image15.png"/><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png"/><Relationship Id="rId48" Type="http://schemas.openxmlformats.org/officeDocument/2006/relationships/hyperlink" Target="https://kbcgroup.sharepoint.com/:x:/r/sites/259729/Shared%20Documents/General/Tasks/CSOB_task_list.xlsx?d=w8768701d710547e78d2d3e60218ad398&amp;csf=1&amp;web=1&amp;e=wCwWfp" TargetMode="External"/><Relationship Id="rId56" Type="http://schemas.openxmlformats.org/officeDocument/2006/relationships/hyperlink" Target="https://kbcgroup.sharepoint.com/:x:/r/sites/259729/Shared%20Documents/General/01_Business_Requirements_Set/Annex%201_KBC_Master%20Data%20Governance_BRQ%20Set_20250602.xlsm?d=wf0646a9960564e919178d0aae3cdf396&amp;csf=1&amp;web=1&amp;e=xCuW1k"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kbcgroup.sharepoint.com/:x:/r/sites/259729/Shared%20Documents/General/Tasks/CSOB_task_list.xlsx?d=w8768701d710547e78d2d3e60218ad398&amp;csf=1&amp;web=1&amp;e=wCwWfp"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emf"/><Relationship Id="rId38" Type="http://schemas.openxmlformats.org/officeDocument/2006/relationships/image" Target="media/image26.png"/><Relationship Id="rId46" Type="http://schemas.openxmlformats.org/officeDocument/2006/relationships/hyperlink" Target="https://kbcgroup.sharepoint.com/:x:/r/sites/259729/Shared%20Documents/General/Tasks/CSOB_task_list.xlsx?d=w8768701d710547e78d2d3e60218ad398&amp;csf=1&amp;web=1&amp;e=wCwWfp" TargetMode="External"/><Relationship Id="rId59"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yperlink" Target="https://kbcgroup.sharepoint.com/:x:/r/sites/259729/Shared%20Documents/General/Tasks/CSOB_task_list.xlsx?d=w8768701d710547e78d2d3e60218ad398&amp;csf=1&amp;web=1&amp;e=wCwWfp"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emf"/><Relationship Id="rId49" Type="http://schemas.openxmlformats.org/officeDocument/2006/relationships/hyperlink" Target="https://kbcgroup.sharepoint.com/:x:/r/sites/259729/Shared%20Documents/General/Tasks/CSOB_task_list.xlsx?d=w8768701d710547e78d2d3e60218ad398&amp;csf=1&amp;web=1&amp;e=wCwWfp"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9.emf"/><Relationship Id="rId44" Type="http://schemas.openxmlformats.org/officeDocument/2006/relationships/image" Target="media/image32.png"/><Relationship Id="rId52" Type="http://schemas.openxmlformats.org/officeDocument/2006/relationships/hyperlink" Target="https://kbcgroup.sharepoint.com/:x:/r/sites/259729/Shared%20Documents/General/Presentations/Request_data_KID.xlsx?d=w1350aff99bf74d989a8d529738aaab68&amp;csf=1&amp;web=1&amp;e=Jovs3r" TargetMode="External"/><Relationship Id="rId6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4.wmf"/></Relationships>
</file>

<file path=word/_rels/header3.xml.rels><?xml version="1.0" encoding="UTF-8" standalone="yes"?>
<Relationships xmlns="http://schemas.openxmlformats.org/package/2006/relationships"><Relationship Id="rId1" Type="http://schemas.openxmlformats.org/officeDocument/2006/relationships/image" Target="media/image34.wm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6DE6F3D2FAD4F468756CEA9D0237D12" ma:contentTypeVersion="18" ma:contentTypeDescription="Vytvoří nový dokument" ma:contentTypeScope="" ma:versionID="63204cd9c9c9b4f04304321f84244e92">
  <xsd:schema xmlns:xsd="http://www.w3.org/2001/XMLSchema" xmlns:xs="http://www.w3.org/2001/XMLSchema" xmlns:p="http://schemas.microsoft.com/office/2006/metadata/properties" xmlns:ns2="a0fd96be-85f7-4378-a895-3c6276b8f0c1" xmlns:ns3="a1554477-14dc-4ff3-b2fc-eb41743bd71d" targetNamespace="http://schemas.microsoft.com/office/2006/metadata/properties" ma:root="true" ma:fieldsID="083e348d596e4da91f461a44cfd2fe40" ns2:_="" ns3:_="">
    <xsd:import namespace="a0fd96be-85f7-4378-a895-3c6276b8f0c1"/>
    <xsd:import namespace="a1554477-14dc-4ff3-b2fc-eb41743bd71d"/>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fd96be-85f7-4378-a895-3c6276b8f0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Značky obrázků" ma:readOnly="false" ma:fieldId="{5cf76f15-5ced-4ddc-b409-7134ff3c332f}" ma:taxonomyMulti="true" ma:sspId="4181e204-79d2-42fe-ba79-25942eaa7d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554477-14dc-4ff3-b2fc-eb41743bd71d" elementFormDefault="qualified">
    <xsd:import namespace="http://schemas.microsoft.com/office/2006/documentManagement/types"/>
    <xsd:import namespace="http://schemas.microsoft.com/office/infopath/2007/PartnerControls"/>
    <xsd:element name="SharedWithUsers" ma:index="1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dílené s podrobnostmi" ma:internalName="SharedWithDetails" ma:readOnly="true">
      <xsd:simpleType>
        <xsd:restriction base="dms:Note">
          <xsd:maxLength value="255"/>
        </xsd:restriction>
      </xsd:simpleType>
    </xsd:element>
    <xsd:element name="TaxCatchAll" ma:index="21" nillable="true" ma:displayName="Taxonomy Catch All Column" ma:hidden="true" ma:list="{f99e207e-b8bd-449f-a0dd-11b29f2bf338}" ma:internalName="TaxCatchAll" ma:showField="CatchAllData" ma:web="a1554477-14dc-4ff3-b2fc-eb41743bd7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1554477-14dc-4ff3-b2fc-eb41743bd71d">
      <UserInfo>
        <DisplayName>Petra Terbrová</DisplayName>
        <AccountId>12</AccountId>
        <AccountType/>
      </UserInfo>
      <UserInfo>
        <DisplayName>Jaroslav Šebesta</DisplayName>
        <AccountId>13</AccountId>
        <AccountType/>
      </UserInfo>
      <UserInfo>
        <DisplayName>Jaroslav Tikal</DisplayName>
        <AccountId>14</AccountId>
        <AccountType/>
      </UserInfo>
      <UserInfo>
        <DisplayName>Luděk Greguš</DisplayName>
        <AccountId>15</AccountId>
        <AccountType/>
      </UserInfo>
      <UserInfo>
        <DisplayName>Tomáš Wiedermann</DisplayName>
        <AccountId>16</AccountId>
        <AccountType/>
      </UserInfo>
    </SharedWithUsers>
    <lcf76f155ced4ddcb4097134ff3c332f xmlns="a0fd96be-85f7-4378-a895-3c6276b8f0c1">
      <Terms xmlns="http://schemas.microsoft.com/office/infopath/2007/PartnerControls"/>
    </lcf76f155ced4ddcb4097134ff3c332f>
    <TaxCatchAll xmlns="a1554477-14dc-4ff3-b2fc-eb41743bd71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E5B14-9EA4-426C-B39F-7EE90BA5E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fd96be-85f7-4378-a895-3c6276b8f0c1"/>
    <ds:schemaRef ds:uri="a1554477-14dc-4ff3-b2fc-eb41743bd7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32E5A2-38D7-4672-864D-BF39C68E9ED5}">
  <ds:schemaRefs>
    <ds:schemaRef ds:uri="http://schemas.microsoft.com/sharepoint/v3/contenttype/forms"/>
  </ds:schemaRefs>
</ds:datastoreItem>
</file>

<file path=customXml/itemProps3.xml><?xml version="1.0" encoding="utf-8"?>
<ds:datastoreItem xmlns:ds="http://schemas.openxmlformats.org/officeDocument/2006/customXml" ds:itemID="{3FD8CA7A-D8B1-4E5F-ABFC-408DB30DBFB6}">
  <ds:schemaRefs>
    <ds:schemaRef ds:uri="http://schemas.microsoft.com/office/2006/metadata/properties"/>
    <ds:schemaRef ds:uri="http://schemas.microsoft.com/office/infopath/2007/PartnerControls"/>
    <ds:schemaRef ds:uri="a1554477-14dc-4ff3-b2fc-eb41743bd71d"/>
    <ds:schemaRef ds:uri="a0fd96be-85f7-4378-a895-3c6276b8f0c1"/>
  </ds:schemaRefs>
</ds:datastoreItem>
</file>

<file path=customXml/itemProps4.xml><?xml version="1.0" encoding="utf-8"?>
<ds:datastoreItem xmlns:ds="http://schemas.openxmlformats.org/officeDocument/2006/customXml" ds:itemID="{4AB5C4D3-7728-4DFB-90AD-F6B407F98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63</Pages>
  <Words>11952</Words>
  <Characters>70520</Characters>
  <Application>Microsoft Office Word</Application>
  <DocSecurity>8</DocSecurity>
  <Lines>587</Lines>
  <Paragraphs>164</Paragraphs>
  <ScaleCrop>false</ScaleCrop>
  <Company>con4PAS a.s.</Company>
  <LinksUpToDate>false</LinksUpToDate>
  <CharactersWithSpaces>82308</CharactersWithSpaces>
  <SharedDoc>false</SharedDoc>
  <HLinks>
    <vt:vector size="552" baseType="variant">
      <vt:variant>
        <vt:i4>917611</vt:i4>
      </vt:variant>
      <vt:variant>
        <vt:i4>663</vt:i4>
      </vt:variant>
      <vt:variant>
        <vt:i4>0</vt:i4>
      </vt:variant>
      <vt:variant>
        <vt:i4>5</vt:i4>
      </vt:variant>
      <vt:variant>
        <vt:lpwstr>https://kbcgroup.sharepoint.com/:w:/r/sites/259729/Shared Documents/General/01_Business_Requirements_Set/TPRM Reg requirements for MDG v1.01.docx?d=wd4204e93f29743e9902a85de32dd9f36&amp;csf=1&amp;web=1&amp;e=2NuVmQ</vt:lpwstr>
      </vt:variant>
      <vt:variant>
        <vt:lpwstr/>
      </vt:variant>
      <vt:variant>
        <vt:i4>196716</vt:i4>
      </vt:variant>
      <vt:variant>
        <vt:i4>660</vt:i4>
      </vt:variant>
      <vt:variant>
        <vt:i4>0</vt:i4>
      </vt:variant>
      <vt:variant>
        <vt:i4>5</vt:i4>
      </vt:variant>
      <vt:variant>
        <vt:lpwstr>https://kbcgroup.sharepoint.com/:x:/r/sites/259729/Shared Documents/General/01_Business_Requirements_Set/Annex 1_KBC_Master Data Governance_BRQ Set_20250602.xlsm?d=wf0646a9960564e919178d0aae3cdf396&amp;csf=1&amp;web=1&amp;e=xCuW1k</vt:lpwstr>
      </vt:variant>
      <vt:variant>
        <vt:lpwstr/>
      </vt:variant>
      <vt:variant>
        <vt:i4>917543</vt:i4>
      </vt:variant>
      <vt:variant>
        <vt:i4>657</vt:i4>
      </vt:variant>
      <vt:variant>
        <vt:i4>0</vt:i4>
      </vt:variant>
      <vt:variant>
        <vt:i4>5</vt:i4>
      </vt:variant>
      <vt:variant>
        <vt:lpwstr>https://kbcgroup.sharepoint.com/:x:/r/sites/259729/Shared Documents/General/Tasks/CSOB_Integration.xlsx?d=wba2ffaf0a6d94d3c821efb486abafd06&amp;csf=1&amp;web=1&amp;e=IySQ3O</vt:lpwstr>
      </vt:variant>
      <vt:variant>
        <vt:lpwstr/>
      </vt:variant>
      <vt:variant>
        <vt:i4>5832783</vt:i4>
      </vt:variant>
      <vt:variant>
        <vt:i4>654</vt:i4>
      </vt:variant>
      <vt:variant>
        <vt:i4>0</vt:i4>
      </vt:variant>
      <vt:variant>
        <vt:i4>5</vt:i4>
      </vt:variant>
      <vt:variant>
        <vt:lpwstr>https://kbcgroup.sharepoint.com/:x:/r/sites/259729/Shared Documents/General/Tasks/CSOB_task_list.xlsx?d=w8768701d710547e78d2d3e60218ad398&amp;csf=1&amp;web=1&amp;e=wCwWfp</vt:lpwstr>
      </vt:variant>
      <vt:variant>
        <vt:lpwstr/>
      </vt:variant>
      <vt:variant>
        <vt:i4>4259891</vt:i4>
      </vt:variant>
      <vt:variant>
        <vt:i4>651</vt:i4>
      </vt:variant>
      <vt:variant>
        <vt:i4>0</vt:i4>
      </vt:variant>
      <vt:variant>
        <vt:i4>5</vt:i4>
      </vt:variant>
      <vt:variant>
        <vt:lpwstr>https://kbcgroup.sharepoint.com/:x:/r/sites/259729/Shared Documents/General/Presentations/Interface_structure.xlsx?d=w19b37b926e114a2fab7b638fe1419703&amp;csf=1&amp;web=1&amp;e=XItaW8</vt:lpwstr>
      </vt:variant>
      <vt:variant>
        <vt:lpwstr/>
      </vt:variant>
      <vt:variant>
        <vt:i4>6815851</vt:i4>
      </vt:variant>
      <vt:variant>
        <vt:i4>648</vt:i4>
      </vt:variant>
      <vt:variant>
        <vt:i4>0</vt:i4>
      </vt:variant>
      <vt:variant>
        <vt:i4>5</vt:i4>
      </vt:variant>
      <vt:variant>
        <vt:lpwstr>https://kbcgroup.sharepoint.com/:x:/r/sites/259729/Shared Documents/General/Presentations/Request_data_KID.xlsx?d=w1350aff99bf74d989a8d529738aaab68&amp;csf=1&amp;web=1&amp;e=Jovs3r</vt:lpwstr>
      </vt:variant>
      <vt:variant>
        <vt:lpwstr/>
      </vt:variant>
      <vt:variant>
        <vt:i4>5832783</vt:i4>
      </vt:variant>
      <vt:variant>
        <vt:i4>645</vt:i4>
      </vt:variant>
      <vt:variant>
        <vt:i4>0</vt:i4>
      </vt:variant>
      <vt:variant>
        <vt:i4>5</vt:i4>
      </vt:variant>
      <vt:variant>
        <vt:lpwstr>https://kbcgroup.sharepoint.com/:x:/r/sites/259729/Shared Documents/General/Tasks/CSOB_task_list.xlsx?d=w8768701d710547e78d2d3e60218ad398&amp;csf=1&amp;web=1&amp;e=wCwWfp</vt:lpwstr>
      </vt:variant>
      <vt:variant>
        <vt:lpwstr/>
      </vt:variant>
      <vt:variant>
        <vt:i4>5832783</vt:i4>
      </vt:variant>
      <vt:variant>
        <vt:i4>642</vt:i4>
      </vt:variant>
      <vt:variant>
        <vt:i4>0</vt:i4>
      </vt:variant>
      <vt:variant>
        <vt:i4>5</vt:i4>
      </vt:variant>
      <vt:variant>
        <vt:lpwstr>https://kbcgroup.sharepoint.com/:x:/r/sites/259729/Shared Documents/General/Tasks/CSOB_task_list.xlsx?d=w8768701d710547e78d2d3e60218ad398&amp;csf=1&amp;web=1&amp;e=wCwWfp</vt:lpwstr>
      </vt:variant>
      <vt:variant>
        <vt:lpwstr/>
      </vt:variant>
      <vt:variant>
        <vt:i4>7864411</vt:i4>
      </vt:variant>
      <vt:variant>
        <vt:i4>633</vt:i4>
      </vt:variant>
      <vt:variant>
        <vt:i4>0</vt:i4>
      </vt:variant>
      <vt:variant>
        <vt:i4>5</vt:i4>
      </vt:variant>
      <vt:variant>
        <vt:lpwstr>https://kbcgroup.sharepoint.com/:b:/r/sites/259729/Shared Documents/General/Presentations/CSOB__Master_Data_Governace__deduplication_matchingWS8.pdf?csf=1&amp;web=1&amp;e=DnhZT8</vt:lpwstr>
      </vt:variant>
      <vt:variant>
        <vt:lpwstr/>
      </vt:variant>
      <vt:variant>
        <vt:i4>5832783</vt:i4>
      </vt:variant>
      <vt:variant>
        <vt:i4>630</vt:i4>
      </vt:variant>
      <vt:variant>
        <vt:i4>0</vt:i4>
      </vt:variant>
      <vt:variant>
        <vt:i4>5</vt:i4>
      </vt:variant>
      <vt:variant>
        <vt:lpwstr>https://kbcgroup.sharepoint.com/:x:/r/sites/259729/Shared Documents/General/Tasks/CSOB_task_list.xlsx?d=w8768701d710547e78d2d3e60218ad398&amp;csf=1&amp;web=1&amp;e=wCwWfp</vt:lpwstr>
      </vt:variant>
      <vt:variant>
        <vt:lpwstr/>
      </vt:variant>
      <vt:variant>
        <vt:i4>5832783</vt:i4>
      </vt:variant>
      <vt:variant>
        <vt:i4>627</vt:i4>
      </vt:variant>
      <vt:variant>
        <vt:i4>0</vt:i4>
      </vt:variant>
      <vt:variant>
        <vt:i4>5</vt:i4>
      </vt:variant>
      <vt:variant>
        <vt:lpwstr>https://kbcgroup.sharepoint.com/:x:/r/sites/259729/Shared Documents/General/Tasks/CSOB_task_list.xlsx?d=w8768701d710547e78d2d3e60218ad398&amp;csf=1&amp;web=1&amp;e=wCwWfp</vt:lpwstr>
      </vt:variant>
      <vt:variant>
        <vt:lpwstr/>
      </vt:variant>
      <vt:variant>
        <vt:i4>917611</vt:i4>
      </vt:variant>
      <vt:variant>
        <vt:i4>621</vt:i4>
      </vt:variant>
      <vt:variant>
        <vt:i4>0</vt:i4>
      </vt:variant>
      <vt:variant>
        <vt:i4>5</vt:i4>
      </vt:variant>
      <vt:variant>
        <vt:lpwstr>https://kbcgroup.sharepoint.com/:w:/r/sites/259729/Shared Documents/General/01_Business_Requirements_Set/TPRM Reg requirements for MDG v1.01.docx?d=wd4204e93f29743e9902a85de32dd9f36&amp;csf=1&amp;web=1&amp;e=2NuVmQ</vt:lpwstr>
      </vt:variant>
      <vt:variant>
        <vt:lpwstr/>
      </vt:variant>
      <vt:variant>
        <vt:i4>5832783</vt:i4>
      </vt:variant>
      <vt:variant>
        <vt:i4>618</vt:i4>
      </vt:variant>
      <vt:variant>
        <vt:i4>0</vt:i4>
      </vt:variant>
      <vt:variant>
        <vt:i4>5</vt:i4>
      </vt:variant>
      <vt:variant>
        <vt:lpwstr>https://kbcgroup.sharepoint.com/:x:/r/sites/259729/Shared Documents/General/Tasks/CSOB_task_list.xlsx?d=w8768701d710547e78d2d3e60218ad398&amp;csf=1&amp;web=1&amp;e=wCwWfp</vt:lpwstr>
      </vt:variant>
      <vt:variant>
        <vt:lpwstr/>
      </vt:variant>
      <vt:variant>
        <vt:i4>917611</vt:i4>
      </vt:variant>
      <vt:variant>
        <vt:i4>615</vt:i4>
      </vt:variant>
      <vt:variant>
        <vt:i4>0</vt:i4>
      </vt:variant>
      <vt:variant>
        <vt:i4>5</vt:i4>
      </vt:variant>
      <vt:variant>
        <vt:lpwstr>https://kbcgroup.sharepoint.com/:w:/r/sites/259729/Shared Documents/General/01_Business_Requirements_Set/TPRM Reg requirements for MDG v1.01.docx?d=wd4204e93f29743e9902a85de32dd9f36&amp;csf=1&amp;web=1&amp;e=2NuVmQ</vt:lpwstr>
      </vt:variant>
      <vt:variant>
        <vt:lpwstr/>
      </vt:variant>
      <vt:variant>
        <vt:i4>5832783</vt:i4>
      </vt:variant>
      <vt:variant>
        <vt:i4>612</vt:i4>
      </vt:variant>
      <vt:variant>
        <vt:i4>0</vt:i4>
      </vt:variant>
      <vt:variant>
        <vt:i4>5</vt:i4>
      </vt:variant>
      <vt:variant>
        <vt:lpwstr>https://kbcgroup.sharepoint.com/:x:/r/sites/259729/Shared Documents/General/Tasks/CSOB_task_list.xlsx?d=w8768701d710547e78d2d3e60218ad398&amp;csf=1&amp;web=1&amp;e=wCwWfp</vt:lpwstr>
      </vt:variant>
      <vt:variant>
        <vt:lpwstr/>
      </vt:variant>
      <vt:variant>
        <vt:i4>327800</vt:i4>
      </vt:variant>
      <vt:variant>
        <vt:i4>516</vt:i4>
      </vt:variant>
      <vt:variant>
        <vt:i4>0</vt:i4>
      </vt:variant>
      <vt:variant>
        <vt:i4>5</vt:i4>
      </vt:variant>
      <vt:variant>
        <vt:lpwstr>mailto:hk-kz@csob.cz</vt:lpwstr>
      </vt:variant>
      <vt:variant>
        <vt:lpwstr/>
      </vt:variant>
      <vt:variant>
        <vt:i4>6684747</vt:i4>
      </vt:variant>
      <vt:variant>
        <vt:i4>513</vt:i4>
      </vt:variant>
      <vt:variant>
        <vt:i4>0</vt:i4>
      </vt:variant>
      <vt:variant>
        <vt:i4>5</vt:i4>
      </vt:variant>
      <vt:variant>
        <vt:lpwstr>mailto:stamdatabeheer@kbc.be</vt:lpwstr>
      </vt:variant>
      <vt:variant>
        <vt:lpwstr/>
      </vt:variant>
      <vt:variant>
        <vt:i4>3276829</vt:i4>
      </vt:variant>
      <vt:variant>
        <vt:i4>501</vt:i4>
      </vt:variant>
      <vt:variant>
        <vt:i4>0</vt:i4>
      </vt:variant>
      <vt:variant>
        <vt:i4>5</vt:i4>
      </vt:variant>
      <vt:variant>
        <vt:lpwstr>hk-kz@csob.cz</vt:lpwstr>
      </vt:variant>
      <vt:variant>
        <vt:lpwstr/>
      </vt:variant>
      <vt:variant>
        <vt:i4>6684747</vt:i4>
      </vt:variant>
      <vt:variant>
        <vt:i4>498</vt:i4>
      </vt:variant>
      <vt:variant>
        <vt:i4>0</vt:i4>
      </vt:variant>
      <vt:variant>
        <vt:i4>5</vt:i4>
      </vt:variant>
      <vt:variant>
        <vt:lpwstr>mailto:stamdatabeheer@kbc.be</vt:lpwstr>
      </vt:variant>
      <vt:variant>
        <vt:lpwstr/>
      </vt:variant>
      <vt:variant>
        <vt:i4>6684747</vt:i4>
      </vt:variant>
      <vt:variant>
        <vt:i4>486</vt:i4>
      </vt:variant>
      <vt:variant>
        <vt:i4>0</vt:i4>
      </vt:variant>
      <vt:variant>
        <vt:i4>5</vt:i4>
      </vt:variant>
      <vt:variant>
        <vt:lpwstr>mailto:stamdatabeheer@kbc.be</vt:lpwstr>
      </vt:variant>
      <vt:variant>
        <vt:lpwstr/>
      </vt:variant>
      <vt:variant>
        <vt:i4>6684747</vt:i4>
      </vt:variant>
      <vt:variant>
        <vt:i4>450</vt:i4>
      </vt:variant>
      <vt:variant>
        <vt:i4>0</vt:i4>
      </vt:variant>
      <vt:variant>
        <vt:i4>5</vt:i4>
      </vt:variant>
      <vt:variant>
        <vt:lpwstr>mailto:stamdatabeheer@kbc.be</vt:lpwstr>
      </vt:variant>
      <vt:variant>
        <vt:lpwstr/>
      </vt:variant>
      <vt:variant>
        <vt:i4>3276829</vt:i4>
      </vt:variant>
      <vt:variant>
        <vt:i4>444</vt:i4>
      </vt:variant>
      <vt:variant>
        <vt:i4>0</vt:i4>
      </vt:variant>
      <vt:variant>
        <vt:i4>5</vt:i4>
      </vt:variant>
      <vt:variant>
        <vt:lpwstr>hk-kz@csob.cz</vt:lpwstr>
      </vt:variant>
      <vt:variant>
        <vt:lpwstr/>
      </vt:variant>
      <vt:variant>
        <vt:i4>1114164</vt:i4>
      </vt:variant>
      <vt:variant>
        <vt:i4>416</vt:i4>
      </vt:variant>
      <vt:variant>
        <vt:i4>0</vt:i4>
      </vt:variant>
      <vt:variant>
        <vt:i4>5</vt:i4>
      </vt:variant>
      <vt:variant>
        <vt:lpwstr/>
      </vt:variant>
      <vt:variant>
        <vt:lpwstr>_Toc228985688</vt:lpwstr>
      </vt:variant>
      <vt:variant>
        <vt:i4>1114164</vt:i4>
      </vt:variant>
      <vt:variant>
        <vt:i4>410</vt:i4>
      </vt:variant>
      <vt:variant>
        <vt:i4>0</vt:i4>
      </vt:variant>
      <vt:variant>
        <vt:i4>5</vt:i4>
      </vt:variant>
      <vt:variant>
        <vt:lpwstr/>
      </vt:variant>
      <vt:variant>
        <vt:lpwstr>_Toc228985687</vt:lpwstr>
      </vt:variant>
      <vt:variant>
        <vt:i4>1114164</vt:i4>
      </vt:variant>
      <vt:variant>
        <vt:i4>404</vt:i4>
      </vt:variant>
      <vt:variant>
        <vt:i4>0</vt:i4>
      </vt:variant>
      <vt:variant>
        <vt:i4>5</vt:i4>
      </vt:variant>
      <vt:variant>
        <vt:lpwstr/>
      </vt:variant>
      <vt:variant>
        <vt:lpwstr>_Toc228985686</vt:lpwstr>
      </vt:variant>
      <vt:variant>
        <vt:i4>1114164</vt:i4>
      </vt:variant>
      <vt:variant>
        <vt:i4>398</vt:i4>
      </vt:variant>
      <vt:variant>
        <vt:i4>0</vt:i4>
      </vt:variant>
      <vt:variant>
        <vt:i4>5</vt:i4>
      </vt:variant>
      <vt:variant>
        <vt:lpwstr/>
      </vt:variant>
      <vt:variant>
        <vt:lpwstr>_Toc228985685</vt:lpwstr>
      </vt:variant>
      <vt:variant>
        <vt:i4>1114164</vt:i4>
      </vt:variant>
      <vt:variant>
        <vt:i4>392</vt:i4>
      </vt:variant>
      <vt:variant>
        <vt:i4>0</vt:i4>
      </vt:variant>
      <vt:variant>
        <vt:i4>5</vt:i4>
      </vt:variant>
      <vt:variant>
        <vt:lpwstr/>
      </vt:variant>
      <vt:variant>
        <vt:lpwstr>_Toc228985684</vt:lpwstr>
      </vt:variant>
      <vt:variant>
        <vt:i4>1114164</vt:i4>
      </vt:variant>
      <vt:variant>
        <vt:i4>386</vt:i4>
      </vt:variant>
      <vt:variant>
        <vt:i4>0</vt:i4>
      </vt:variant>
      <vt:variant>
        <vt:i4>5</vt:i4>
      </vt:variant>
      <vt:variant>
        <vt:lpwstr/>
      </vt:variant>
      <vt:variant>
        <vt:lpwstr>_Toc228985683</vt:lpwstr>
      </vt:variant>
      <vt:variant>
        <vt:i4>1114164</vt:i4>
      </vt:variant>
      <vt:variant>
        <vt:i4>380</vt:i4>
      </vt:variant>
      <vt:variant>
        <vt:i4>0</vt:i4>
      </vt:variant>
      <vt:variant>
        <vt:i4>5</vt:i4>
      </vt:variant>
      <vt:variant>
        <vt:lpwstr/>
      </vt:variant>
      <vt:variant>
        <vt:lpwstr>_Toc228985682</vt:lpwstr>
      </vt:variant>
      <vt:variant>
        <vt:i4>1114164</vt:i4>
      </vt:variant>
      <vt:variant>
        <vt:i4>374</vt:i4>
      </vt:variant>
      <vt:variant>
        <vt:i4>0</vt:i4>
      </vt:variant>
      <vt:variant>
        <vt:i4>5</vt:i4>
      </vt:variant>
      <vt:variant>
        <vt:lpwstr/>
      </vt:variant>
      <vt:variant>
        <vt:lpwstr>_Toc228985681</vt:lpwstr>
      </vt:variant>
      <vt:variant>
        <vt:i4>1114164</vt:i4>
      </vt:variant>
      <vt:variant>
        <vt:i4>368</vt:i4>
      </vt:variant>
      <vt:variant>
        <vt:i4>0</vt:i4>
      </vt:variant>
      <vt:variant>
        <vt:i4>5</vt:i4>
      </vt:variant>
      <vt:variant>
        <vt:lpwstr/>
      </vt:variant>
      <vt:variant>
        <vt:lpwstr>_Toc228985680</vt:lpwstr>
      </vt:variant>
      <vt:variant>
        <vt:i4>1966132</vt:i4>
      </vt:variant>
      <vt:variant>
        <vt:i4>362</vt:i4>
      </vt:variant>
      <vt:variant>
        <vt:i4>0</vt:i4>
      </vt:variant>
      <vt:variant>
        <vt:i4>5</vt:i4>
      </vt:variant>
      <vt:variant>
        <vt:lpwstr/>
      </vt:variant>
      <vt:variant>
        <vt:lpwstr>_Toc228985679</vt:lpwstr>
      </vt:variant>
      <vt:variant>
        <vt:i4>1966132</vt:i4>
      </vt:variant>
      <vt:variant>
        <vt:i4>356</vt:i4>
      </vt:variant>
      <vt:variant>
        <vt:i4>0</vt:i4>
      </vt:variant>
      <vt:variant>
        <vt:i4>5</vt:i4>
      </vt:variant>
      <vt:variant>
        <vt:lpwstr/>
      </vt:variant>
      <vt:variant>
        <vt:lpwstr>_Toc228985678</vt:lpwstr>
      </vt:variant>
      <vt:variant>
        <vt:i4>1966132</vt:i4>
      </vt:variant>
      <vt:variant>
        <vt:i4>350</vt:i4>
      </vt:variant>
      <vt:variant>
        <vt:i4>0</vt:i4>
      </vt:variant>
      <vt:variant>
        <vt:i4>5</vt:i4>
      </vt:variant>
      <vt:variant>
        <vt:lpwstr/>
      </vt:variant>
      <vt:variant>
        <vt:lpwstr>_Toc228985677</vt:lpwstr>
      </vt:variant>
      <vt:variant>
        <vt:i4>1966132</vt:i4>
      </vt:variant>
      <vt:variant>
        <vt:i4>344</vt:i4>
      </vt:variant>
      <vt:variant>
        <vt:i4>0</vt:i4>
      </vt:variant>
      <vt:variant>
        <vt:i4>5</vt:i4>
      </vt:variant>
      <vt:variant>
        <vt:lpwstr/>
      </vt:variant>
      <vt:variant>
        <vt:lpwstr>_Toc228985676</vt:lpwstr>
      </vt:variant>
      <vt:variant>
        <vt:i4>1966132</vt:i4>
      </vt:variant>
      <vt:variant>
        <vt:i4>338</vt:i4>
      </vt:variant>
      <vt:variant>
        <vt:i4>0</vt:i4>
      </vt:variant>
      <vt:variant>
        <vt:i4>5</vt:i4>
      </vt:variant>
      <vt:variant>
        <vt:lpwstr/>
      </vt:variant>
      <vt:variant>
        <vt:lpwstr>_Toc228985675</vt:lpwstr>
      </vt:variant>
      <vt:variant>
        <vt:i4>1966132</vt:i4>
      </vt:variant>
      <vt:variant>
        <vt:i4>332</vt:i4>
      </vt:variant>
      <vt:variant>
        <vt:i4>0</vt:i4>
      </vt:variant>
      <vt:variant>
        <vt:i4>5</vt:i4>
      </vt:variant>
      <vt:variant>
        <vt:lpwstr/>
      </vt:variant>
      <vt:variant>
        <vt:lpwstr>_Toc228985674</vt:lpwstr>
      </vt:variant>
      <vt:variant>
        <vt:i4>1966132</vt:i4>
      </vt:variant>
      <vt:variant>
        <vt:i4>326</vt:i4>
      </vt:variant>
      <vt:variant>
        <vt:i4>0</vt:i4>
      </vt:variant>
      <vt:variant>
        <vt:i4>5</vt:i4>
      </vt:variant>
      <vt:variant>
        <vt:lpwstr/>
      </vt:variant>
      <vt:variant>
        <vt:lpwstr>_Toc228985673</vt:lpwstr>
      </vt:variant>
      <vt:variant>
        <vt:i4>1966132</vt:i4>
      </vt:variant>
      <vt:variant>
        <vt:i4>320</vt:i4>
      </vt:variant>
      <vt:variant>
        <vt:i4>0</vt:i4>
      </vt:variant>
      <vt:variant>
        <vt:i4>5</vt:i4>
      </vt:variant>
      <vt:variant>
        <vt:lpwstr/>
      </vt:variant>
      <vt:variant>
        <vt:lpwstr>_Toc228985672</vt:lpwstr>
      </vt:variant>
      <vt:variant>
        <vt:i4>1966132</vt:i4>
      </vt:variant>
      <vt:variant>
        <vt:i4>314</vt:i4>
      </vt:variant>
      <vt:variant>
        <vt:i4>0</vt:i4>
      </vt:variant>
      <vt:variant>
        <vt:i4>5</vt:i4>
      </vt:variant>
      <vt:variant>
        <vt:lpwstr/>
      </vt:variant>
      <vt:variant>
        <vt:lpwstr>_Toc228985671</vt:lpwstr>
      </vt:variant>
      <vt:variant>
        <vt:i4>1966132</vt:i4>
      </vt:variant>
      <vt:variant>
        <vt:i4>308</vt:i4>
      </vt:variant>
      <vt:variant>
        <vt:i4>0</vt:i4>
      </vt:variant>
      <vt:variant>
        <vt:i4>5</vt:i4>
      </vt:variant>
      <vt:variant>
        <vt:lpwstr/>
      </vt:variant>
      <vt:variant>
        <vt:lpwstr>_Toc228985670</vt:lpwstr>
      </vt:variant>
      <vt:variant>
        <vt:i4>2031668</vt:i4>
      </vt:variant>
      <vt:variant>
        <vt:i4>302</vt:i4>
      </vt:variant>
      <vt:variant>
        <vt:i4>0</vt:i4>
      </vt:variant>
      <vt:variant>
        <vt:i4>5</vt:i4>
      </vt:variant>
      <vt:variant>
        <vt:lpwstr/>
      </vt:variant>
      <vt:variant>
        <vt:lpwstr>_Toc228985669</vt:lpwstr>
      </vt:variant>
      <vt:variant>
        <vt:i4>2031668</vt:i4>
      </vt:variant>
      <vt:variant>
        <vt:i4>296</vt:i4>
      </vt:variant>
      <vt:variant>
        <vt:i4>0</vt:i4>
      </vt:variant>
      <vt:variant>
        <vt:i4>5</vt:i4>
      </vt:variant>
      <vt:variant>
        <vt:lpwstr/>
      </vt:variant>
      <vt:variant>
        <vt:lpwstr>_Toc228985668</vt:lpwstr>
      </vt:variant>
      <vt:variant>
        <vt:i4>2031668</vt:i4>
      </vt:variant>
      <vt:variant>
        <vt:i4>290</vt:i4>
      </vt:variant>
      <vt:variant>
        <vt:i4>0</vt:i4>
      </vt:variant>
      <vt:variant>
        <vt:i4>5</vt:i4>
      </vt:variant>
      <vt:variant>
        <vt:lpwstr/>
      </vt:variant>
      <vt:variant>
        <vt:lpwstr>_Toc228985667</vt:lpwstr>
      </vt:variant>
      <vt:variant>
        <vt:i4>2031668</vt:i4>
      </vt:variant>
      <vt:variant>
        <vt:i4>284</vt:i4>
      </vt:variant>
      <vt:variant>
        <vt:i4>0</vt:i4>
      </vt:variant>
      <vt:variant>
        <vt:i4>5</vt:i4>
      </vt:variant>
      <vt:variant>
        <vt:lpwstr/>
      </vt:variant>
      <vt:variant>
        <vt:lpwstr>_Toc228985666</vt:lpwstr>
      </vt:variant>
      <vt:variant>
        <vt:i4>2031668</vt:i4>
      </vt:variant>
      <vt:variant>
        <vt:i4>278</vt:i4>
      </vt:variant>
      <vt:variant>
        <vt:i4>0</vt:i4>
      </vt:variant>
      <vt:variant>
        <vt:i4>5</vt:i4>
      </vt:variant>
      <vt:variant>
        <vt:lpwstr/>
      </vt:variant>
      <vt:variant>
        <vt:lpwstr>_Toc228985665</vt:lpwstr>
      </vt:variant>
      <vt:variant>
        <vt:i4>2031668</vt:i4>
      </vt:variant>
      <vt:variant>
        <vt:i4>272</vt:i4>
      </vt:variant>
      <vt:variant>
        <vt:i4>0</vt:i4>
      </vt:variant>
      <vt:variant>
        <vt:i4>5</vt:i4>
      </vt:variant>
      <vt:variant>
        <vt:lpwstr/>
      </vt:variant>
      <vt:variant>
        <vt:lpwstr>_Toc228985664</vt:lpwstr>
      </vt:variant>
      <vt:variant>
        <vt:i4>2031668</vt:i4>
      </vt:variant>
      <vt:variant>
        <vt:i4>266</vt:i4>
      </vt:variant>
      <vt:variant>
        <vt:i4>0</vt:i4>
      </vt:variant>
      <vt:variant>
        <vt:i4>5</vt:i4>
      </vt:variant>
      <vt:variant>
        <vt:lpwstr/>
      </vt:variant>
      <vt:variant>
        <vt:lpwstr>_Toc228985663</vt:lpwstr>
      </vt:variant>
      <vt:variant>
        <vt:i4>2031668</vt:i4>
      </vt:variant>
      <vt:variant>
        <vt:i4>260</vt:i4>
      </vt:variant>
      <vt:variant>
        <vt:i4>0</vt:i4>
      </vt:variant>
      <vt:variant>
        <vt:i4>5</vt:i4>
      </vt:variant>
      <vt:variant>
        <vt:lpwstr/>
      </vt:variant>
      <vt:variant>
        <vt:lpwstr>_Toc228985662</vt:lpwstr>
      </vt:variant>
      <vt:variant>
        <vt:i4>2031668</vt:i4>
      </vt:variant>
      <vt:variant>
        <vt:i4>254</vt:i4>
      </vt:variant>
      <vt:variant>
        <vt:i4>0</vt:i4>
      </vt:variant>
      <vt:variant>
        <vt:i4>5</vt:i4>
      </vt:variant>
      <vt:variant>
        <vt:lpwstr/>
      </vt:variant>
      <vt:variant>
        <vt:lpwstr>_Toc228985661</vt:lpwstr>
      </vt:variant>
      <vt:variant>
        <vt:i4>2031668</vt:i4>
      </vt:variant>
      <vt:variant>
        <vt:i4>248</vt:i4>
      </vt:variant>
      <vt:variant>
        <vt:i4>0</vt:i4>
      </vt:variant>
      <vt:variant>
        <vt:i4>5</vt:i4>
      </vt:variant>
      <vt:variant>
        <vt:lpwstr/>
      </vt:variant>
      <vt:variant>
        <vt:lpwstr>_Toc228985660</vt:lpwstr>
      </vt:variant>
      <vt:variant>
        <vt:i4>1835060</vt:i4>
      </vt:variant>
      <vt:variant>
        <vt:i4>242</vt:i4>
      </vt:variant>
      <vt:variant>
        <vt:i4>0</vt:i4>
      </vt:variant>
      <vt:variant>
        <vt:i4>5</vt:i4>
      </vt:variant>
      <vt:variant>
        <vt:lpwstr/>
      </vt:variant>
      <vt:variant>
        <vt:lpwstr>_Toc228985659</vt:lpwstr>
      </vt:variant>
      <vt:variant>
        <vt:i4>1835060</vt:i4>
      </vt:variant>
      <vt:variant>
        <vt:i4>236</vt:i4>
      </vt:variant>
      <vt:variant>
        <vt:i4>0</vt:i4>
      </vt:variant>
      <vt:variant>
        <vt:i4>5</vt:i4>
      </vt:variant>
      <vt:variant>
        <vt:lpwstr/>
      </vt:variant>
      <vt:variant>
        <vt:lpwstr>_Toc228985658</vt:lpwstr>
      </vt:variant>
      <vt:variant>
        <vt:i4>1835060</vt:i4>
      </vt:variant>
      <vt:variant>
        <vt:i4>230</vt:i4>
      </vt:variant>
      <vt:variant>
        <vt:i4>0</vt:i4>
      </vt:variant>
      <vt:variant>
        <vt:i4>5</vt:i4>
      </vt:variant>
      <vt:variant>
        <vt:lpwstr/>
      </vt:variant>
      <vt:variant>
        <vt:lpwstr>_Toc228985657</vt:lpwstr>
      </vt:variant>
      <vt:variant>
        <vt:i4>1835060</vt:i4>
      </vt:variant>
      <vt:variant>
        <vt:i4>224</vt:i4>
      </vt:variant>
      <vt:variant>
        <vt:i4>0</vt:i4>
      </vt:variant>
      <vt:variant>
        <vt:i4>5</vt:i4>
      </vt:variant>
      <vt:variant>
        <vt:lpwstr/>
      </vt:variant>
      <vt:variant>
        <vt:lpwstr>_Toc228985656</vt:lpwstr>
      </vt:variant>
      <vt:variant>
        <vt:i4>1835060</vt:i4>
      </vt:variant>
      <vt:variant>
        <vt:i4>218</vt:i4>
      </vt:variant>
      <vt:variant>
        <vt:i4>0</vt:i4>
      </vt:variant>
      <vt:variant>
        <vt:i4>5</vt:i4>
      </vt:variant>
      <vt:variant>
        <vt:lpwstr/>
      </vt:variant>
      <vt:variant>
        <vt:lpwstr>_Toc228985655</vt:lpwstr>
      </vt:variant>
      <vt:variant>
        <vt:i4>1835060</vt:i4>
      </vt:variant>
      <vt:variant>
        <vt:i4>212</vt:i4>
      </vt:variant>
      <vt:variant>
        <vt:i4>0</vt:i4>
      </vt:variant>
      <vt:variant>
        <vt:i4>5</vt:i4>
      </vt:variant>
      <vt:variant>
        <vt:lpwstr/>
      </vt:variant>
      <vt:variant>
        <vt:lpwstr>_Toc228985654</vt:lpwstr>
      </vt:variant>
      <vt:variant>
        <vt:i4>1835060</vt:i4>
      </vt:variant>
      <vt:variant>
        <vt:i4>206</vt:i4>
      </vt:variant>
      <vt:variant>
        <vt:i4>0</vt:i4>
      </vt:variant>
      <vt:variant>
        <vt:i4>5</vt:i4>
      </vt:variant>
      <vt:variant>
        <vt:lpwstr/>
      </vt:variant>
      <vt:variant>
        <vt:lpwstr>_Toc228985653</vt:lpwstr>
      </vt:variant>
      <vt:variant>
        <vt:i4>1835060</vt:i4>
      </vt:variant>
      <vt:variant>
        <vt:i4>200</vt:i4>
      </vt:variant>
      <vt:variant>
        <vt:i4>0</vt:i4>
      </vt:variant>
      <vt:variant>
        <vt:i4>5</vt:i4>
      </vt:variant>
      <vt:variant>
        <vt:lpwstr/>
      </vt:variant>
      <vt:variant>
        <vt:lpwstr>_Toc228985652</vt:lpwstr>
      </vt:variant>
      <vt:variant>
        <vt:i4>1835060</vt:i4>
      </vt:variant>
      <vt:variant>
        <vt:i4>194</vt:i4>
      </vt:variant>
      <vt:variant>
        <vt:i4>0</vt:i4>
      </vt:variant>
      <vt:variant>
        <vt:i4>5</vt:i4>
      </vt:variant>
      <vt:variant>
        <vt:lpwstr/>
      </vt:variant>
      <vt:variant>
        <vt:lpwstr>_Toc228985651</vt:lpwstr>
      </vt:variant>
      <vt:variant>
        <vt:i4>1835060</vt:i4>
      </vt:variant>
      <vt:variant>
        <vt:i4>188</vt:i4>
      </vt:variant>
      <vt:variant>
        <vt:i4>0</vt:i4>
      </vt:variant>
      <vt:variant>
        <vt:i4>5</vt:i4>
      </vt:variant>
      <vt:variant>
        <vt:lpwstr/>
      </vt:variant>
      <vt:variant>
        <vt:lpwstr>_Toc228985650</vt:lpwstr>
      </vt:variant>
      <vt:variant>
        <vt:i4>1900596</vt:i4>
      </vt:variant>
      <vt:variant>
        <vt:i4>182</vt:i4>
      </vt:variant>
      <vt:variant>
        <vt:i4>0</vt:i4>
      </vt:variant>
      <vt:variant>
        <vt:i4>5</vt:i4>
      </vt:variant>
      <vt:variant>
        <vt:lpwstr/>
      </vt:variant>
      <vt:variant>
        <vt:lpwstr>_Toc228985649</vt:lpwstr>
      </vt:variant>
      <vt:variant>
        <vt:i4>1900596</vt:i4>
      </vt:variant>
      <vt:variant>
        <vt:i4>176</vt:i4>
      </vt:variant>
      <vt:variant>
        <vt:i4>0</vt:i4>
      </vt:variant>
      <vt:variant>
        <vt:i4>5</vt:i4>
      </vt:variant>
      <vt:variant>
        <vt:lpwstr/>
      </vt:variant>
      <vt:variant>
        <vt:lpwstr>_Toc228985648</vt:lpwstr>
      </vt:variant>
      <vt:variant>
        <vt:i4>1900596</vt:i4>
      </vt:variant>
      <vt:variant>
        <vt:i4>170</vt:i4>
      </vt:variant>
      <vt:variant>
        <vt:i4>0</vt:i4>
      </vt:variant>
      <vt:variant>
        <vt:i4>5</vt:i4>
      </vt:variant>
      <vt:variant>
        <vt:lpwstr/>
      </vt:variant>
      <vt:variant>
        <vt:lpwstr>_Toc228985647</vt:lpwstr>
      </vt:variant>
      <vt:variant>
        <vt:i4>1900596</vt:i4>
      </vt:variant>
      <vt:variant>
        <vt:i4>164</vt:i4>
      </vt:variant>
      <vt:variant>
        <vt:i4>0</vt:i4>
      </vt:variant>
      <vt:variant>
        <vt:i4>5</vt:i4>
      </vt:variant>
      <vt:variant>
        <vt:lpwstr/>
      </vt:variant>
      <vt:variant>
        <vt:lpwstr>_Toc228985646</vt:lpwstr>
      </vt:variant>
      <vt:variant>
        <vt:i4>1900596</vt:i4>
      </vt:variant>
      <vt:variant>
        <vt:i4>158</vt:i4>
      </vt:variant>
      <vt:variant>
        <vt:i4>0</vt:i4>
      </vt:variant>
      <vt:variant>
        <vt:i4>5</vt:i4>
      </vt:variant>
      <vt:variant>
        <vt:lpwstr/>
      </vt:variant>
      <vt:variant>
        <vt:lpwstr>_Toc228985645</vt:lpwstr>
      </vt:variant>
      <vt:variant>
        <vt:i4>1900596</vt:i4>
      </vt:variant>
      <vt:variant>
        <vt:i4>152</vt:i4>
      </vt:variant>
      <vt:variant>
        <vt:i4>0</vt:i4>
      </vt:variant>
      <vt:variant>
        <vt:i4>5</vt:i4>
      </vt:variant>
      <vt:variant>
        <vt:lpwstr/>
      </vt:variant>
      <vt:variant>
        <vt:lpwstr>_Toc228985644</vt:lpwstr>
      </vt:variant>
      <vt:variant>
        <vt:i4>1900596</vt:i4>
      </vt:variant>
      <vt:variant>
        <vt:i4>146</vt:i4>
      </vt:variant>
      <vt:variant>
        <vt:i4>0</vt:i4>
      </vt:variant>
      <vt:variant>
        <vt:i4>5</vt:i4>
      </vt:variant>
      <vt:variant>
        <vt:lpwstr/>
      </vt:variant>
      <vt:variant>
        <vt:lpwstr>_Toc228985643</vt:lpwstr>
      </vt:variant>
      <vt:variant>
        <vt:i4>1900596</vt:i4>
      </vt:variant>
      <vt:variant>
        <vt:i4>140</vt:i4>
      </vt:variant>
      <vt:variant>
        <vt:i4>0</vt:i4>
      </vt:variant>
      <vt:variant>
        <vt:i4>5</vt:i4>
      </vt:variant>
      <vt:variant>
        <vt:lpwstr/>
      </vt:variant>
      <vt:variant>
        <vt:lpwstr>_Toc228985642</vt:lpwstr>
      </vt:variant>
      <vt:variant>
        <vt:i4>1900596</vt:i4>
      </vt:variant>
      <vt:variant>
        <vt:i4>134</vt:i4>
      </vt:variant>
      <vt:variant>
        <vt:i4>0</vt:i4>
      </vt:variant>
      <vt:variant>
        <vt:i4>5</vt:i4>
      </vt:variant>
      <vt:variant>
        <vt:lpwstr/>
      </vt:variant>
      <vt:variant>
        <vt:lpwstr>_Toc228985641</vt:lpwstr>
      </vt:variant>
      <vt:variant>
        <vt:i4>1900596</vt:i4>
      </vt:variant>
      <vt:variant>
        <vt:i4>128</vt:i4>
      </vt:variant>
      <vt:variant>
        <vt:i4>0</vt:i4>
      </vt:variant>
      <vt:variant>
        <vt:i4>5</vt:i4>
      </vt:variant>
      <vt:variant>
        <vt:lpwstr/>
      </vt:variant>
      <vt:variant>
        <vt:lpwstr>_Toc228985640</vt:lpwstr>
      </vt:variant>
      <vt:variant>
        <vt:i4>1703988</vt:i4>
      </vt:variant>
      <vt:variant>
        <vt:i4>122</vt:i4>
      </vt:variant>
      <vt:variant>
        <vt:i4>0</vt:i4>
      </vt:variant>
      <vt:variant>
        <vt:i4>5</vt:i4>
      </vt:variant>
      <vt:variant>
        <vt:lpwstr/>
      </vt:variant>
      <vt:variant>
        <vt:lpwstr>_Toc228985639</vt:lpwstr>
      </vt:variant>
      <vt:variant>
        <vt:i4>1703988</vt:i4>
      </vt:variant>
      <vt:variant>
        <vt:i4>116</vt:i4>
      </vt:variant>
      <vt:variant>
        <vt:i4>0</vt:i4>
      </vt:variant>
      <vt:variant>
        <vt:i4>5</vt:i4>
      </vt:variant>
      <vt:variant>
        <vt:lpwstr/>
      </vt:variant>
      <vt:variant>
        <vt:lpwstr>_Toc228985638</vt:lpwstr>
      </vt:variant>
      <vt:variant>
        <vt:i4>1703988</vt:i4>
      </vt:variant>
      <vt:variant>
        <vt:i4>110</vt:i4>
      </vt:variant>
      <vt:variant>
        <vt:i4>0</vt:i4>
      </vt:variant>
      <vt:variant>
        <vt:i4>5</vt:i4>
      </vt:variant>
      <vt:variant>
        <vt:lpwstr/>
      </vt:variant>
      <vt:variant>
        <vt:lpwstr>_Toc228985637</vt:lpwstr>
      </vt:variant>
      <vt:variant>
        <vt:i4>1703988</vt:i4>
      </vt:variant>
      <vt:variant>
        <vt:i4>104</vt:i4>
      </vt:variant>
      <vt:variant>
        <vt:i4>0</vt:i4>
      </vt:variant>
      <vt:variant>
        <vt:i4>5</vt:i4>
      </vt:variant>
      <vt:variant>
        <vt:lpwstr/>
      </vt:variant>
      <vt:variant>
        <vt:lpwstr>_Toc228985636</vt:lpwstr>
      </vt:variant>
      <vt:variant>
        <vt:i4>1703988</vt:i4>
      </vt:variant>
      <vt:variant>
        <vt:i4>98</vt:i4>
      </vt:variant>
      <vt:variant>
        <vt:i4>0</vt:i4>
      </vt:variant>
      <vt:variant>
        <vt:i4>5</vt:i4>
      </vt:variant>
      <vt:variant>
        <vt:lpwstr/>
      </vt:variant>
      <vt:variant>
        <vt:lpwstr>_Toc228985635</vt:lpwstr>
      </vt:variant>
      <vt:variant>
        <vt:i4>1703988</vt:i4>
      </vt:variant>
      <vt:variant>
        <vt:i4>92</vt:i4>
      </vt:variant>
      <vt:variant>
        <vt:i4>0</vt:i4>
      </vt:variant>
      <vt:variant>
        <vt:i4>5</vt:i4>
      </vt:variant>
      <vt:variant>
        <vt:lpwstr/>
      </vt:variant>
      <vt:variant>
        <vt:lpwstr>_Toc228985634</vt:lpwstr>
      </vt:variant>
      <vt:variant>
        <vt:i4>1703988</vt:i4>
      </vt:variant>
      <vt:variant>
        <vt:i4>86</vt:i4>
      </vt:variant>
      <vt:variant>
        <vt:i4>0</vt:i4>
      </vt:variant>
      <vt:variant>
        <vt:i4>5</vt:i4>
      </vt:variant>
      <vt:variant>
        <vt:lpwstr/>
      </vt:variant>
      <vt:variant>
        <vt:lpwstr>_Toc228985633</vt:lpwstr>
      </vt:variant>
      <vt:variant>
        <vt:i4>1703988</vt:i4>
      </vt:variant>
      <vt:variant>
        <vt:i4>80</vt:i4>
      </vt:variant>
      <vt:variant>
        <vt:i4>0</vt:i4>
      </vt:variant>
      <vt:variant>
        <vt:i4>5</vt:i4>
      </vt:variant>
      <vt:variant>
        <vt:lpwstr/>
      </vt:variant>
      <vt:variant>
        <vt:lpwstr>_Toc228985632</vt:lpwstr>
      </vt:variant>
      <vt:variant>
        <vt:i4>1703988</vt:i4>
      </vt:variant>
      <vt:variant>
        <vt:i4>74</vt:i4>
      </vt:variant>
      <vt:variant>
        <vt:i4>0</vt:i4>
      </vt:variant>
      <vt:variant>
        <vt:i4>5</vt:i4>
      </vt:variant>
      <vt:variant>
        <vt:lpwstr/>
      </vt:variant>
      <vt:variant>
        <vt:lpwstr>_Toc228985631</vt:lpwstr>
      </vt:variant>
      <vt:variant>
        <vt:i4>1703988</vt:i4>
      </vt:variant>
      <vt:variant>
        <vt:i4>68</vt:i4>
      </vt:variant>
      <vt:variant>
        <vt:i4>0</vt:i4>
      </vt:variant>
      <vt:variant>
        <vt:i4>5</vt:i4>
      </vt:variant>
      <vt:variant>
        <vt:lpwstr/>
      </vt:variant>
      <vt:variant>
        <vt:lpwstr>_Toc228985630</vt:lpwstr>
      </vt:variant>
      <vt:variant>
        <vt:i4>1769524</vt:i4>
      </vt:variant>
      <vt:variant>
        <vt:i4>62</vt:i4>
      </vt:variant>
      <vt:variant>
        <vt:i4>0</vt:i4>
      </vt:variant>
      <vt:variant>
        <vt:i4>5</vt:i4>
      </vt:variant>
      <vt:variant>
        <vt:lpwstr/>
      </vt:variant>
      <vt:variant>
        <vt:lpwstr>_Toc228985629</vt:lpwstr>
      </vt:variant>
      <vt:variant>
        <vt:i4>1769524</vt:i4>
      </vt:variant>
      <vt:variant>
        <vt:i4>56</vt:i4>
      </vt:variant>
      <vt:variant>
        <vt:i4>0</vt:i4>
      </vt:variant>
      <vt:variant>
        <vt:i4>5</vt:i4>
      </vt:variant>
      <vt:variant>
        <vt:lpwstr/>
      </vt:variant>
      <vt:variant>
        <vt:lpwstr>_Toc228985628</vt:lpwstr>
      </vt:variant>
      <vt:variant>
        <vt:i4>1769524</vt:i4>
      </vt:variant>
      <vt:variant>
        <vt:i4>50</vt:i4>
      </vt:variant>
      <vt:variant>
        <vt:i4>0</vt:i4>
      </vt:variant>
      <vt:variant>
        <vt:i4>5</vt:i4>
      </vt:variant>
      <vt:variant>
        <vt:lpwstr/>
      </vt:variant>
      <vt:variant>
        <vt:lpwstr>_Toc228985627</vt:lpwstr>
      </vt:variant>
      <vt:variant>
        <vt:i4>1769524</vt:i4>
      </vt:variant>
      <vt:variant>
        <vt:i4>44</vt:i4>
      </vt:variant>
      <vt:variant>
        <vt:i4>0</vt:i4>
      </vt:variant>
      <vt:variant>
        <vt:i4>5</vt:i4>
      </vt:variant>
      <vt:variant>
        <vt:lpwstr/>
      </vt:variant>
      <vt:variant>
        <vt:lpwstr>_Toc228985626</vt:lpwstr>
      </vt:variant>
      <vt:variant>
        <vt:i4>1769524</vt:i4>
      </vt:variant>
      <vt:variant>
        <vt:i4>38</vt:i4>
      </vt:variant>
      <vt:variant>
        <vt:i4>0</vt:i4>
      </vt:variant>
      <vt:variant>
        <vt:i4>5</vt:i4>
      </vt:variant>
      <vt:variant>
        <vt:lpwstr/>
      </vt:variant>
      <vt:variant>
        <vt:lpwstr>_Toc228985625</vt:lpwstr>
      </vt:variant>
      <vt:variant>
        <vt:i4>1769524</vt:i4>
      </vt:variant>
      <vt:variant>
        <vt:i4>32</vt:i4>
      </vt:variant>
      <vt:variant>
        <vt:i4>0</vt:i4>
      </vt:variant>
      <vt:variant>
        <vt:i4>5</vt:i4>
      </vt:variant>
      <vt:variant>
        <vt:lpwstr/>
      </vt:variant>
      <vt:variant>
        <vt:lpwstr>_Toc228985624</vt:lpwstr>
      </vt:variant>
      <vt:variant>
        <vt:i4>1769524</vt:i4>
      </vt:variant>
      <vt:variant>
        <vt:i4>26</vt:i4>
      </vt:variant>
      <vt:variant>
        <vt:i4>0</vt:i4>
      </vt:variant>
      <vt:variant>
        <vt:i4>5</vt:i4>
      </vt:variant>
      <vt:variant>
        <vt:lpwstr/>
      </vt:variant>
      <vt:variant>
        <vt:lpwstr>_Toc228985623</vt:lpwstr>
      </vt:variant>
      <vt:variant>
        <vt:i4>1769524</vt:i4>
      </vt:variant>
      <vt:variant>
        <vt:i4>20</vt:i4>
      </vt:variant>
      <vt:variant>
        <vt:i4>0</vt:i4>
      </vt:variant>
      <vt:variant>
        <vt:i4>5</vt:i4>
      </vt:variant>
      <vt:variant>
        <vt:lpwstr/>
      </vt:variant>
      <vt:variant>
        <vt:lpwstr>_Toc228985622</vt:lpwstr>
      </vt:variant>
      <vt:variant>
        <vt:i4>1769524</vt:i4>
      </vt:variant>
      <vt:variant>
        <vt:i4>14</vt:i4>
      </vt:variant>
      <vt:variant>
        <vt:i4>0</vt:i4>
      </vt:variant>
      <vt:variant>
        <vt:i4>5</vt:i4>
      </vt:variant>
      <vt:variant>
        <vt:lpwstr/>
      </vt:variant>
      <vt:variant>
        <vt:lpwstr>_Toc228985621</vt:lpwstr>
      </vt:variant>
      <vt:variant>
        <vt:i4>1769524</vt:i4>
      </vt:variant>
      <vt:variant>
        <vt:i4>8</vt:i4>
      </vt:variant>
      <vt:variant>
        <vt:i4>0</vt:i4>
      </vt:variant>
      <vt:variant>
        <vt:i4>5</vt:i4>
      </vt:variant>
      <vt:variant>
        <vt:lpwstr/>
      </vt:variant>
      <vt:variant>
        <vt:lpwstr>_Toc228985620</vt:lpwstr>
      </vt:variant>
      <vt:variant>
        <vt:i4>1572916</vt:i4>
      </vt:variant>
      <vt:variant>
        <vt:i4>2</vt:i4>
      </vt:variant>
      <vt:variant>
        <vt:i4>0</vt:i4>
      </vt:variant>
      <vt:variant>
        <vt:i4>5</vt:i4>
      </vt:variant>
      <vt:variant>
        <vt:lpwstr/>
      </vt:variant>
      <vt:variant>
        <vt:lpwstr>_Toc228985619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Jiří Langšádl</dc:creator>
  <cp:keywords/>
  <dc:description/>
  <cp:lastModifiedBy>Nicol Pěčková</cp:lastModifiedBy>
  <cp:revision>6</cp:revision>
  <dcterms:created xsi:type="dcterms:W3CDTF">2026-05-14T07:04:00Z</dcterms:created>
  <dcterms:modified xsi:type="dcterms:W3CDTF">2026-05-14T07:58:00Z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0x01010096DE6F3D2FAD4F468756CEA9D0237D12</vt:lpwstr>
  </property>
  <property fmtid="{D5CDD505-2E9C-101B-9397-08002B2CF9AE}" pid="3" name="MediaServiceImageTags">
    <vt:lpwstr/>
  </property>
</Properties>
</file>